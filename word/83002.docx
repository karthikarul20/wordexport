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jrnlDOI"/>
      </w:pPr>
      <w:r>
        <w:rPr>
          <w:shd w:val="clear" w:color="" w:fill=""/>
        </w:rPr>
        <w:t xml:space="preserve">10.7554/eLife.14530</w:t>
      </w:r>
    </w:p>
    <w:p>
      <w:pPr>
        <w:pStyle w:val="jrnlArtType"/>
      </w:pPr>
      <w:r>
        <w:rPr>
          <w:shd w:val="clear" w:color="" w:fill=""/>
        </w:rPr>
        <w:t xml:space="preserve">Research article</w:t>
      </w:r>
    </w:p>
    <w:p/>
    <w:p>
      <w:pPr>
        <w:pStyle w:val="jrnlArtTitle"/>
      </w:pPr>
      <w:r>
        <w:rPr>
          <w:color w:val="#002040"/>
          <w:sz w:val="40"/>
          <w:szCs w:val="40"/>
          <w:b/>
          <w:shd w:val="clear" w:color="" w:fill=""/>
        </w:rPr>
        <w:t xml:space="preserve">Analysis of protein phosphorylation in nerve terminal reveals extensive changes in active zone proteins upon exocytosis</w:t>
      </w:r>
    </w:p>
    <w:p>
      <w:pPr>
        <w:pStyle w:val="jrnlAbsGroup"/>
      </w:pPr>
    </w:p>
    <w:p>
      <w:pPr>
        <w:pStyle w:val="jrnlAbsHead"/>
      </w:pPr>
      <w:r>
        <w:rPr>
          <w:color w:val="#011b37"/>
          <w:sz w:val="40"/>
          <w:szCs w:val="40"/>
          <w:b/>
          <w:shd w:val="clear" w:color="" w:fill=""/>
        </w:rPr>
        <w:t xml:space="preserve">Abstract</w:t>
      </w:r>
    </w:p>
    <w:p>
      <w:pPr>
        <w:pStyle w:val="jrnlAbsPara"/>
      </w:pPr>
      <w:r>
        <w:rPr>
          <w:sz w:val="22"/>
          <w:szCs w:val="22"/>
          <w:shd w:val="clear" w:color="" w:fill=""/>
        </w:rPr>
        <w:t xml:space="preserve">Neurotransmitter release is mediated by the fast, calcium-triggered fusion of synaptic vesicles with the presynaptic plasma membrane, followed by endocytosis and recycling of the membrane of synaptic vesicles. While many of the proteins governing these processes are known, their regulation is only beginning to be understood. Here we have applied quantitative phosphoproteomics to identify changes in phosphorylation status of presynaptic proteins in resting and stimulated nerve terminals isolated from the brains of Wistar rats. Using rigorous quantification, we identified 252 phosphosites that are either up- or downregulated upon triggering calcium-dependent exocytosis. Particularly pronounced were regulated changes of phosphosites within protein constituents of the presynaptic active zone, including bassoon, piccolo, and RIM1. Additionally, we have mapped kinases and phosphatases that are activated upon stimulation. Overall, our study provides a snapshot of phosphorylation changes associated with presynaptic activity and provides a foundation for further functional analysis of key phosphosites involved in presynaptic plasticity.</w:t>
      </w:r>
    </w:p>
    <w:p>
      <w:pPr>
        <w:pStyle w:val="jrnlBoxBlock"/>
      </w:pPr>
    </w:p>
    <w:p>
      <w:pPr>
        <w:pStyle w:val="jrnlBoxCaption"/>
      </w:pPr>
      <w:r>
        <w:rPr>
          <w:color w:val="#0f8040"/>
          <w:sz w:val="40"/>
          <w:szCs w:val="40"/>
          <w:b/>
          <w:shd w:val="clear" w:color="" w:fill=""/>
        </w:rPr>
        <w:t xml:space="preserve">eLife digest</w:t>
      </w:r>
    </w:p>
    <w:p>
      <w:pPr>
        <w:pStyle w:val="jrnlBoxText"/>
      </w:pPr>
      <w:r>
        <w:rPr>
          <w:sz w:val="22"/>
          <w:szCs w:val="22"/>
          <w:shd w:val="clear" w:color="" w:fill=""/>
        </w:rPr>
        <w:t xml:space="preserve">The human nervous system contains more than a hundred billion neurons that are connected with each other via junctions called synapses. When an electrical impulse travelling along a neuron arrives at a synapse, it triggers bubble-like packages called synaptic vesicles within the neuron to merge with the neuron’s surface membrane. The contents of these vesicles – chemical messengers called neurotransmitters – are then released into the synapse and carry the signal to the next neuron.</w:t>
      </w:r>
    </w:p>
    <w:p>
      <w:pPr>
        <w:pStyle w:val="jrnlBoxText"/>
      </w:pPr>
      <w:r>
        <w:rPr>
          <w:sz w:val="22"/>
          <w:szCs w:val="22"/>
          <w:shd w:val="clear" w:color="" w:fill=""/>
        </w:rPr>
        <w:t xml:space="preserve">Complex molecular machines made from many different proteins control the release of neurotransmitters. Quite a few of these proteins are regulated by the addition of phosphate groups at specific sites. However, not all of the proteins involved in the release of neurotransmitters have been studied in detail and it is largely unclear how most of them are regulated.</w:t>
      </w:r>
    </w:p>
    <w:p>
      <w:pPr>
        <w:pStyle w:val="jrnlBoxText"/>
      </w:pPr>
      <w:r>
        <w:rPr>
          <w:sz w:val="22"/>
          <w:szCs w:val="22"/>
          <w:shd w:val="clear" w:color="" w:fill=""/>
        </w:rPr>
        <w:t xml:space="preserve">Now, Kohansal-Nodehi et al. have used techniques involving mass spectrometry to find out which proteins have phosphate groups added or removed in neurons that are releasing neurotransmitters. The experiments used pinched-off synapses isolated from rat brains. These structures, referred to as “synaptosomes”, lend themselves to this kind of study because they can be induced to continuously release neurotransmitters for several minutes. Kohansal-Nodehi et al. identified over 250 specific sites on proteins in the synaptosomes where phosphate groups are attached, including many on the key proteins known to operate in neurotransmitter release. Moreover, some proteins were modified at multiple sites, especially the proteins that form a scaffold to capture synaptic vesicles close to the membrane and prepare them for release. The data also revealed important clues about the enzymes that either attach or remove the phosphate groups.</w:t>
      </w:r>
    </w:p>
    <w:p>
      <w:pPr>
        <w:pStyle w:val="jrnlBoxText"/>
      </w:pPr>
      <w:r>
        <w:rPr>
          <w:sz w:val="22"/>
          <w:szCs w:val="22"/>
          <w:shd w:val="clear" w:color="" w:fill=""/>
        </w:rPr>
        <w:t xml:space="preserve">Together, these findings provide new insights into the regulatory networks that control many proteins at the same time. The next challenge is to sort out which of these modifications change the interactions between the proteins that control neurotransmitter release, and to understand how these changes influence the trafficking of synaptic vesicles.</w:t>
      </w:r>
    </w:p>
    <w:p>
      <w:pPr>
        <w:sectPr>
          <w:pgSz w:orient="portrait" w:w="12240" w:h="18720"/>
          <w:pgMar w:top="600" w:right="600" w:bottom="600" w:left="600" w:header="720" w:footer="720" w:gutter="0"/>
          <w:cols w:num="1" w:space="720"/>
        </w:sectPr>
      </w:pPr>
    </w:p>
    <w:p>
      <w:pPr>
        <w:pStyle w:val="jrnlHead1"/>
      </w:pPr>
      <w:r>
        <w:rPr>
          <w:color w:val="#011b37"/>
          <w:sz w:val="56"/>
          <w:szCs w:val="56"/>
          <w:b/>
          <w:shd w:val="clear" w:color="" w:fill=""/>
        </w:rPr>
        <w:t xml:space="preserve">Introduction</w:t>
      </w:r>
    </w:p>
    <w:p>
      <w:pPr>
        <w:pStyle w:val="jrnlSecPara"/>
      </w:pPr>
      <w:r>
        <w:rPr>
          <w:sz w:val="22"/>
          <w:szCs w:val="22"/>
          <w:shd w:val="clear" w:color="" w:fill=""/>
        </w:rPr>
        <w:t xml:space="preserve">In chemical synapses, neurotransmitters are stored in synaptic vesicles and released by Ca</w:t>
      </w:r>
      <w:r>
        <w:rPr>
          <w:sz w:val="22"/>
          <w:szCs w:val="22"/>
          <w:vertAlign w:val="superscript"/>
          <w:shd w:val="clear" w:color="" w:fill=""/>
        </w:rPr>
        <w:t xml:space="preserve">2+</w:t>
      </w:r>
      <w:r>
        <w:rPr>
          <w:sz w:val="22"/>
          <w:szCs w:val="22"/>
          <w:shd w:val="clear" w:color="" w:fill=""/>
        </w:rPr>
        <w:t xml:space="preserve">-dependent exocytosis upon stimulation. After exocytosis, the components of the synaptic vesicle membrane are retrieved, mainly by clathrin-dependent endocytosis, and then used to regenerate synaptic vesicles for another round of exo-endocytotic recycling (</w:t>
      </w:r>
      <w:hyperlink w:anchor="R91" w:history="1">
        <w:r>
          <w:rPr>
            <w:rStyle w:val="jrnlBibRef"/>
          </w:rPr>
          <w:t xml:space="preserve">Sudhof, 2013</w:t>
        </w:r>
      </w:hyperlink>
      <w:r>
        <w:rPr>
          <w:sz w:val="22"/>
          <w:szCs w:val="22"/>
          <w:shd w:val="clear" w:color="" w:fill=""/>
        </w:rPr>
        <w:t xml:space="preserve">; </w:t>
      </w:r>
      <w:hyperlink w:anchor="R79" w:history="1">
        <w:r>
          <w:rPr>
            <w:rStyle w:val="jrnlBibRef"/>
          </w:rPr>
          <w:t xml:space="preserve">Rizzoli, 2014</w:t>
        </w:r>
      </w:hyperlink>
      <w:r>
        <w:rPr>
          <w:sz w:val="22"/>
          <w:szCs w:val="22"/>
          <w:shd w:val="clear" w:color="" w:fill=""/>
        </w:rPr>
        <w:t xml:space="preserve">).</w:t>
      </w:r>
    </w:p>
    <w:p>
      <w:pPr>
        <w:pStyle w:val="jrnlSecPara"/>
      </w:pPr>
      <w:r>
        <w:rPr>
          <w:sz w:val="22"/>
          <w:szCs w:val="22"/>
          <w:shd w:val="clear" w:color="" w:fill=""/>
        </w:rPr>
        <w:t xml:space="preserve">During the past decades, the steps of the synaptic vesicle cycle have been studied in great detail. Before fusion, synaptic vesicles attach to specialized sites at the presynaptic plasma membrane (active zones), which is associated with activation (priming) of the exocytotic apparatus. Furthermore, functionally distinct pools of synaptic vesicles coexist in each nerve terminal, with only a small proportion of them participating in recycling under normal physiological conditions (</w:t>
      </w:r>
      <w:hyperlink w:anchor="R30" w:history="1">
        <w:r>
          <w:rPr>
            <w:rStyle w:val="jrnlBibRef"/>
          </w:rPr>
          <w:t xml:space="preserve">Denker et al., 2011</w:t>
        </w:r>
      </w:hyperlink>
      <w:r>
        <w:rPr>
          <w:sz w:val="22"/>
          <w:szCs w:val="22"/>
          <w:shd w:val="clear" w:color="" w:fill=""/>
        </w:rPr>
        <w:t xml:space="preserve">). Major progress has also been made in our understanding of the underlying molecular events. Synaptic vesicles contain proteins mediating neurotransmitter uptake (vesicular neurotransmitter transporters and a vacuolar ATPase) as well as proteins involved in vesicle docking (Rab proteins), calcium sensing (synaptotagmins) and fusion (SNAREs) (</w:t>
      </w:r>
      <w:hyperlink w:anchor="R94" w:history="1">
        <w:r>
          <w:rPr>
            <w:rStyle w:val="jrnlBibRef"/>
          </w:rPr>
          <w:t xml:space="preserve">Takamori et al., 2006</w:t>
        </w:r>
      </w:hyperlink>
      <w:r>
        <w:rPr>
          <w:sz w:val="22"/>
          <w:szCs w:val="22"/>
          <w:shd w:val="clear" w:color="" w:fill=""/>
        </w:rPr>
        <w:t xml:space="preserve">). Active zones contain both scaffolding proteins such as piccolo, bassoon, liprins as well as proteins that mediate vesicle docking and priming (e.g. RIM and Munc13) (</w:t>
      </w:r>
      <w:hyperlink w:anchor="R90" w:history="1">
        <w:r>
          <w:rPr>
            <w:rStyle w:val="jrnlBibRef"/>
          </w:rPr>
          <w:t xml:space="preserve">Südhof, 2012</w:t>
        </w:r>
      </w:hyperlink>
      <w:r>
        <w:rPr>
          <w:sz w:val="22"/>
          <w:szCs w:val="22"/>
          <w:shd w:val="clear" w:color="" w:fill=""/>
        </w:rPr>
        <w:t xml:space="preserve">). Exocytotic fusion is executed by SNAREs, controlled by synaptotagmin, and regulated by additional proteins recruited from the cytoplasm such as Munc18 (</w:t>
      </w:r>
      <w:hyperlink w:anchor="R98" w:history="1">
        <w:r>
          <w:rPr>
            <w:rStyle w:val="jrnlBibRef"/>
          </w:rPr>
          <w:t xml:space="preserve">Toonen and Verhage, 2007</w:t>
        </w:r>
      </w:hyperlink>
      <w:r>
        <w:rPr>
          <w:sz w:val="22"/>
          <w:szCs w:val="22"/>
          <w:shd w:val="clear" w:color="" w:fill=""/>
        </w:rPr>
        <w:t xml:space="preserve">) and complexins (</w:t>
      </w:r>
      <w:hyperlink w:anchor="R13" w:history="1">
        <w:r>
          <w:rPr>
            <w:rStyle w:val="jrnlBibRef"/>
          </w:rPr>
          <w:t xml:space="preserve">Brose, 2008</w:t>
        </w:r>
      </w:hyperlink>
      <w:r>
        <w:rPr>
          <w:sz w:val="22"/>
          <w:szCs w:val="22"/>
          <w:shd w:val="clear" w:color="" w:fill=""/>
        </w:rPr>
        <w:t xml:space="preserve">). Clathrin-Mediated Endocytosis (CME) is mediated by a whole array of adaptor proteins, many of which containing curvature-sensing BAR and F-BAR domains (</w:t>
      </w:r>
      <w:hyperlink w:anchor="R63" w:history="1">
        <w:r>
          <w:rPr>
            <w:rStyle w:val="jrnlBibRef"/>
          </w:rPr>
          <w:t xml:space="preserve">McMahon and Boucrot, 2011</w:t>
        </w:r>
      </w:hyperlink>
      <w:r>
        <w:rPr>
          <w:sz w:val="22"/>
          <w:szCs w:val="22"/>
          <w:shd w:val="clear" w:color="" w:fill=""/>
        </w:rPr>
        <w:t xml:space="preserve">) such as dynamin that is crucial for pinching off of coated pits. Actin dynamics plays a critical role in vesicle movement and endocytosis (</w:t>
      </w:r>
      <w:hyperlink w:anchor="R17" w:history="1">
        <w:r>
          <w:rPr>
            <w:rStyle w:val="jrnlBibRef"/>
          </w:rPr>
          <w:t xml:space="preserve">Cingolani and Goda, 2008</w:t>
        </w:r>
      </w:hyperlink>
      <w:r>
        <w:rPr>
          <w:sz w:val="22"/>
          <w:szCs w:val="22"/>
          <w:shd w:val="clear" w:color="" w:fill=""/>
        </w:rPr>
        <w:t xml:space="preserve">), and additional proteins are involved in other functions such as vesicle clustering synapsins (</w:t>
      </w:r>
      <w:hyperlink w:anchor="R14" w:history="1">
        <w:r>
          <w:rPr>
            <w:rStyle w:val="jrnlBibRef"/>
          </w:rPr>
          <w:t xml:space="preserve">Cesca et al., 2010</w:t>
        </w:r>
      </w:hyperlink>
      <w:r>
        <w:rPr>
          <w:sz w:val="22"/>
          <w:szCs w:val="22"/>
          <w:shd w:val="clear" w:color="" w:fill=""/>
        </w:rPr>
        <w:t xml:space="preserve">).</w:t>
      </w:r>
    </w:p>
    <w:p>
      <w:pPr>
        <w:pStyle w:val="jrnlSecPara"/>
      </w:pPr>
      <w:r>
        <w:rPr>
          <w:sz w:val="22"/>
          <w:szCs w:val="22"/>
          <w:shd w:val="clear" w:color="" w:fill=""/>
        </w:rPr>
        <w:t xml:space="preserve">Much less is known about how the synaptic vesicle cycle is regulated. Chemical synapses display profound plasticity and adaptation, and they are known to rapidly respond to a multitude of signals by changing their release properties. A large body of evidence shows that many presynaptic proteins are reversibly phosphorylated, suggesting that protein phosphorylation plays a key role in output regulation. In fact, synapsin1 was the first presynaptic protein to be discovered because it undergoes rapid phosphorylation upon depolarization of the presynaptic nerve terminal (</w:t>
      </w:r>
      <w:hyperlink w:anchor="R103" w:history="1">
        <w:r>
          <w:rPr>
            <w:rStyle w:val="jrnlBibRef"/>
          </w:rPr>
          <w:t xml:space="preserve">Ueda et al., 1981</w:t>
        </w:r>
      </w:hyperlink>
      <w:r>
        <w:rPr>
          <w:sz w:val="22"/>
          <w:szCs w:val="22"/>
          <w:shd w:val="clear" w:color="" w:fill=""/>
        </w:rPr>
        <w:t xml:space="preserve">; </w:t>
      </w:r>
      <w:hyperlink w:anchor="R31" w:history="1">
        <w:r>
          <w:rPr>
            <w:rStyle w:val="jrnlBibRef"/>
          </w:rPr>
          <w:t xml:space="preserve">Dolphin and Greengard, 1981</w:t>
        </w:r>
      </w:hyperlink>
      <w:r>
        <w:rPr>
          <w:sz w:val="22"/>
          <w:szCs w:val="22"/>
          <w:shd w:val="clear" w:color="" w:fill=""/>
        </w:rPr>
        <w:t xml:space="preserve">). Additionally, the key protein in membrane fission, dynamin, is rapidly dephosphorylated by a calcium-dependent phosphatase (calcineurin) (</w:t>
      </w:r>
      <w:hyperlink w:anchor="R57" w:history="1">
        <w:r>
          <w:rPr>
            <w:rStyle w:val="jrnlBibRef"/>
          </w:rPr>
          <w:t xml:space="preserve">Liu et al., 1994</w:t>
        </w:r>
      </w:hyperlink>
      <w:r>
        <w:rPr>
          <w:sz w:val="22"/>
          <w:szCs w:val="22"/>
          <w:shd w:val="clear" w:color="" w:fill=""/>
        </w:rPr>
        <w:t xml:space="preserve">). Dephosphorylation alters the affinity of dynamin for some of its binding partners involved in endocytosis (</w:t>
      </w:r>
      <w:hyperlink w:anchor="R80" w:history="1">
        <w:r>
          <w:rPr>
            <w:rStyle w:val="jrnlBibRef"/>
          </w:rPr>
          <w:t xml:space="preserve">Robinson et al., 1994</w:t>
        </w:r>
      </w:hyperlink>
      <w:r>
        <w:rPr>
          <w:sz w:val="22"/>
          <w:szCs w:val="22"/>
          <w:shd w:val="clear" w:color="" w:fill=""/>
        </w:rPr>
        <w:t xml:space="preserve">; </w:t>
      </w:r>
      <w:hyperlink w:anchor="R2" w:history="1">
        <w:r>
          <w:rPr>
            <w:rStyle w:val="jrnlBibRef"/>
          </w:rPr>
          <w:t xml:space="preserve">Anggono et al., 2006</w:t>
        </w:r>
      </w:hyperlink>
      <w:r>
        <w:rPr>
          <w:sz w:val="22"/>
          <w:szCs w:val="22"/>
          <w:shd w:val="clear" w:color="" w:fill=""/>
        </w:rPr>
        <w:t xml:space="preserve">; </w:t>
      </w:r>
      <w:hyperlink w:anchor="R18" w:history="1">
        <w:r>
          <w:rPr>
            <w:rStyle w:val="jrnlBibRef"/>
          </w:rPr>
          <w:t xml:space="preserve">Clayton and Cousin, 2009</w:t>
        </w:r>
      </w:hyperlink>
      <w:r>
        <w:rPr>
          <w:sz w:val="22"/>
          <w:szCs w:val="22"/>
          <w:shd w:val="clear" w:color="" w:fill=""/>
        </w:rPr>
        <w:t xml:space="preserve">). In addition to dynamin, several other proteins involved in clathrin-mediated endocytosis, termed 'dephosphins' are dephosphorylated upon depolarization, in calcium-dependent manner, including the scaffold proteins amphiphysin1 and amphiphysin2, the PtdIns(4,5)P phosphatase synaptojanin, the adapter proteins epsin, eps15, and AP180 (</w:t>
      </w:r>
      <w:hyperlink w:anchor="R24" w:history="1">
        <w:r>
          <w:rPr>
            <w:rStyle w:val="jrnlBibRef"/>
          </w:rPr>
          <w:t xml:space="preserve">Cousin and Robinson, 2001</w:t>
        </w:r>
      </w:hyperlink>
      <w:r>
        <w:rPr>
          <w:sz w:val="22"/>
          <w:szCs w:val="22"/>
          <w:shd w:val="clear" w:color="" w:fill=""/>
        </w:rPr>
        <w:t xml:space="preserve">).</w:t>
      </w:r>
    </w:p>
    <w:p>
      <w:pPr>
        <w:pStyle w:val="jrnlSecPara"/>
      </w:pPr>
      <w:r>
        <w:rPr>
          <w:sz w:val="22"/>
          <w:szCs w:val="22"/>
          <w:shd w:val="clear" w:color="" w:fill=""/>
        </w:rPr>
        <w:t xml:space="preserve">Proteins mediating exocytosis also appear to be regulated by phosphorylation-dephosphorylation reactions. For example, phosphorylation of the SNARE SNAP-25 at Ser187 accelerates vesicle recruitment (</w:t>
      </w:r>
      <w:hyperlink w:anchor="R66" w:history="1">
        <w:r>
          <w:rPr>
            <w:rStyle w:val="jrnlBibRef"/>
          </w:rPr>
          <w:t xml:space="preserve">Nagy et al., 2002</w:t>
        </w:r>
      </w:hyperlink>
      <w:r>
        <w:rPr>
          <w:sz w:val="22"/>
          <w:szCs w:val="22"/>
          <w:shd w:val="clear" w:color="" w:fill=""/>
        </w:rPr>
        <w:t xml:space="preserve">), regulates formation of SNARE complex (</w:t>
      </w:r>
      <w:hyperlink w:anchor="R36" w:history="1">
        <w:r>
          <w:rPr>
            <w:rStyle w:val="jrnlBibRef"/>
          </w:rPr>
          <w:t xml:space="preserve">Gao et al., 2016</w:t>
        </w:r>
      </w:hyperlink>
      <w:r>
        <w:rPr>
          <w:sz w:val="22"/>
          <w:szCs w:val="22"/>
          <w:shd w:val="clear" w:color="" w:fill=""/>
        </w:rPr>
        <w:t xml:space="preserve">) and consequently promotes exocytosis in PC12 cells, and it is also induced by stress in affected brain regions (</w:t>
      </w:r>
      <w:hyperlink w:anchor="R108" w:history="1">
        <w:r>
          <w:rPr>
            <w:rStyle w:val="jrnlBibRef"/>
          </w:rPr>
          <w:t xml:space="preserve">Yamamori et al., 2014</w:t>
        </w:r>
      </w:hyperlink>
      <w:r>
        <w:rPr>
          <w:sz w:val="22"/>
          <w:szCs w:val="22"/>
          <w:shd w:val="clear" w:color="" w:fill=""/>
        </w:rPr>
        <w:t xml:space="preserve">). Additionally, it was reported that phosphorylation of SNAP-25 at Thr138 interferes with assembly of SNARE complex and exocytosis (</w:t>
      </w:r>
      <w:hyperlink w:anchor="R36" w:history="1">
        <w:r>
          <w:rPr>
            <w:rStyle w:val="jrnlBibRef"/>
          </w:rPr>
          <w:t xml:space="preserve">Gao et al., 2016</w:t>
        </w:r>
      </w:hyperlink>
      <w:r>
        <w:rPr>
          <w:sz w:val="22"/>
          <w:szCs w:val="22"/>
          <w:shd w:val="clear" w:color="" w:fill=""/>
        </w:rPr>
        <w:t xml:space="preserve">). Moreover, phosphorylation of syntaxin1 at Ser14 and Ser188 regulates its interaction with Munc18-1 (</w:t>
      </w:r>
      <w:hyperlink w:anchor="R96" w:history="1">
        <w:r>
          <w:rPr>
            <w:rStyle w:val="jrnlBibRef"/>
          </w:rPr>
          <w:t xml:space="preserve">Tian et al., 2003</w:t>
        </w:r>
      </w:hyperlink>
      <w:r>
        <w:rPr>
          <w:sz w:val="22"/>
          <w:szCs w:val="22"/>
          <w:shd w:val="clear" w:color="" w:fill=""/>
        </w:rPr>
        <w:t xml:space="preserve">; </w:t>
      </w:r>
      <w:hyperlink w:anchor="R77" w:history="1">
        <w:r>
          <w:rPr>
            <w:rStyle w:val="jrnlBibRef"/>
          </w:rPr>
          <w:t xml:space="preserve">Rickman and Duncan, 2010</w:t>
        </w:r>
      </w:hyperlink>
      <w:r>
        <w:rPr>
          <w:sz w:val="22"/>
          <w:szCs w:val="22"/>
          <w:shd w:val="clear" w:color="" w:fill=""/>
        </w:rPr>
        <w:t xml:space="preserve">). Dephosphorylation of N-ethylmaleimide-sensitive factor (NSF) at Tyr 83 and Thr645 was reported to promote secretory vesicle fusion (</w:t>
      </w:r>
      <w:hyperlink w:anchor="R44" w:history="1">
        <w:r>
          <w:rPr>
            <w:rStyle w:val="jrnlBibRef"/>
          </w:rPr>
          <w:t xml:space="preserve">Huynh et al., 2004</w:t>
        </w:r>
      </w:hyperlink>
      <w:r>
        <w:rPr>
          <w:sz w:val="22"/>
          <w:szCs w:val="22"/>
          <w:shd w:val="clear" w:color="" w:fill=""/>
        </w:rPr>
        <w:t xml:space="preserve">), probably by enhancing disassembly of SNARE complexes (</w:t>
      </w:r>
      <w:hyperlink w:anchor="R7" w:history="1">
        <w:r>
          <w:rPr>
            <w:rStyle w:val="jrnlBibRef"/>
          </w:rPr>
          <w:t xml:space="preserve">Belluzzi et al., 2016</w:t>
        </w:r>
      </w:hyperlink>
      <w:r>
        <w:rPr>
          <w:sz w:val="22"/>
          <w:szCs w:val="22"/>
          <w:shd w:val="clear" w:color="" w:fill=""/>
        </w:rPr>
        <w:t xml:space="preserve">).</w:t>
      </w:r>
    </w:p>
    <w:p>
      <w:pPr>
        <w:pStyle w:val="jrnlSecPara"/>
      </w:pPr>
      <w:r>
        <w:rPr>
          <w:sz w:val="22"/>
          <w:szCs w:val="22"/>
          <w:shd w:val="clear" w:color="" w:fill=""/>
        </w:rPr>
        <w:t xml:space="preserve">Certain presynaptic proteins have multiple phosphorylation sites that can simultaneously undergo opposing changes in their phosphorylation states. Best characterized are the synapsins that are phosphorylated at multiple sites by several different kinases. For example, synapsin1 is phosphorylated at Ser9 by Ca</w:t>
      </w:r>
      <w:r>
        <w:rPr>
          <w:sz w:val="22"/>
          <w:szCs w:val="22"/>
          <w:vertAlign w:val="superscript"/>
          <w:shd w:val="clear" w:color="" w:fill=""/>
        </w:rPr>
        <w:t xml:space="preserve">2+</w:t>
      </w:r>
      <w:r>
        <w:rPr>
          <w:sz w:val="22"/>
          <w:szCs w:val="22"/>
          <w:shd w:val="clear" w:color="" w:fill=""/>
        </w:rPr>
        <w:t xml:space="preserve">/calmodulin-dependent protein kinase I (CaMKI). It is also phosphorylated by mitogen-activated protein kinase (MAPK) and CdK5 at both N and C termini (Ser62, Ser67, Ser549 and Ser551) and by CaMKII at its C terminus (Ser566 and 603) (</w:t>
      </w:r>
      <w:hyperlink w:anchor="R14" w:history="1">
        <w:r>
          <w:rPr>
            <w:rStyle w:val="jrnlBibRef"/>
          </w:rPr>
          <w:t xml:space="preserve">Cesca et al., 2010</w:t>
        </w:r>
      </w:hyperlink>
      <w:r>
        <w:rPr>
          <w:sz w:val="22"/>
          <w:szCs w:val="22"/>
          <w:shd w:val="clear" w:color="" w:fill=""/>
        </w:rPr>
        <w:t xml:space="preserve">). Moreover, the tyrosine-kinase Src phosphorylates synapsin1 at Tyr301 (</w:t>
      </w:r>
      <w:hyperlink w:anchor="R72" w:history="1">
        <w:r>
          <w:rPr>
            <w:rStyle w:val="jrnlBibRef"/>
          </w:rPr>
          <w:t xml:space="preserve">Onofri et al., 2007</w:t>
        </w:r>
      </w:hyperlink>
      <w:r>
        <w:rPr>
          <w:sz w:val="22"/>
          <w:szCs w:val="22"/>
          <w:shd w:val="clear" w:color="" w:fill=""/>
        </w:rPr>
        <w:t xml:space="preserve">). Intriguingly, the functional consequences of synapsin phosphorylation/dephosphorylation at various phosphosites are different. While phosphorylation of Ser9, Ser566 and Ser603 upon stimulation decreases actin binding and increases exocytosis of synaptic vesicles, phosphorylation of Tyr301 has the opposite effect (</w:t>
      </w:r>
      <w:hyperlink w:anchor="R14" w:history="1">
        <w:r>
          <w:rPr>
            <w:rStyle w:val="jrnlBibRef"/>
          </w:rPr>
          <w:t xml:space="preserve">Cesca et al., 2010</w:t>
        </w:r>
      </w:hyperlink>
      <w:r>
        <w:rPr>
          <w:sz w:val="22"/>
          <w:szCs w:val="22"/>
          <w:shd w:val="clear" w:color="" w:fill=""/>
        </w:rPr>
        <w:t xml:space="preserve">). Moreover, phosphorylation at Ser62, Ser67, Ser549 and Ser551 is downregulated upon stimulation of neurotransmitter release and decreases the binding of synapsin to actin filaments, leading to the suggestion that phosphorylation by Cdk5 at Ser549 and 551 defines the ratio between resting and recycling synaptic vesicle pools (</w:t>
      </w:r>
      <w:hyperlink w:anchor="R105" w:history="1">
        <w:r>
          <w:rPr>
            <w:rStyle w:val="jrnlBibRef"/>
          </w:rPr>
          <w:t xml:space="preserve">Verstegen et al., 2014</w:t>
        </w:r>
      </w:hyperlink>
      <w:r>
        <w:rPr>
          <w:sz w:val="22"/>
          <w:szCs w:val="22"/>
          <w:shd w:val="clear" w:color="" w:fill=""/>
        </w:rPr>
        <w:t xml:space="preserve">).</w:t>
      </w:r>
    </w:p>
    <w:p>
      <w:pPr>
        <w:pStyle w:val="jrnlSecPara"/>
      </w:pPr>
      <w:r>
        <w:rPr>
          <w:sz w:val="22"/>
          <w:szCs w:val="22"/>
          <w:shd w:val="clear" w:color="" w:fill=""/>
        </w:rPr>
        <w:t xml:space="preserve">In the past, synaptic phosphoproteins were mostly identified by </w:t>
      </w:r>
      <w:r>
        <w:rPr>
          <w:sz w:val="22"/>
          <w:szCs w:val="22"/>
          <w:i/>
          <w:iCs/>
          <w:shd w:val="clear" w:color="" w:fill=""/>
        </w:rPr>
        <w:t xml:space="preserve">in vitro</w:t>
      </w:r>
      <w:r>
        <w:rPr>
          <w:sz w:val="22"/>
          <w:szCs w:val="22"/>
          <w:shd w:val="clear" w:color="" w:fill=""/>
        </w:rPr>
        <w:t xml:space="preserve"> assays using cell/tissue extracts or purified proteins. Based on this classical approach, we know that for example syntaxin1A, synaptobrevin (VAMP) and SNAP25 are phosphorylated by calcium/calmodulin dependent protein kinase type II (CaMKII); synaptobrevin and SNAP25 by protein kinase C (PKC), and synaptotagmin1 and syntaxin1A by casein kinase II (CK2) (</w:t>
      </w:r>
      <w:hyperlink w:anchor="R8" w:history="1">
        <w:r>
          <w:rPr>
            <w:rStyle w:val="jrnlBibRef"/>
          </w:rPr>
          <w:t xml:space="preserve">Bennett et al., 1993</w:t>
        </w:r>
      </w:hyperlink>
      <w:r>
        <w:rPr>
          <w:sz w:val="22"/>
          <w:szCs w:val="22"/>
          <w:shd w:val="clear" w:color="" w:fill=""/>
        </w:rPr>
        <w:t xml:space="preserve">; </w:t>
      </w:r>
      <w:hyperlink w:anchor="R70" w:history="1">
        <w:r>
          <w:rPr>
            <w:rStyle w:val="jrnlBibRef"/>
          </w:rPr>
          <w:t xml:space="preserve">Nielander et al., 1995</w:t>
        </w:r>
      </w:hyperlink>
      <w:r>
        <w:rPr>
          <w:sz w:val="22"/>
          <w:szCs w:val="22"/>
          <w:shd w:val="clear" w:color="" w:fill=""/>
        </w:rPr>
        <w:t xml:space="preserve">; </w:t>
      </w:r>
      <w:hyperlink w:anchor="R42" w:history="1">
        <w:r>
          <w:rPr>
            <w:rStyle w:val="jrnlBibRef"/>
          </w:rPr>
          <w:t xml:space="preserve">Hirling and Scheller, 1996</w:t>
        </w:r>
      </w:hyperlink>
      <w:r>
        <w:rPr>
          <w:sz w:val="22"/>
          <w:szCs w:val="22"/>
          <w:shd w:val="clear" w:color="" w:fill=""/>
        </w:rPr>
        <w:t xml:space="preserve">; </w:t>
      </w:r>
      <w:hyperlink w:anchor="R87" w:history="1">
        <w:r>
          <w:rPr>
            <w:rStyle w:val="jrnlBibRef"/>
          </w:rPr>
          <w:t xml:space="preserve">Shimazaki et al., 1996</w:t>
        </w:r>
      </w:hyperlink>
      <w:r>
        <w:rPr>
          <w:sz w:val="22"/>
          <w:szCs w:val="22"/>
          <w:shd w:val="clear" w:color="" w:fill=""/>
        </w:rPr>
        <w:t xml:space="preserve">).</w:t>
      </w:r>
    </w:p>
    <w:p>
      <w:pPr>
        <w:pStyle w:val="jrnlSecPara"/>
      </w:pPr>
      <w:r>
        <w:rPr>
          <w:sz w:val="22"/>
          <w:szCs w:val="22"/>
          <w:shd w:val="clear" w:color="" w:fill=""/>
        </w:rPr>
        <w:t xml:space="preserve">While these classical approaches typically focus on individual proteins, modern screening methods have considerably enlarged the coverage of phosphoproteins. The introduction of chip arrays and synthetic peptides as substrates for kinases has allowed the mapping of consensus motifs for individual kinases (</w:t>
      </w:r>
      <w:hyperlink w:anchor="R76" w:history="1">
        <w:r>
          <w:rPr>
            <w:rStyle w:val="jrnlBibRef"/>
          </w:rPr>
          <w:t xml:space="preserve">Ptacek et al., 2005</w:t>
        </w:r>
      </w:hyperlink>
      <w:r>
        <w:rPr>
          <w:sz w:val="22"/>
          <w:szCs w:val="22"/>
          <w:shd w:val="clear" w:color="" w:fill=""/>
        </w:rPr>
        <w:t xml:space="preserve">), which were later used to develop algorithms for predicting phosphosites </w:t>
      </w:r>
      <w:r>
        <w:rPr>
          <w:sz w:val="22"/>
          <w:szCs w:val="22"/>
          <w:i/>
          <w:iCs/>
          <w:shd w:val="clear" w:color="" w:fill=""/>
        </w:rPr>
        <w:t xml:space="preserve">in silico</w:t>
      </w:r>
      <w:r>
        <w:rPr>
          <w:sz w:val="22"/>
          <w:szCs w:val="22"/>
          <w:shd w:val="clear" w:color="" w:fill=""/>
        </w:rPr>
        <w:t xml:space="preserve"> (</w:t>
      </w:r>
      <w:hyperlink w:anchor="R56" w:history="1">
        <w:r>
          <w:rPr>
            <w:rStyle w:val="jrnlBibRef"/>
          </w:rPr>
          <w:t xml:space="preserve">Linding et al., 2008</w:t>
        </w:r>
      </w:hyperlink>
      <w:r>
        <w:rPr>
          <w:sz w:val="22"/>
          <w:szCs w:val="22"/>
          <w:shd w:val="clear" w:color="" w:fill=""/>
        </w:rPr>
        <w:t xml:space="preserve">). Commercially available kinase libraries combined with </w:t>
      </w:r>
      <w:r>
        <w:rPr>
          <w:sz w:val="22"/>
          <w:szCs w:val="22"/>
          <w:i/>
          <w:iCs/>
          <w:shd w:val="clear" w:color="" w:fill=""/>
        </w:rPr>
        <w:t xml:space="preserve">in vitro</w:t>
      </w:r>
      <w:r>
        <w:rPr>
          <w:sz w:val="22"/>
          <w:szCs w:val="22"/>
          <w:shd w:val="clear" w:color="" w:fill=""/>
        </w:rPr>
        <w:t xml:space="preserve"> synthesis of peptides permit extended screening of predicted phosphorylation sites although it needs to be borne in mind that this method is prone to both false negatives and false positives. Most importantly, advanced mass spectrometry (MS) methodologies have completely changed the field as they permit the identification of phosphorylation sites in a robust, global and quantitative manner (</w:t>
      </w:r>
      <w:hyperlink w:anchor="R43" w:history="1">
        <w:r>
          <w:rPr>
            <w:rStyle w:val="jrnlBibRef"/>
          </w:rPr>
          <w:t xml:space="preserve">Huttlin et al., 2010</w:t>
        </w:r>
      </w:hyperlink>
      <w:r>
        <w:rPr>
          <w:sz w:val="22"/>
          <w:szCs w:val="22"/>
          <w:shd w:val="clear" w:color="" w:fill=""/>
        </w:rPr>
        <w:t xml:space="preserve">; </w:t>
      </w:r>
      <w:hyperlink w:anchor="R29" w:history="1">
        <w:r>
          <w:rPr>
            <w:rStyle w:val="jrnlBibRef"/>
          </w:rPr>
          <w:t xml:space="preserve">de Graaf et al., 2014</w:t>
        </w:r>
      </w:hyperlink>
      <w:r>
        <w:rPr>
          <w:sz w:val="22"/>
          <w:szCs w:val="22"/>
          <w:shd w:val="clear" w:color="" w:fill=""/>
        </w:rPr>
        <w:t xml:space="preserve">; </w:t>
      </w:r>
      <w:hyperlink w:anchor="R85" w:history="1">
        <w:r>
          <w:rPr>
            <w:rStyle w:val="jrnlBibRef"/>
          </w:rPr>
          <w:t xml:space="preserve">Sharma et al., 2014</w:t>
        </w:r>
      </w:hyperlink>
      <w:r>
        <w:rPr>
          <w:sz w:val="22"/>
          <w:szCs w:val="22"/>
          <w:shd w:val="clear" w:color="" w:fill=""/>
        </w:rPr>
        <w:t xml:space="preserve">; </w:t>
      </w:r>
      <w:hyperlink w:anchor="R37" w:history="1">
        <w:r>
          <w:rPr>
            <w:rStyle w:val="jrnlBibRef"/>
          </w:rPr>
          <w:t xml:space="preserve">Giansanti et al., 2015</w:t>
        </w:r>
      </w:hyperlink>
      <w:r>
        <w:rPr>
          <w:sz w:val="22"/>
          <w:szCs w:val="22"/>
          <w:shd w:val="clear" w:color="" w:fill=""/>
        </w:rPr>
        <w:t xml:space="preserve">). Over the last few years, progress in MS-based techniques for phosphopeptide identification and quantification has allowed global and in-depth analysis of thousands of phosphosites in a single analytical run (</w:t>
      </w:r>
      <w:hyperlink w:anchor="R55" w:history="1">
        <w:r>
          <w:rPr>
            <w:rStyle w:val="jrnlBibRef"/>
          </w:rPr>
          <w:t xml:space="preserve">Lemeer and Heck, 2009</w:t>
        </w:r>
      </w:hyperlink>
      <w:r>
        <w:rPr>
          <w:sz w:val="22"/>
          <w:szCs w:val="22"/>
          <w:shd w:val="clear" w:color="" w:fill=""/>
        </w:rPr>
        <w:t xml:space="preserve">; </w:t>
      </w:r>
      <w:hyperlink w:anchor="R48" w:history="1">
        <w:r>
          <w:rPr>
            <w:rStyle w:val="jrnlBibRef"/>
          </w:rPr>
          <w:t xml:space="preserve">Kelstrup et al., 2014</w:t>
        </w:r>
      </w:hyperlink>
      <w:r>
        <w:rPr>
          <w:sz w:val="22"/>
          <w:szCs w:val="22"/>
          <w:shd w:val="clear" w:color="" w:fill=""/>
        </w:rPr>
        <w:t xml:space="preserve">; </w:t>
      </w:r>
      <w:hyperlink w:anchor="R61" w:history="1">
        <w:r>
          <w:rPr>
            <w:rStyle w:val="jrnlBibRef"/>
          </w:rPr>
          <w:t xml:space="preserve">Ludwig et al., 2015</w:t>
        </w:r>
      </w:hyperlink>
      <w:r>
        <w:rPr>
          <w:sz w:val="22"/>
          <w:szCs w:val="22"/>
          <w:shd w:val="clear" w:color="" w:fill=""/>
        </w:rPr>
        <w:t xml:space="preserve">). These novel techniques have triggered a rapid increase in studies dealing with global phosphoproteome maps of tissues and organs, resulting, for instance, in an atlas of mouse phosphorylations (</w:t>
      </w:r>
      <w:hyperlink w:anchor="R43" w:history="1">
        <w:r>
          <w:rPr>
            <w:rStyle w:val="jrnlBibRef"/>
          </w:rPr>
          <w:t xml:space="preserve">Huttlin et al., 2010</w:t>
        </w:r>
      </w:hyperlink>
      <w:r>
        <w:rPr>
          <w:sz w:val="22"/>
          <w:szCs w:val="22"/>
          <w:shd w:val="clear" w:color="" w:fill=""/>
        </w:rPr>
        <w:t xml:space="preserve">) and quantitative maps of phosphorylations in rat organs (</w:t>
      </w:r>
      <w:hyperlink w:anchor="R62" w:history="1">
        <w:r>
          <w:rPr>
            <w:rStyle w:val="jrnlBibRef"/>
          </w:rPr>
          <w:t xml:space="preserve">Lundby et al., 2012</w:t>
        </w:r>
      </w:hyperlink>
      <w:r>
        <w:rPr>
          <w:sz w:val="22"/>
          <w:szCs w:val="22"/>
          <w:shd w:val="clear" w:color="" w:fill=""/>
        </w:rPr>
        <w:t xml:space="preserve">).</w:t>
      </w:r>
    </w:p>
    <w:p>
      <w:pPr>
        <w:pStyle w:val="jrnlSecPara"/>
      </w:pPr>
      <w:r>
        <w:rPr>
          <w:sz w:val="22"/>
          <w:szCs w:val="22"/>
          <w:shd w:val="clear" w:color="" w:fill=""/>
        </w:rPr>
        <w:t xml:space="preserve">Several studies have dealt with global phosphoproteomics in the brain (</w:t>
      </w:r>
      <w:hyperlink w:anchor="R5" w:history="1">
        <w:r>
          <w:rPr>
            <w:rStyle w:val="jrnlBibRef"/>
          </w:rPr>
          <w:t xml:space="preserve">Ballif et al., 2004</w:t>
        </w:r>
      </w:hyperlink>
      <w:r>
        <w:rPr>
          <w:sz w:val="22"/>
          <w:szCs w:val="22"/>
          <w:shd w:val="clear" w:color="" w:fill=""/>
        </w:rPr>
        <w:t xml:space="preserve">; </w:t>
      </w:r>
      <w:hyperlink w:anchor="R6" w:history="1">
        <w:r>
          <w:rPr>
            <w:rStyle w:val="jrnlBibRef"/>
          </w:rPr>
          <w:t xml:space="preserve">2008</w:t>
        </w:r>
      </w:hyperlink>
      <w:r>
        <w:rPr>
          <w:sz w:val="22"/>
          <w:szCs w:val="22"/>
          <w:shd w:val="clear" w:color="" w:fill=""/>
        </w:rPr>
        <w:t xml:space="preserve">; </w:t>
      </w:r>
      <w:hyperlink w:anchor="R99" w:history="1">
        <w:r>
          <w:rPr>
            <w:rStyle w:val="jrnlBibRef"/>
          </w:rPr>
          <w:t xml:space="preserve">Trinidad et al., 2008</w:t>
        </w:r>
      </w:hyperlink>
      <w:r>
        <w:rPr>
          <w:sz w:val="22"/>
          <w:szCs w:val="22"/>
          <w:shd w:val="clear" w:color="" w:fill=""/>
        </w:rPr>
        <w:t xml:space="preserve">; </w:t>
      </w:r>
      <w:hyperlink w:anchor="R101" w:history="1">
        <w:r>
          <w:rPr>
            <w:rStyle w:val="jrnlBibRef"/>
          </w:rPr>
          <w:t xml:space="preserve">Tweedie-Cullen et al., 2009</w:t>
        </w:r>
      </w:hyperlink>
      <w:r>
        <w:rPr>
          <w:sz w:val="22"/>
          <w:szCs w:val="22"/>
          <w:shd w:val="clear" w:color="" w:fill=""/>
        </w:rPr>
        <w:t xml:space="preserve">; </w:t>
      </w:r>
      <w:hyperlink w:anchor="R73" w:history="1">
        <w:r>
          <w:rPr>
            <w:rStyle w:val="jrnlBibRef"/>
          </w:rPr>
          <w:t xml:space="preserve">Palmisano et al., 2012</w:t>
        </w:r>
      </w:hyperlink>
      <w:r>
        <w:rPr>
          <w:sz w:val="22"/>
          <w:szCs w:val="22"/>
          <w:shd w:val="clear" w:color="" w:fill=""/>
        </w:rPr>
        <w:t xml:space="preserve">; </w:t>
      </w:r>
      <w:hyperlink w:anchor="R38" w:history="1">
        <w:r>
          <w:rPr>
            <w:rStyle w:val="jrnlBibRef"/>
          </w:rPr>
          <w:t xml:space="preserve">Goswami et al., 2012</w:t>
        </w:r>
      </w:hyperlink>
      <w:r>
        <w:rPr>
          <w:sz w:val="22"/>
          <w:szCs w:val="22"/>
          <w:shd w:val="clear" w:color="" w:fill=""/>
        </w:rPr>
        <w:t xml:space="preserve">; </w:t>
      </w:r>
      <w:hyperlink w:anchor="R22" w:history="1">
        <w:r>
          <w:rPr>
            <w:rStyle w:val="jrnlBibRef"/>
          </w:rPr>
          <w:t xml:space="preserve">Corradini et al., 2014</w:t>
        </w:r>
      </w:hyperlink>
      <w:r>
        <w:rPr>
          <w:sz w:val="22"/>
          <w:szCs w:val="22"/>
          <w:shd w:val="clear" w:color="" w:fill=""/>
        </w:rPr>
        <w:t xml:space="preserve">; </w:t>
      </w:r>
      <w:hyperlink w:anchor="R93" w:history="1">
        <w:r>
          <w:rPr>
            <w:rStyle w:val="jrnlBibRef"/>
          </w:rPr>
          <w:t xml:space="preserve">Tagawa et al., 2015</w:t>
        </w:r>
      </w:hyperlink>
      <w:r>
        <w:rPr>
          <w:sz w:val="22"/>
          <w:szCs w:val="22"/>
          <w:shd w:val="clear" w:color="" w:fill=""/>
        </w:rPr>
        <w:t xml:space="preserve">) or in isolated nerve terminals (synaptosomes) (</w:t>
      </w:r>
      <w:hyperlink w:anchor="R65" w:history="1">
        <w:r>
          <w:rPr>
            <w:rStyle w:val="jrnlBibRef"/>
          </w:rPr>
          <w:t xml:space="preserve">Munton et al., 2007</w:t>
        </w:r>
      </w:hyperlink>
      <w:r>
        <w:rPr>
          <w:sz w:val="22"/>
          <w:szCs w:val="22"/>
          <w:shd w:val="clear" w:color="" w:fill=""/>
        </w:rPr>
        <w:t xml:space="preserve">; </w:t>
      </w:r>
      <w:hyperlink w:anchor="R21" w:history="1">
        <w:r>
          <w:rPr>
            <w:rStyle w:val="jrnlBibRef"/>
          </w:rPr>
          <w:t xml:space="preserve">Collins et al., 2008</w:t>
        </w:r>
      </w:hyperlink>
      <w:r>
        <w:rPr>
          <w:sz w:val="22"/>
          <w:szCs w:val="22"/>
          <w:shd w:val="clear" w:color="" w:fill=""/>
        </w:rPr>
        <w:t xml:space="preserve">; </w:t>
      </w:r>
      <w:hyperlink w:anchor="R34" w:history="1">
        <w:r>
          <w:rPr>
            <w:rStyle w:val="jrnlBibRef"/>
          </w:rPr>
          <w:t xml:space="preserve">Filiou et al., 2010</w:t>
        </w:r>
      </w:hyperlink>
      <w:r>
        <w:rPr>
          <w:sz w:val="22"/>
          <w:szCs w:val="22"/>
          <w:shd w:val="clear" w:color="" w:fill=""/>
        </w:rPr>
        <w:t xml:space="preserve">; </w:t>
      </w:r>
      <w:hyperlink w:anchor="R100" w:history="1">
        <w:r>
          <w:rPr>
            <w:rStyle w:val="jrnlBibRef"/>
          </w:rPr>
          <w:t xml:space="preserve">Trinidad et al., 2012</w:t>
        </w:r>
      </w:hyperlink>
      <w:r>
        <w:rPr>
          <w:sz w:val="22"/>
          <w:szCs w:val="22"/>
          <w:shd w:val="clear" w:color="" w:fill=""/>
        </w:rPr>
        <w:t xml:space="preserve">). Nevertheless, we still do not have a systematic overview of phosphorylation changes in the presynaptic terminal that are associated with the triggering of neurotransmitter release.</w:t>
      </w:r>
    </w:p>
    <w:p>
      <w:pPr>
        <w:pStyle w:val="jrnlSecPara"/>
      </w:pPr>
      <w:r>
        <w:rPr>
          <w:sz w:val="22"/>
          <w:szCs w:val="22"/>
          <w:shd w:val="clear" w:color="" w:fill=""/>
        </w:rPr>
        <w:t xml:space="preserve">To close this gap, we have investigated changes in the presynaptic phosphoproteome during stimulation of exocytosis by taking advantage of synaptosomes that constitute pinched off and resealed nerve terminals enriched from brain homogenate. Synaptosomes retain the ability to synthesize ATP, maintain the resting potential and respond to depolarization with Ca</w:t>
      </w:r>
      <w:r>
        <w:rPr>
          <w:sz w:val="22"/>
          <w:szCs w:val="22"/>
          <w:vertAlign w:val="superscript"/>
          <w:shd w:val="clear" w:color="" w:fill=""/>
        </w:rPr>
        <w:t xml:space="preserve">2+</w:t>
      </w:r>
      <w:r>
        <w:rPr>
          <w:sz w:val="22"/>
          <w:szCs w:val="22"/>
          <w:shd w:val="clear" w:color="" w:fill=""/>
        </w:rPr>
        <w:t xml:space="preserve">-influx and Ca</w:t>
      </w:r>
      <w:r>
        <w:rPr>
          <w:sz w:val="22"/>
          <w:szCs w:val="22"/>
          <w:vertAlign w:val="superscript"/>
          <w:shd w:val="clear" w:color="" w:fill=""/>
        </w:rPr>
        <w:t xml:space="preserve">2+</w:t>
      </w:r>
      <w:r>
        <w:rPr>
          <w:sz w:val="22"/>
          <w:szCs w:val="22"/>
          <w:shd w:val="clear" w:color="" w:fill=""/>
        </w:rPr>
        <w:t xml:space="preserve">-dependent exocytosis of synaptic vesicles (</w:t>
      </w:r>
      <w:hyperlink w:anchor="R69" w:history="1">
        <w:r>
          <w:rPr>
            <w:rStyle w:val="jrnlBibRef"/>
          </w:rPr>
          <w:t xml:space="preserve">Nicholls, 2003</w:t>
        </w:r>
      </w:hyperlink>
      <w:r>
        <w:rPr>
          <w:sz w:val="22"/>
          <w:szCs w:val="22"/>
          <w:shd w:val="clear" w:color="" w:fill=""/>
        </w:rPr>
        <w:t xml:space="preserve">). Synaptosomes respond not only to external signals but also to activators and inhibitors of various steps of the synaptic vesicle cycle such as clostridial neurotoxins (</w:t>
      </w:r>
      <w:hyperlink w:anchor="R9" w:history="1">
        <w:r>
          <w:rPr>
            <w:rStyle w:val="jrnlBibRef"/>
          </w:rPr>
          <w:t xml:space="preserve">Blasi et al., 1994</w:t>
        </w:r>
      </w:hyperlink>
      <w:r>
        <w:rPr>
          <w:sz w:val="22"/>
          <w:szCs w:val="22"/>
          <w:shd w:val="clear" w:color="" w:fill=""/>
        </w:rPr>
        <w:t xml:space="preserve">), black widow spider venom (</w:t>
      </w:r>
      <w:hyperlink w:anchor="R67" w:history="1">
        <w:r>
          <w:rPr>
            <w:rStyle w:val="jrnlBibRef"/>
          </w:rPr>
          <w:t xml:space="preserve">Nicholls et al., 1982</w:t>
        </w:r>
      </w:hyperlink>
      <w:r>
        <w:rPr>
          <w:sz w:val="22"/>
          <w:szCs w:val="22"/>
          <w:shd w:val="clear" w:color="" w:fill=""/>
        </w:rPr>
        <w:t xml:space="preserve">), or dynamin inhibitors such as dynasore (</w:t>
      </w:r>
      <w:hyperlink w:anchor="R28" w:history="1">
        <w:r>
          <w:rPr>
            <w:rStyle w:val="jrnlBibRef"/>
          </w:rPr>
          <w:t xml:space="preserve">Daniel et al., 2012</w:t>
        </w:r>
      </w:hyperlink>
      <w:r>
        <w:rPr>
          <w:sz w:val="22"/>
          <w:szCs w:val="22"/>
          <w:shd w:val="clear" w:color="" w:fill=""/>
        </w:rPr>
        <w:t xml:space="preserve">). Indeed, synaptosomes were used to monitor stimulation-dependent changes in the phosphorylation of individual proteins such as synapsin and dynamin. Here we have used synaptosomes as a tool for the study of the presynaptic phosphoproteome. We observed many hitherto unknown changes in the phosphorylation pattern of, in particular, active zone proteins that exhibit concurrent changes in phosphorylation and dephosphorylation at multiple locations/positions. Our results show that protein phosphorylation plays an even more important role than previously anticipated and appears to be critically involved in regulating active zone function.</w:t>
      </w:r>
    </w:p>
    <w:p/>
    <w:p>
      <w:pPr>
        <w:pStyle w:val="jrnlHead1"/>
      </w:pPr>
      <w:r>
        <w:rPr>
          <w:color w:val="#011b37"/>
          <w:sz w:val="56"/>
          <w:szCs w:val="56"/>
          <w:b/>
          <w:shd w:val="clear" w:color="" w:fill=""/>
        </w:rPr>
        <w:t xml:space="preserve">Results</w:t>
      </w:r>
    </w:p>
    <w:p/>
    <w:p>
      <w:pPr>
        <w:pStyle w:val="jrnlHead2"/>
      </w:pPr>
      <w:r>
        <w:rPr>
          <w:color w:val="#134985"/>
          <w:sz w:val="46"/>
          <w:szCs w:val="46"/>
          <w:b/>
          <w:shd w:val="clear" w:color="" w:fill=""/>
        </w:rPr>
        <w:t xml:space="preserve">Phosphoproteomics of isolated nerve terminals under different stimulation conditions</w:t>
      </w:r>
    </w:p>
    <w:p>
      <w:pPr>
        <w:pStyle w:val="jrnlSecPara"/>
      </w:pPr>
      <w:r>
        <w:rPr>
          <w:sz w:val="22"/>
          <w:szCs w:val="22"/>
          <w:shd w:val="clear" w:color="" w:fill=""/>
        </w:rPr>
        <w:t xml:space="preserve">For the analysis of the presynaptic phosphoproteome, we prepared isolated nerve terminals (synaptosomes) from brain cortices of 5–6 weeks old rats using standard subcellular fractionation procedures (see Materials and methods). To examine whether the synaptosomes are responsive to stimulation, we performed two independent quality checks. First, we measured glutamate release upon depolarization by increasing the external potassium concentration. While this treatment clamp-depolarizes the membrane, calcium-overload is prevented by inactivation of the calcium channels (</w:t>
      </w:r>
      <w:hyperlink w:anchor="R88" w:history="1">
        <w:r>
          <w:rPr>
            <w:rStyle w:val="jrnlBibRef"/>
          </w:rPr>
          <w:t xml:space="preserve">Simms and Zamponi, 2014</w:t>
        </w:r>
      </w:hyperlink>
      <w:r>
        <w:rPr>
          <w:sz w:val="22"/>
          <w:szCs w:val="22"/>
          <w:shd w:val="clear" w:color="" w:fill=""/>
        </w:rPr>
        <w:t xml:space="preserve">).</w:t>
      </w:r>
    </w:p>
    <w:p>
      <w:pPr>
        <w:pStyle w:val="jrnlSecPara"/>
      </w:pPr>
      <w:r>
        <w:rPr>
          <w:sz w:val="22"/>
          <w:szCs w:val="22"/>
          <w:shd w:val="clear" w:color="" w:fill=""/>
        </w:rPr>
        <w:t xml:space="preserve">As expected, addition of KCl led to a fast increase in glutamate release that persisted for several minutes after depolarization and that was reduced in the absence of Ca</w:t>
      </w:r>
      <w:r>
        <w:rPr>
          <w:sz w:val="22"/>
          <w:szCs w:val="22"/>
          <w:vertAlign w:val="superscript"/>
          <w:shd w:val="clear" w:color="" w:fill=""/>
        </w:rPr>
        <w:t xml:space="preserve">2+</w:t>
      </w:r>
      <w:r>
        <w:rPr>
          <w:sz w:val="22"/>
          <w:szCs w:val="22"/>
          <w:shd w:val="clear" w:color="" w:fill=""/>
        </w:rPr>
        <w:t xml:space="preserve"> (</w:t>
      </w:r>
      <w:hyperlink w:anchor="F1" w:history="1">
        <w:r>
          <w:rPr>
            <w:rStyle w:val="jrnlFigRef"/>
          </w:rPr>
          <w:t xml:space="preserve">Figure 1A</w:t>
        </w:r>
      </w:hyperlink>
      <w:r>
        <w:rPr>
          <w:sz w:val="22"/>
          <w:szCs w:val="22"/>
          <w:shd w:val="clear" w:color="" w:fill=""/>
        </w:rPr>
        <w:t xml:space="preserve">). It has been shown that the difference between glutamate release in the presence and absence of calcium represents exocytotic release whereas the increase upon depolarization in the absence of Ca</w:t>
      </w:r>
      <w:r>
        <w:rPr>
          <w:sz w:val="22"/>
          <w:szCs w:val="22"/>
          <w:vertAlign w:val="superscript"/>
          <w:shd w:val="clear" w:color="" w:fill=""/>
        </w:rPr>
        <w:t xml:space="preserve">2+</w:t>
      </w:r>
      <w:r>
        <w:rPr>
          <w:sz w:val="22"/>
          <w:szCs w:val="22"/>
          <w:shd w:val="clear" w:color="" w:fill=""/>
        </w:rPr>
        <w:t xml:space="preserve"> is due to non-exocytotic release caused by the reversal of glutamate transporters in the plasma membrane that depend on the membrane potential (</w:t>
      </w:r>
      <w:hyperlink w:anchor="R68" w:history="1">
        <w:r>
          <w:rPr>
            <w:rStyle w:val="jrnlBibRef"/>
          </w:rPr>
          <w:t xml:space="preserve">Nicholls and Sirha, 1986</w:t>
        </w:r>
      </w:hyperlink>
      <w:r>
        <w:rPr>
          <w:sz w:val="22"/>
          <w:szCs w:val="22"/>
          <w:shd w:val="clear" w:color="" w:fill=""/>
        </w:rPr>
        <w:t xml:space="preserve">). Second, we monitored the phosphorylation status of two well-characterized phosphosites in the nerve terminal, synapsin1 (Ser603) and dynamin1 (Ser774), using phosphospecific antibodies. These two sites are known to be regulated antagonistically by Ca</w:t>
      </w:r>
      <w:r>
        <w:rPr>
          <w:sz w:val="22"/>
          <w:szCs w:val="22"/>
          <w:vertAlign w:val="superscript"/>
          <w:shd w:val="clear" w:color="" w:fill=""/>
        </w:rPr>
        <w:t xml:space="preserve">2+</w:t>
      </w:r>
      <w:r>
        <w:rPr>
          <w:sz w:val="22"/>
          <w:szCs w:val="22"/>
          <w:shd w:val="clear" w:color="" w:fill=""/>
        </w:rPr>
        <w:t xml:space="preserve">-influx, with synapsin being phosphorylated and dynamin being dephosphorylated (</w:t>
      </w:r>
      <w:hyperlink w:anchor="R45" w:history="1">
        <w:r>
          <w:rPr>
            <w:rStyle w:val="jrnlBibRef"/>
          </w:rPr>
          <w:t xml:space="preserve">Jovanovic et al., 2001</w:t>
        </w:r>
      </w:hyperlink>
      <w:r>
        <w:rPr>
          <w:sz w:val="22"/>
          <w:szCs w:val="22"/>
          <w:shd w:val="clear" w:color="" w:fill=""/>
        </w:rPr>
        <w:t xml:space="preserve">; </w:t>
      </w:r>
      <w:hyperlink w:anchor="R39" w:history="1">
        <w:r>
          <w:rPr>
            <w:rStyle w:val="jrnlBibRef"/>
          </w:rPr>
          <w:t xml:space="preserve">Graham et al., 2007</w:t>
        </w:r>
      </w:hyperlink>
      <w:r>
        <w:rPr>
          <w:sz w:val="22"/>
          <w:szCs w:val="22"/>
          <w:shd w:val="clear" w:color="" w:fill=""/>
        </w:rPr>
        <w:t xml:space="preserve">). As shown in </w:t>
      </w:r>
      <w:hyperlink w:anchor="F1" w:history="1">
        <w:r>
          <w:rPr>
            <w:rStyle w:val="jrnlFigRef"/>
          </w:rPr>
          <w:t xml:space="preserve">Figure 1B and C</w:t>
        </w:r>
      </w:hyperlink>
      <w:r>
        <w:rPr>
          <w:sz w:val="22"/>
          <w:szCs w:val="22"/>
          <w:shd w:val="clear" w:color="" w:fill=""/>
        </w:rPr>
        <w:t xml:space="preserve">, both sites changed their phosphorylation status as expected, confirming that the synaptosomes are functional. Both tests for glutamate release and alteration of marker phosphorylation sites were carried out for all preparations before mass spectrometry (LC-MS/MS) analysis.</w:t>
      </w:r>
    </w:p>
    <w:p>
      <w:pPr>
        <w:pStyle w:val="jrnlSecPara"/>
      </w:pPr>
      <w:r>
        <w:rPr>
          <w:sz w:val="22"/>
          <w:szCs w:val="22"/>
          <w:shd w:val="clear" w:color="" w:fill=""/>
        </w:rPr>
        <w:t xml:space="preserve">For phosphoproteomic analysis, we compared three different incubation conditions of synaptosomes: (i) depolarization with (K</w:t>
      </w:r>
      <w:r>
        <w:rPr>
          <w:sz w:val="22"/>
          <w:szCs w:val="22"/>
          <w:vertAlign w:val="superscript"/>
          <w:shd w:val="clear" w:color="" w:fill=""/>
        </w:rPr>
        <w:t xml:space="preserve">+</w:t>
      </w:r>
      <w:r>
        <w:rPr>
          <w:sz w:val="22"/>
          <w:szCs w:val="22"/>
          <w:shd w:val="clear" w:color="" w:fill=""/>
        </w:rPr>
        <w:t xml:space="preserve">, Ca</w:t>
      </w:r>
      <w:r>
        <w:rPr>
          <w:sz w:val="22"/>
          <w:szCs w:val="22"/>
          <w:vertAlign w:val="superscript"/>
          <w:shd w:val="clear" w:color="" w:fill=""/>
        </w:rPr>
        <w:t xml:space="preserve">2+</w:t>
      </w:r>
      <w:r>
        <w:rPr>
          <w:sz w:val="22"/>
          <w:szCs w:val="22"/>
          <w:shd w:val="clear" w:color="" w:fill=""/>
        </w:rPr>
        <w:t xml:space="preserve">) or (ii) without calcium (K</w:t>
      </w:r>
      <w:r>
        <w:rPr>
          <w:sz w:val="22"/>
          <w:szCs w:val="22"/>
          <w:vertAlign w:val="superscript"/>
          <w:shd w:val="clear" w:color="" w:fill=""/>
        </w:rPr>
        <w:t xml:space="preserve">+</w:t>
      </w:r>
      <w:r>
        <w:rPr>
          <w:sz w:val="22"/>
          <w:szCs w:val="22"/>
          <w:shd w:val="clear" w:color="" w:fill=""/>
        </w:rPr>
        <w:t xml:space="preserve">, EGTA), and (iii) control (no depolarization, EGTA). Stimulation of all samples were stopped after 2 min by the addition of ice-cold lysis buffer and processed as described in Materials and methods. While rapid and reversible phosphorylation changes may not be detectable anymore at this time point, both exo- and endocytosis are at an activated steady-state level. Equal amounts of protein were digested by trypsin. For quantification, we used stable isotope dimethyl labeling (</w:t>
      </w:r>
      <w:hyperlink w:anchor="R10" w:history="1">
        <w:r>
          <w:rPr>
            <w:rStyle w:val="jrnlBibRef"/>
          </w:rPr>
          <w:t xml:space="preserve">Boersema et al., 2009</w:t>
        </w:r>
      </w:hyperlink>
      <w:r>
        <w:rPr>
          <w:sz w:val="22"/>
          <w:szCs w:val="22"/>
          <w:shd w:val="clear" w:color="" w:fill=""/>
        </w:rPr>
        <w:t xml:space="preserve">). To elucidate the changes in phosphorylation status of phosphosites, we compared the phosphoproteome of depolarized synaptosomes in the presence of Ca</w:t>
      </w:r>
      <w:r>
        <w:rPr>
          <w:sz w:val="22"/>
          <w:szCs w:val="22"/>
          <w:vertAlign w:val="superscript"/>
          <w:shd w:val="clear" w:color="" w:fill=""/>
        </w:rPr>
        <w:t xml:space="preserve">2+ </w:t>
      </w:r>
      <w:r>
        <w:rPr>
          <w:sz w:val="22"/>
          <w:szCs w:val="22"/>
          <w:shd w:val="clear" w:color="" w:fill=""/>
        </w:rPr>
        <w:t xml:space="preserve">against depolarized synaptosomes in the absence of Ca</w:t>
      </w:r>
      <w:r>
        <w:rPr>
          <w:sz w:val="22"/>
          <w:szCs w:val="22"/>
          <w:vertAlign w:val="superscript"/>
          <w:shd w:val="clear" w:color="" w:fill=""/>
        </w:rPr>
        <w:t xml:space="preserve">2+ </w:t>
      </w:r>
      <w:r>
        <w:rPr>
          <w:sz w:val="22"/>
          <w:szCs w:val="22"/>
          <w:shd w:val="clear" w:color="" w:fill=""/>
        </w:rPr>
        <w:t xml:space="preserve">and synaptosomes that were not depolarized. In each set of comparisons, one of the incubation conditions was labeled as heavy and the other one as light. The differentially labeled peptides from two conditions were then mixed, and fractionated by strong cation exchange (SCX) chromatography. This step was introduced since it reduced sample complexity and resulted in higher recovery rates of phosphopeptides (data not shown). In the next step, each fraction obtained from the SCX-column was separately enriched for phosphopeptides, and analyzed by MS (see Materials and methods for details and </w:t>
      </w:r>
      <w:hyperlink w:anchor="F2-S1" w:history="1">
        <w:r>
          <w:rPr>
            <w:rStyle w:val="jrnlFigRef"/>
          </w:rPr>
          <w:t xml:space="preserve">Figure 2—figure supplement 1</w:t>
        </w:r>
      </w:hyperlink>
      <w:r>
        <w:rPr>
          <w:sz w:val="22"/>
          <w:szCs w:val="22"/>
          <w:shd w:val="clear" w:color="" w:fill=""/>
        </w:rPr>
        <w:t xml:space="preserve"> for an overview of the workflow). </w:t>
      </w:r>
      <w:hyperlink w:anchor="F2-S5" w:history="1">
        <w:r>
          <w:rPr>
            <w:rStyle w:val="jrnlFigRef"/>
          </w:rPr>
          <w:t xml:space="preserve">Figure 2—figure supplement 5</w:t>
        </w:r>
      </w:hyperlink>
      <w:r>
        <w:rPr>
          <w:sz w:val="22"/>
          <w:szCs w:val="22"/>
          <w:shd w:val="clear" w:color="" w:fill=""/>
        </w:rPr>
        <w:t xml:space="preserve"> shows exemplary MS spectra obtained for phosphopeptides of synapsin (Ser603) and dynamin (S774) after mixing </w:t>
      </w:r>
      <w:r>
        <w:rPr>
          <w:sz w:val="22"/>
          <w:szCs w:val="22"/>
          <w:shd w:val="clear" w:color="" w:fill=""/>
        </w:rPr>
        <w:t xml:space="preserve">heavy and light labeled samples</w:t>
      </w:r>
      <w:r>
        <w:rPr>
          <w:sz w:val="22"/>
          <w:szCs w:val="22"/>
          <w:shd w:val="clear" w:color="" w:fill=""/>
        </w:rPr>
        <w:t xml:space="preserve">, and the corresponding MS/MS spectra used for sequence determination.</w:t>
      </w:r>
    </w:p>
    <w:p>
      <w:pPr>
        <w:pStyle w:val="jrnlSecPara"/>
      </w:pPr>
      <w:r>
        <w:rPr>
          <w:sz w:val="22"/>
          <w:szCs w:val="22"/>
          <w:shd w:val="clear" w:color="" w:fill=""/>
        </w:rPr>
        <w:t xml:space="preserve">In parallel, we determined the entire proteome of synaptosomes (three biological replicates) using standard procedures (see Materials and methods for details). We identified 4961 proteins (for list of identified proteins see Supplementary file 1, </w:t>
      </w:r>
      <w:rPr>
        <w:sz w:val="22"/>
        <w:szCs w:val="22"/>
        <w:shd w:val="clear" w:color="" w:fill=""/>
      </w:rPr>
      <w:ins w:author="Lakshmi (eLife Sciences Publications, Ltd)" w:date="1970-01-01T00:00:00Z">
        <w:r>
          <w:t xml:space="preserve">available at Dryad [&lt;span class="jrnlBibRef" data-citation-string=" R111 "&gt;Kohansal-Nodehi et al., 2016&lt;/span&gt;]</w:t>
        </w:r>
      </w:ins>
      <w:rPr>
        <w:sz w:val="22"/>
        <w:szCs w:val="22"/>
        <w:shd w:val="clear" w:color="" w:fill=""/>
      </w:rPr>
      <w:del w:author="Lakshmi (eLife Sciences Publications, Ltd)" w:date="1970-01-01T00:00:00Z">
        <w:r>
          <w:delText xml:space="preserve">doi:10.5061/dryad.dh371</w:delText>
        </w:r>
      </w:del>
      <w:r>
        <w:rPr>
          <w:sz w:val="22"/>
          <w:szCs w:val="22"/>
          <w:shd w:val="clear" w:color="" w:fill=""/>
        </w:rPr>
        <w:t xml:space="preserve">) in the proteome and 1257 phosphoproteins in the phosphoproteome. We compared the biological functions enriched in our proteome and phosphoproteome datasets using Ingenuity Pathway Analysis (IPA, </w:t>
      </w:r>
      <w:hyperlink r:id="rId71" w:history="1">
        <w:r>
          <w:rPr>
            <w:color w:val="blue"/>
            <w:u w:val="single"/>
          </w:rPr>
          <w:t xml:space="preserve">http://www.ingenuity.com</w:t>
        </w:r>
      </w:hyperlink>
      <w:r>
        <w:rPr>
          <w:sz w:val="22"/>
          <w:szCs w:val="22"/>
          <w:shd w:val="clear" w:color="" w:fill=""/>
        </w:rPr>
        <w:t xml:space="preserve">). The analysis revealed that most of the functions related to neurotransmission and synaptic vesicle recycling are enriched in both proteomes, with a higher enrichment being observed in the phosphoproteome compared to the proteome (</w:t>
      </w:r>
      <w:hyperlink w:anchor="F2-S2" w:history="1">
        <w:r>
          <w:rPr>
            <w:rStyle w:val="jrnlFigRef"/>
          </w:rPr>
          <w:t xml:space="preserve">Figure 2—figure supplement 2</w:t>
        </w:r>
      </w:hyperlink>
      <w:r>
        <w:rPr>
          <w:sz w:val="22"/>
          <w:szCs w:val="22"/>
          <w:shd w:val="clear" w:color="" w:fill=""/>
        </w:rPr>
        <w:t xml:space="preserve">). Note that due to redundancies and multiple overlaps in the functional categories, this type of analysis constitutes only a rough estimate. However, it documents that even though synaptosomes are contaminated with many other organelles and post synaptic density proteins, the phosphorylation events occur predominantly, and perhaps exclusively, inside the presynaptic nerve terminal under our experimental conditions.</w:t>
      </w:r>
    </w:p>
    <w:p>
      <w:pPr>
        <w:pStyle w:val="jrnlSecPara"/>
      </w:pPr>
      <w:r>
        <w:rPr>
          <w:sz w:val="22"/>
          <w:szCs w:val="22"/>
          <w:shd w:val="clear" w:color="" w:fill=""/>
        </w:rPr>
        <w:t xml:space="preserve">To quantify changes of phosphorylation sites under different incubation conditions, we performed pairwise comparisons of the phosphoproteome in the respective synaptosome samples. All data are based on three biological replicates. Phosphosites that were quantified in at least two out of three replicates were filtered and subjected to downstream data analysis to determine whether they are differentially (up or down) regulated (see Materials and methods). Due to the rigorous selection criteria, the coverage of phosphosites that were reliably quantified in the depolarization with Ca</w:t>
      </w:r>
      <w:r>
        <w:rPr>
          <w:sz w:val="22"/>
          <w:szCs w:val="22"/>
          <w:vertAlign w:val="superscript"/>
          <w:shd w:val="clear" w:color="" w:fill=""/>
        </w:rPr>
        <w:t xml:space="preserve">2+ </w:t>
      </w:r>
      <w:r>
        <w:rPr>
          <w:sz w:val="22"/>
          <w:szCs w:val="22"/>
          <w:shd w:val="clear" w:color="" w:fill=""/>
        </w:rPr>
        <w:t xml:space="preserve">versus depolarization without Ca</w:t>
      </w:r>
      <w:r>
        <w:rPr>
          <w:sz w:val="22"/>
          <w:szCs w:val="22"/>
          <w:vertAlign w:val="superscript"/>
          <w:shd w:val="clear" w:color="" w:fill=""/>
        </w:rPr>
        <w:t xml:space="preserve">2+</w:t>
      </w:r>
      <w:r>
        <w:rPr>
          <w:sz w:val="22"/>
          <w:szCs w:val="22"/>
          <w:shd w:val="clear" w:color="" w:fill=""/>
        </w:rPr>
        <w:t xml:space="preserve"> comparison and depolarization with Ca</w:t>
      </w:r>
      <w:r>
        <w:rPr>
          <w:sz w:val="22"/>
          <w:szCs w:val="22"/>
          <w:vertAlign w:val="superscript"/>
          <w:shd w:val="clear" w:color="" w:fill=""/>
        </w:rPr>
        <w:t xml:space="preserve">2+ </w:t>
      </w:r>
      <w:r>
        <w:rPr>
          <w:sz w:val="22"/>
          <w:szCs w:val="22"/>
          <w:shd w:val="clear" w:color="" w:fill=""/>
        </w:rPr>
        <w:t xml:space="preserve">versus no depolarization comparison corresponded, respectively, to 67.9% and 62.5% of the total phosphosites that were initially identified. The complete list of quantified phosphosites in all three comparisons is reported in Supplementary file 2, </w:t>
      </w:r>
      <w:rPr>
        <w:sz w:val="22"/>
        <w:szCs w:val="22"/>
        <w:shd w:val="clear" w:color="" w:fill=""/>
      </w:rPr>
      <w:ins w:author="Lakshmi (eLife Sciences Publications, Ltd)" w:date="1970-01-01T00:00:00Z">
        <w:r>
          <w:t xml:space="preserve">available at Dryad (</w:t>
        </w:r>
      </w:ins>
      <w:hyperlink w:anchor="R111" w:history="1">
        <w:r>
          <w:rPr>
            <w:rStyle w:val="jrnlBibRef"/>
          </w:rPr>
          <w:t xml:space="preserve">Kohansal-Nodehi et al., 2016</w:t>
        </w:r>
      </w:hyperlink>
      <w:r>
        <w:rPr>
          <w:sz w:val="22"/>
          <w:szCs w:val="22"/>
          <w:shd w:val="clear" w:color="" w:fill=""/>
        </w:rPr>
        <w:t xml:space="preserve">)</w:t>
      </w:r>
      <w:rPr>
        <w:sz w:val="22"/>
        <w:szCs w:val="22"/>
        <w:shd w:val="clear" w:color="" w:fill=""/>
      </w:rPr>
      <w:del w:author="Lakshmi (eLife Sciences Publications, Ltd)" w:date="1970-01-01T00:00:00Z">
        <w:r>
          <w:delText xml:space="preserve">doi:10.5061/dryad.dh371</w:delText>
        </w:r>
      </w:del>
      <w:r>
        <w:rPr>
          <w:sz w:val="22"/>
          <w:szCs w:val="22"/>
          <w:shd w:val="clear" w:color="" w:fill=""/>
        </w:rPr>
        <w:t xml:space="preserve">. To assess the reproducibility of the biological replicates, the Pearson correlation coefficients between dimethyl ratios and intensities of phosphosites in three biological replicates were determined (</w:t>
      </w:r>
      <w:hyperlink w:anchor="F2-S3" w:history="1">
        <w:r>
          <w:rPr>
            <w:rStyle w:val="jrnlFigRef"/>
          </w:rPr>
          <w:t xml:space="preserve">Figure 2—figure supplement 3</w:t>
        </w:r>
      </w:hyperlink>
      <w:r>
        <w:rPr>
          <w:sz w:val="22"/>
          <w:szCs w:val="22"/>
          <w:shd w:val="clear" w:color="" w:fill=""/>
        </w:rPr>
        <w:t xml:space="preserve">). High correlation between the replicates in both comparison were confirmed, with the coefficients greater than 0.72 for intensities and greater than 0.65 for dimethyl ratios (</w:t>
      </w:r>
      <w:hyperlink w:anchor="F2-S3" w:history="1">
        <w:r>
          <w:rPr>
            <w:rStyle w:val="jrnlFigRef"/>
          </w:rPr>
          <w:t xml:space="preserve">Figure 2—figure supplement 3A–D</w:t>
        </w:r>
      </w:hyperlink>
      <w:r>
        <w:rPr>
          <w:sz w:val="22"/>
          <w:szCs w:val="22"/>
          <w:shd w:val="clear" w:color="" w:fill=""/>
        </w:rPr>
        <w:t xml:space="preserve">).</w:t>
      </w:r>
    </w:p>
    <w:p>
      <w:pPr>
        <w:pStyle w:val="jrnlSecPara"/>
      </w:pPr>
      <w:r>
        <w:rPr>
          <w:sz w:val="22"/>
          <w:szCs w:val="22"/>
          <w:shd w:val="clear" w:color="" w:fill=""/>
        </w:rPr>
        <w:t xml:space="preserve">The overall results of the comparative quantitative analysis are shown in </w:t>
      </w:r>
      <w:hyperlink w:anchor="F2" w:history="1">
        <w:r>
          <w:rPr>
            <w:rStyle w:val="jrnlFigRef"/>
          </w:rPr>
          <w:t xml:space="preserve">Figure 2</w:t>
        </w:r>
      </w:hyperlink>
      <w:r>
        <w:rPr>
          <w:sz w:val="22"/>
          <w:szCs w:val="22"/>
          <w:shd w:val="clear" w:color="" w:fill=""/>
        </w:rPr>
        <w:t xml:space="preserve">. Several important conclusions can be drawn from this analysis. First, only a small fraction (12–15% ) of all quantified phosphosites show significant changes upon depolarization in the presence of Ca</w:t>
      </w:r>
      <w:r>
        <w:rPr>
          <w:sz w:val="22"/>
          <w:szCs w:val="22"/>
          <w:vertAlign w:val="superscript"/>
          <w:shd w:val="clear" w:color="" w:fill=""/>
        </w:rPr>
        <w:t xml:space="preserve">2+</w:t>
      </w:r>
      <w:r>
        <w:rPr>
          <w:sz w:val="22"/>
          <w:szCs w:val="22"/>
          <w:shd w:val="clear" w:color="" w:fill=""/>
        </w:rPr>
        <w:t xml:space="preserve"> (</w:t>
      </w:r>
      <w:hyperlink w:anchor="F2" w:history="1">
        <w:r>
          <w:rPr>
            <w:rStyle w:val="jrnlFigRef"/>
          </w:rPr>
          <w:t xml:space="preserve">Figure 2A–C</w:t>
        </w:r>
      </w:hyperlink>
      <w:r>
        <w:rPr>
          <w:sz w:val="22"/>
          <w:szCs w:val="22"/>
          <w:shd w:val="clear" w:color="" w:fill=""/>
        </w:rPr>
        <w:t xml:space="preserve">). Both phosphorylation and dephosphorylation events are detectable, with phosphorylation events being slightly more prominent (</w:t>
      </w:r>
      <w:hyperlink w:anchor="F2" w:history="1">
        <w:r>
          <w:rPr>
            <w:rStyle w:val="jrnlFigRef"/>
          </w:rPr>
          <w:t xml:space="preserve">Figure 2C</w:t>
        </w:r>
      </w:hyperlink>
      <w:r>
        <w:rPr>
          <w:sz w:val="22"/>
          <w:szCs w:val="22"/>
          <w:shd w:val="clear" w:color="" w:fill=""/>
        </w:rPr>
        <w:t xml:space="preserve">). The overlap among all quantified phosphosites is very high between the two comparisons (</w:t>
      </w:r>
      <w:hyperlink w:anchor="F2" w:history="1">
        <w:r>
          <w:rPr>
            <w:rStyle w:val="jrnlFigRef"/>
          </w:rPr>
          <w:t xml:space="preserve">Figure 2D</w:t>
        </w:r>
      </w:hyperlink>
      <w:r>
        <w:rPr>
          <w:sz w:val="22"/>
          <w:szCs w:val="22"/>
          <w:shd w:val="clear" w:color="" w:fill=""/>
        </w:rPr>
        <w:t xml:space="preserve">). There is also substantial overlap in regulated phosphosites between the comparisons (37% in upregulated and 35% in downregulated phosphosites, </w:t>
      </w:r>
      <w:hyperlink w:anchor="F2" w:history="1">
        <w:r>
          <w:rPr>
            <w:rStyle w:val="jrnlFigRef"/>
          </w:rPr>
          <w:t xml:space="preserve">Figure 2E–G</w:t>
        </w:r>
      </w:hyperlink>
      <w:r>
        <w:rPr>
          <w:sz w:val="22"/>
          <w:szCs w:val="22"/>
          <w:shd w:val="clear" w:color="" w:fill=""/>
        </w:rPr>
        <w:t xml:space="preserve">) with identical tendency of regulation and similar fold changes (</w:t>
      </w:r>
      <w:hyperlink w:anchor="F2" w:history="1">
        <w:r>
          <w:rPr>
            <w:rStyle w:val="jrnlFigRef"/>
          </w:rPr>
          <w:t xml:space="preserve">Figure 2H</w:t>
        </w:r>
      </w:hyperlink>
      <w:r>
        <w:rPr>
          <w:sz w:val="22"/>
          <w:szCs w:val="22"/>
          <w:shd w:val="clear" w:color="" w:fill=""/>
        </w:rPr>
        <w:t xml:space="preserve">). Taken together, these data show that only a limited set of proteins undergo rapid phosphorylation changes that are specifically triggered by Ca</w:t>
      </w:r>
      <w:r>
        <w:rPr>
          <w:sz w:val="22"/>
          <w:szCs w:val="22"/>
          <w:vertAlign w:val="superscript"/>
          <w:shd w:val="clear" w:color="" w:fill=""/>
        </w:rPr>
        <w:t xml:space="preserve">2+</w:t>
      </w:r>
      <w:r>
        <w:rPr>
          <w:sz w:val="22"/>
          <w:szCs w:val="22"/>
          <w:shd w:val="clear" w:color="" w:fill=""/>
        </w:rPr>
        <w:t xml:space="preserve">, most probably involving Ca</w:t>
      </w:r>
      <w:r>
        <w:rPr>
          <w:sz w:val="22"/>
          <w:szCs w:val="22"/>
          <w:vertAlign w:val="superscript"/>
          <w:shd w:val="clear" w:color="" w:fill=""/>
        </w:rPr>
        <w:t xml:space="preserve">2+</w:t>
      </w:r>
      <w:r>
        <w:rPr>
          <w:sz w:val="22"/>
          <w:szCs w:val="22"/>
          <w:shd w:val="clear" w:color="" w:fill=""/>
        </w:rPr>
        <w:t xml:space="preserve">-dependent kinases and phosphatases (see below). As expected, under stimulation conditions, synapsin1 (Ser603) and dynamin1 (Ser774) (</w:t>
      </w:r>
      <w:hyperlink w:anchor="F1" w:history="1">
        <w:r>
          <w:rPr>
            <w:rStyle w:val="jrnlFigRef"/>
          </w:rPr>
          <w:t xml:space="preserve">Figure 1A</w:t>
        </w:r>
      </w:hyperlink>
      <w:r>
        <w:rPr>
          <w:sz w:val="22"/>
          <w:szCs w:val="22"/>
          <w:shd w:val="clear" w:color="" w:fill=""/>
        </w:rPr>
        <w:t xml:space="preserve">) were identified as up- and downregulated phosphosites, respectively (</w:t>
      </w:r>
      <w:hyperlink w:anchor="F2" w:history="1">
        <w:r>
          <w:rPr>
            <w:rStyle w:val="jrnlFigRef"/>
          </w:rPr>
          <w:t xml:space="preserve">Figure 2A and B</w:t>
        </w:r>
      </w:hyperlink>
      <w:r>
        <w:rPr>
          <w:sz w:val="22"/>
          <w:szCs w:val="22"/>
          <w:shd w:val="clear" w:color="" w:fill=""/>
        </w:rPr>
        <w:t xml:space="preserve">). This result agrees with our western blot analyses using phospho-specific antibodies, confirming the high quality of the datasets.</w:t>
      </w:r>
    </w:p>
    <w:p>
      <w:pPr>
        <w:pStyle w:val="jrnlFigBlock"/>
      </w:pPr>
    </w:p>
    <w:p>
      <w:pPr>
        <w:pStyle w:val="jrnlFigCaption"/>
      </w:pPr>
      <w:bookmarkStart w:id="1" w:name="F1"/>
      <w:bookmarkEnd w:id="1"/>
      <w:r>
        <w:rPr>
          <w:rStyle w:val="label"/>
        </w:rPr>
        <w:t xml:space="preserve">Figure 1.</w:t>
      </w:r>
      <w:r>
        <w:rPr>
          <w:color w:val="#ff8000"/>
          <w:shd w:val="clear" w:color="" w:fill=""/>
        </w:rPr>
        <w:t xml:space="preserve"> Isolated synaptosomes are responsive to stimulations.</w:t>
      </w:r>
    </w:p>
    <w:p>
      <w:pPr>
        <w:pStyle w:val="jrnlFigCaption"/>
      </w:pPr>
      <w:r>
        <w:rPr>
          <w:color w:val="#ff8000"/>
          <w:shd w:val="clear" w:color="" w:fill=""/>
        </w:rPr>
        <w:t xml:space="preserve">(</w:t>
      </w:r>
      <w:r>
        <w:rPr>
          <w:rStyle w:val="partLabel"/>
        </w:rPr>
        <w:t xml:space="preserve">A</w:t>
      </w:r>
      <w:r>
        <w:rPr>
          <w:color w:val="#ff8000"/>
          <w:shd w:val="clear" w:color="" w:fill=""/>
        </w:rPr>
        <w:t xml:space="preserve">) Glutamate release by synaptosomes, monitored by enzymatic conversion of glutamate by glutamate dehydrogenase (GluDH) (see Materials and methods). The functionality of isolated synaptosomes was also assessed by immunoblot detection of phosphorylated Ser603 of synapsin1 and Ser774 of dynamin1 (</w:t>
      </w:r>
      <w:r>
        <w:rPr>
          <w:rStyle w:val="partLabel"/>
        </w:rPr>
        <w:t xml:space="preserve">B</w:t>
      </w:r>
      <w:r>
        <w:rPr>
          <w:color w:val="#ff8000"/>
          <w:shd w:val="clear" w:color="" w:fill=""/>
        </w:rPr>
        <w:t xml:space="preserve"> and </w:t>
      </w:r>
      <w:r>
        <w:rPr>
          <w:rStyle w:val="partLabel"/>
        </w:rPr>
        <w:t xml:space="preserve">C</w:t>
      </w:r>
      <w:r>
        <w:rPr>
          <w:color w:val="#ff8000"/>
          <w:shd w:val="clear" w:color="" w:fill=""/>
        </w:rPr>
        <w:t xml:space="preserve">). (</w:t>
      </w:r>
      <w:r>
        <w:rPr>
          <w:rStyle w:val="partLabel"/>
        </w:rPr>
        <w:t xml:space="preserve">A</w:t>
      </w:r>
      <w:r>
        <w:rPr>
          <w:color w:val="#ff8000"/>
          <w:shd w:val="clear" w:color="" w:fill=""/>
        </w:rPr>
        <w:t xml:space="preserve">) Synaptosomes were preincubated in buffer containing either Ca</w:t>
      </w:r>
      <w:r>
        <w:rPr>
          <w:color w:val="#ff8000"/>
          <w:vertAlign w:val="superscript"/>
          <w:shd w:val="clear" w:color="" w:fill=""/>
        </w:rPr>
        <w:t xml:space="preserve">2+</w:t>
      </w:r>
      <w:r>
        <w:rPr>
          <w:color w:val="#ff8000"/>
          <w:shd w:val="clear" w:color="" w:fill=""/>
        </w:rPr>
        <w:t xml:space="preserve"> (final concentration 1.3 mM) or EGTA (final concentration 0.5 mM), followed by sequential addition of GluDH (200 U) and KCl (K</w:t>
      </w:r>
      <w:r>
        <w:rPr>
          <w:color w:val="#ff8000"/>
          <w:vertAlign w:val="superscript"/>
          <w:shd w:val="clear" w:color="" w:fill=""/>
        </w:rPr>
        <w:t xml:space="preserve">+</w:t>
      </w:r>
      <w:r>
        <w:rPr>
          <w:color w:val="#ff8000"/>
          <w:shd w:val="clear" w:color="" w:fill=""/>
        </w:rPr>
        <w:t xml:space="preserve">) for depolarization (final concentration 50 mM) or not stimulated (no K</w:t>
      </w:r>
      <w:r>
        <w:rPr>
          <w:color w:val="#ff8000"/>
          <w:vertAlign w:val="superscript"/>
          <w:shd w:val="clear" w:color="" w:fill=""/>
        </w:rPr>
        <w:t xml:space="preserve">+</w:t>
      </w:r>
      <w:r>
        <w:rPr>
          <w:color w:val="#ff8000"/>
          <w:shd w:val="clear" w:color="" w:fill=""/>
        </w:rPr>
        <w:t xml:space="preserve"> was added). Data represented as mean of three replicates, with the bars indicating the range of values. (</w:t>
      </w:r>
      <w:r>
        <w:rPr>
          <w:rStyle w:val="partLabel"/>
        </w:rPr>
        <w:t xml:space="preserve">B</w:t>
      </w:r>
      <w:r>
        <w:rPr>
          <w:color w:val="#ff8000"/>
          <w:shd w:val="clear" w:color="" w:fill=""/>
        </w:rPr>
        <w:t xml:space="preserve"> and </w:t>
      </w:r>
      <w:r>
        <w:rPr>
          <w:rStyle w:val="partLabel"/>
        </w:rPr>
        <w:t xml:space="preserve">C</w:t>
      </w:r>
      <w:r>
        <w:rPr>
          <w:color w:val="#ff8000"/>
          <w:shd w:val="clear" w:color="" w:fill=""/>
        </w:rPr>
        <w:t xml:space="preserve">) Immunoblot analyses of phosphorylation changes in synapsin1 (Ser603) and dynamin1 (Ser774). Synaptosomes monitored and treated 2 min after addition of KCl as described in (</w:t>
      </w:r>
      <w:r>
        <w:rPr>
          <w:rStyle w:val="partLabel"/>
        </w:rPr>
        <w:t xml:space="preserve">A</w:t>
      </w:r>
      <w:r>
        <w:rPr>
          <w:color w:val="#ff8000"/>
          <w:shd w:val="clear" w:color="" w:fill=""/>
        </w:rPr>
        <w:t xml:space="preserve">) were analyzed by immunoblotting using phosphospecific antibodies. (</w:t>
      </w:r>
      <w:r>
        <w:rPr>
          <w:rStyle w:val="partLabel"/>
        </w:rPr>
        <w:t xml:space="preserve">B</w:t>
      </w:r>
      <w:r>
        <w:rPr>
          <w:color w:val="#ff8000"/>
          <w:shd w:val="clear" w:color="" w:fill=""/>
        </w:rPr>
        <w:t xml:space="preserve">) Representative immunoblots. To ensure equal loading, all samples were also blotted using antibodies insensitive to phosphorylation change, and tubulin as a loading control. (</w:t>
      </w:r>
      <w:r>
        <w:rPr>
          <w:rStyle w:val="partLabel"/>
        </w:rPr>
        <w:t xml:space="preserve">C</w:t>
      </w:r>
      <w:r>
        <w:rPr>
          <w:color w:val="#ff8000"/>
          <w:shd w:val="clear" w:color="" w:fill=""/>
        </w:rPr>
        <w:t xml:space="preserve">) Quantification of the blot signals obtained from three independent experiments shown as the mean of the three replicates, with the error bars indicating the range of values.</w:t>
      </w:r>
    </w:p>
    <w:p>
      <w:pPr/>
      <w:r>
        <w:pict>
          <v:shape type="#_x0000_t75" style="width:500px; height:1364.5px; margin-left:0px; margin-top:0px; mso-position-horizontal:left; mso-position-vertical:top; mso-position-horizontal-relative:char; mso-position-vertical-relative:line; z-index:-2147483647;">
            <v:imagedata r:id="rId76" o:title=""/>
          </v:shape>
        </w:pict>
      </w:r>
    </w:p>
    <w:p>
      <w:pPr>
        <w:pStyle w:val="jrnlFigBlock"/>
      </w:pPr>
    </w:p>
    <w:p>
      <w:pPr>
        <w:pStyle w:val="jrnlFigCaption"/>
      </w:pPr>
      <w:bookmarkStart w:id="2" w:name="F2"/>
      <w:bookmarkEnd w:id="2"/>
      <w:r>
        <w:rPr>
          <w:rStyle w:val="label"/>
        </w:rPr>
        <w:t xml:space="preserve">Figure 2.</w:t>
      </w:r>
      <w:r>
        <w:rPr>
          <w:color w:val="#ff8000"/>
          <w:shd w:val="clear" w:color="" w:fill=""/>
        </w:rPr>
        <w:t xml:space="preserve"> Overview of the quantified phosphosites identified in resting and stimulated synaptosomes.</w:t>
      </w:r>
    </w:p>
    <w:p>
      <w:pPr>
        <w:pStyle w:val="jrnlFigCaption"/>
      </w:pPr>
      <w:r>
        <w:rPr>
          <w:color w:val="#ff8000"/>
          <w:shd w:val="clear" w:color="" w:fill=""/>
        </w:rPr>
        <w:t xml:space="preserve">Distribution of quantified phosphosites from pair-wise comparisons of (</w:t>
      </w:r>
      <w:r>
        <w:rPr>
          <w:rStyle w:val="partLabel"/>
        </w:rPr>
        <w:t xml:space="preserve">A</w:t>
      </w:r>
      <w:r>
        <w:rPr>
          <w:color w:val="#ff8000"/>
          <w:shd w:val="clear" w:color="" w:fill=""/>
        </w:rPr>
        <w:t xml:space="preserve">) depolarization with Ca</w:t>
      </w:r>
      <w:r>
        <w:rPr>
          <w:color w:val="#ff8000"/>
          <w:vertAlign w:val="superscript"/>
          <w:shd w:val="clear" w:color="" w:fill=""/>
        </w:rPr>
        <w:t xml:space="preserve">2+</w:t>
      </w:r>
      <w:r>
        <w:rPr>
          <w:color w:val="#ff8000"/>
          <w:shd w:val="clear" w:color="" w:fill=""/>
        </w:rPr>
        <w:t xml:space="preserve"> versus depolarization without Ca</w:t>
      </w:r>
      <w:r>
        <w:rPr>
          <w:color w:val="#ff8000"/>
          <w:vertAlign w:val="superscript"/>
          <w:shd w:val="clear" w:color="" w:fill=""/>
        </w:rPr>
        <w:t xml:space="preserve">2+</w:t>
      </w:r>
      <w:r>
        <w:rPr>
          <w:color w:val="#ff8000"/>
          <w:shd w:val="clear" w:color="" w:fill=""/>
        </w:rPr>
        <w:t xml:space="preserve"> (K</w:t>
      </w:r>
      <w:r>
        <w:rPr>
          <w:color w:val="#ff8000"/>
          <w:vertAlign w:val="superscript"/>
          <w:shd w:val="clear" w:color="" w:fill=""/>
        </w:rPr>
        <w:t xml:space="preserve">+</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versus K</w:t>
      </w:r>
      <w:r>
        <w:rPr>
          <w:color w:val="#ff8000"/>
          <w:vertAlign w:val="superscript"/>
          <w:shd w:val="clear" w:color="" w:fill=""/>
        </w:rPr>
        <w:t xml:space="preserve">+</w:t>
      </w:r>
      <w:r>
        <w:rPr>
          <w:color w:val="#ff8000"/>
          <w:shd w:val="clear" w:color="" w:fill=""/>
        </w:rPr>
        <w:t xml:space="preserve">, EGTA) (</w:t>
      </w:r>
      <w:r>
        <w:rPr>
          <w:rStyle w:val="partLabel"/>
        </w:rPr>
        <w:t xml:space="preserve">B</w:t>
      </w:r>
      <w:r>
        <w:rPr>
          <w:color w:val="#ff8000"/>
          <w:shd w:val="clear" w:color="" w:fill=""/>
        </w:rPr>
        <w:t xml:space="preserve">) depolarization with Ca</w:t>
      </w:r>
      <w:r>
        <w:rPr>
          <w:color w:val="#ff8000"/>
          <w:vertAlign w:val="superscript"/>
          <w:shd w:val="clear" w:color="" w:fill=""/>
        </w:rPr>
        <w:t xml:space="preserve">2+</w:t>
      </w:r>
      <w:r>
        <w:rPr>
          <w:color w:val="#ff8000"/>
          <w:shd w:val="clear" w:color="" w:fill=""/>
        </w:rPr>
        <w:t xml:space="preserve"> versus no depolarization (K</w:t>
      </w:r>
      <w:r>
        <w:rPr>
          <w:color w:val="#ff8000"/>
          <w:vertAlign w:val="superscript"/>
          <w:shd w:val="clear" w:color="" w:fill=""/>
        </w:rPr>
        <w:t xml:space="preserve">+</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versus EGTA). Quantifications were done by dimethyl labeling and significant outliers were determined using the Perseus module based on two-tailed ‘Significant A’ test (p-value ≤0.05) (see Materials and methods). Red dots represent upregulated phosphosites, green dots represent downregulated sites when comparing depolarization in the presence to absence of Ca</w:t>
      </w:r>
      <w:r>
        <w:rPr>
          <w:color w:val="#ff8000"/>
          <w:vertAlign w:val="superscript"/>
          <w:shd w:val="clear" w:color="" w:fill=""/>
        </w:rPr>
        <w:t xml:space="preserve">2+</w:t>
      </w:r>
      <w:r>
        <w:rPr>
          <w:color w:val="#ff8000"/>
          <w:shd w:val="clear" w:color="" w:fill=""/>
        </w:rPr>
        <w:t xml:space="preserve">. Positions represented by black dots did not change (</w:t>
      </w:r>
      <w:r>
        <w:rPr>
          <w:rStyle w:val="partLabel"/>
        </w:rPr>
        <w:t xml:space="preserve">C</w:t>
      </w:r>
      <w:r>
        <w:rPr>
          <w:color w:val="#ff8000"/>
          <w:shd w:val="clear" w:color="" w:fill=""/>
        </w:rPr>
        <w:t xml:space="preserve">) Number of quantified, up- or down-regulated phosphosites and phosphoproteins in the two comparisons. (</w:t>
      </w:r>
      <w:r>
        <w:rPr>
          <w:rStyle w:val="partLabel"/>
        </w:rPr>
        <w:t xml:space="preserve">D–G</w:t>
      </w:r>
      <w:r>
        <w:rPr>
          <w:color w:val="#ff8000"/>
          <w:shd w:val="clear" w:color="" w:fill=""/>
        </w:rPr>
        <w:t xml:space="preserve">) The proportional Venn diagrams show the overlap of quantified phosphosites (</w:t>
      </w:r>
      <w:r>
        <w:rPr>
          <w:rStyle w:val="partLabel"/>
        </w:rPr>
        <w:t xml:space="preserve">D</w:t>
      </w:r>
      <w:r>
        <w:rPr>
          <w:color w:val="#ff8000"/>
          <w:shd w:val="clear" w:color="" w:fill=""/>
        </w:rPr>
        <w:t xml:space="preserve">), regulated phosphosites (</w:t>
      </w:r>
      <w:r>
        <w:rPr>
          <w:rStyle w:val="partLabel"/>
        </w:rPr>
        <w:t xml:space="preserve">E</w:t>
      </w:r>
      <w:r>
        <w:rPr>
          <w:color w:val="#ff8000"/>
          <w:shd w:val="clear" w:color="" w:fill=""/>
        </w:rPr>
        <w:t xml:space="preserve">), upregulated phosphosites (</w:t>
      </w:r>
      <w:r>
        <w:rPr>
          <w:rStyle w:val="partLabel"/>
        </w:rPr>
        <w:t xml:space="preserve">F</w:t>
      </w:r>
      <w:r>
        <w:rPr>
          <w:color w:val="#ff8000"/>
          <w:shd w:val="clear" w:color="" w:fill=""/>
        </w:rPr>
        <w:t xml:space="preserve">) and downregulated phosphosites (</w:t>
      </w:r>
      <w:r>
        <w:rPr>
          <w:rStyle w:val="partLabel"/>
        </w:rPr>
        <w:t xml:space="preserve">G</w:t>
      </w:r>
      <w:r>
        <w:rPr>
          <w:color w:val="#ff8000"/>
          <w:shd w:val="clear" w:color="" w:fill=""/>
        </w:rPr>
        <w:t xml:space="preserve">) between the two conditions indicated above. (</w:t>
      </w:r>
      <w:r>
        <w:rPr>
          <w:rStyle w:val="partLabel"/>
        </w:rPr>
        <w:t xml:space="preserve">H</w:t>
      </w:r>
      <w:r>
        <w:rPr>
          <w:color w:val="#ff8000"/>
          <w:shd w:val="clear" w:color="" w:fill=""/>
        </w:rPr>
        <w:t xml:space="preserve">) Plot comparing the extent of stimulation-dependent phosphorylation changes with respect to non-depolarized and depolarized control samples. All regulated phosphosites shared between K</w:t>
      </w:r>
      <w:r>
        <w:rPr>
          <w:color w:val="#ff8000"/>
          <w:vertAlign w:val="superscript"/>
          <w:shd w:val="clear" w:color="" w:fill=""/>
        </w:rPr>
        <w:t xml:space="preserve">+</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versus K</w:t>
      </w:r>
      <w:r>
        <w:rPr>
          <w:color w:val="#ff8000"/>
          <w:vertAlign w:val="superscript"/>
          <w:shd w:val="clear" w:color="" w:fill=""/>
        </w:rPr>
        <w:t xml:space="preserve">+</w:t>
      </w:r>
      <w:r>
        <w:rPr>
          <w:color w:val="#ff8000"/>
          <w:shd w:val="clear" w:color="" w:fill=""/>
        </w:rPr>
        <w:t xml:space="preserve">, EGTA and K</w:t>
      </w:r>
      <w:r>
        <w:rPr>
          <w:color w:val="#ff8000"/>
          <w:vertAlign w:val="superscript"/>
          <w:shd w:val="clear" w:color="" w:fill=""/>
        </w:rPr>
        <w:t xml:space="preserve">+</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versus EGTA comparisons are depicted.</w:t>
      </w:r>
    </w:p>
    <w:p>
      <w:pPr/>
      <w:r>
        <w:pict>
          <v:shape type="#_x0000_t75" style="width:500px; height:1057.0652173913px; margin-left:0px; margin-top:0px; mso-position-horizontal:left; mso-position-vertical:top; mso-position-horizontal-relative:char; mso-position-vertical-relative:line; z-index:-2147483647;">
            <v:imagedata r:id="rId77" o:title=""/>
          </v:shape>
        </w:pict>
      </w:r>
    </w:p>
    <w:p>
      <w:pPr>
        <w:pStyle w:val="jrnlFigBlock"/>
      </w:pPr>
    </w:p>
    <w:p>
      <w:pPr>
        <w:pStyle w:val="jrnlFigCaption"/>
      </w:pPr>
      <w:bookmarkStart w:id="3" w:name="F2-S1"/>
      <w:bookmarkEnd w:id="3"/>
      <w:r>
        <w:rPr>
          <w:rStyle w:val="label"/>
        </w:rPr>
        <w:t xml:space="preserve">Figure 2—figure supplement 1.</w:t>
      </w:r>
      <w:r>
        <w:rPr>
          <w:color w:val="#ff8000"/>
          <w:shd w:val="clear" w:color="" w:fill=""/>
        </w:rPr>
        <w:t xml:space="preserve"> Workflow for large-scale quantitative phosphoproteomics of synaptosomes.</w:t>
      </w:r>
    </w:p>
    <w:p>
      <w:pPr>
        <w:pStyle w:val="jrnlFigCaption"/>
      </w:pPr>
      <w:r>
        <w:rPr>
          <w:color w:val="#ff8000"/>
          <w:shd w:val="clear" w:color="" w:fill=""/>
        </w:rPr>
        <w:t xml:space="preserve">Synaptosomal proteins were extracted by lysis of synaptosomes and acetone precipitation. The protein pellets were dried, resuspended in 1% RapiGest buffer and digested by trypsin. Peptides were labeled with heavy and light dimethyl labeling (</w:t>
      </w:r>
      <w:hyperlink w:anchor="R10" w:history="1">
        <w:r>
          <w:rPr>
            <w:rStyle w:val="jrnlBibRef"/>
          </w:rPr>
          <w:t xml:space="preserve">Boersema et al., 2009</w:t>
        </w:r>
      </w:hyperlink>
      <w:r>
        <w:rPr>
          <w:color w:val="#ff8000"/>
          <w:shd w:val="clear" w:color="" w:fill=""/>
        </w:rPr>
        <w:t xml:space="preserve">). To obtain pair-wise comparisons between the three conditions, samples were mixed with a ratio of 1:1. The mixed peptides were separated by strong cation exchange (SCX) chromatography, with the eluate being divided into 12 fractions. Phosphopeptides in each fraction were separately enriched by TiO</w:t>
      </w:r>
      <w:r>
        <w:rPr>
          <w:color w:val="#ff8000"/>
          <w:vertAlign w:val="subscript"/>
          <w:shd w:val="clear" w:color="" w:fill=""/>
        </w:rPr>
        <w:t xml:space="preserve">2 </w:t>
      </w:r>
      <w:r>
        <w:rPr>
          <w:color w:val="#ff8000"/>
          <w:shd w:val="clear" w:color="" w:fill=""/>
        </w:rPr>
        <w:t xml:space="preserve">microbeads (</w:t>
      </w:r>
      <w:hyperlink w:anchor="R52" w:history="1">
        <w:r>
          <w:rPr>
            <w:rStyle w:val="jrnlBibRef"/>
          </w:rPr>
          <w:t xml:space="preserve">Larsen et al., 2005</w:t>
        </w:r>
      </w:hyperlink>
      <w:r>
        <w:rPr>
          <w:color w:val="#ff8000"/>
          <w:shd w:val="clear" w:color="" w:fill=""/>
        </w:rPr>
        <w:t xml:space="preserve">) and subjected for mass spectrometry analysis.</w:t>
      </w:r>
    </w:p>
    <w:p>
      <w:pPr/>
      <w:r>
        <w:pict>
          <v:shape type="#_x0000_t75" style="width:500px; height:1077.5547445255px; margin-left:0px; margin-top:0px; mso-position-horizontal:left; mso-position-vertical:top; mso-position-horizontal-relative:char; mso-position-vertical-relative:line; z-index:-2147483647;">
            <v:imagedata r:id="rId79" o:title=""/>
          </v:shape>
        </w:pict>
      </w:r>
    </w:p>
    <w:p>
      <w:pPr>
        <w:pStyle w:val="jrnlFigBlock"/>
      </w:pPr>
    </w:p>
    <w:p>
      <w:pPr>
        <w:pStyle w:val="jrnlFigCaption"/>
      </w:pPr>
      <w:bookmarkStart w:id="4" w:name="F2-S2"/>
      <w:bookmarkEnd w:id="4"/>
      <w:r>
        <w:rPr>
          <w:rStyle w:val="label"/>
        </w:rPr>
        <w:t xml:space="preserve">Figure 2—figure supplement 2.</w:t>
      </w:r>
      <w:r>
        <w:rPr>
          <w:color w:val="#ff8000"/>
          <w:shd w:val="clear" w:color="" w:fill=""/>
        </w:rPr>
        <w:t xml:space="preserve"> Comparison of functional categories for proteins identified in the phosphoproteome versus the proteome of synaptosomes.</w:t>
      </w:r>
    </w:p>
    <w:p>
      <w:pPr>
        <w:pStyle w:val="jrnlFigCaption"/>
      </w:pPr>
      <w:r>
        <w:rPr>
          <w:color w:val="#ff8000"/>
          <w:shd w:val="clear" w:color="" w:fill=""/>
        </w:rPr>
        <w:t xml:space="preserve">The comparison analysis function of Ingenuity Pathway Analysis tools was used to determine the biological functions that are significantly enriched between proteome and phosphoproteome datasets. The functions with p-value more than 0.01 were included in the analyses. Redundant functions and additional functions related to neuronal disease and neuronal development related functions were manually filtered.</w:t>
      </w:r>
    </w:p>
    <w:p>
      <w:pPr/>
      <w:r>
        <w:pict>
          <v:shape type="#_x0000_t75" style="width:500px; height:607.33695652174px; margin-left:0px; margin-top:0px; mso-position-horizontal:left; mso-position-vertical:top; mso-position-horizontal-relative:char; mso-position-vertical-relative:line; z-index:-2147483647;">
            <v:imagedata r:id="rId80" o:title=""/>
          </v:shape>
        </w:pict>
      </w:r>
    </w:p>
    <w:p>
      <w:pPr>
        <w:pStyle w:val="jrnlFigBlock"/>
      </w:pPr>
    </w:p>
    <w:p>
      <w:pPr>
        <w:pStyle w:val="jrnlFigCaption"/>
      </w:pPr>
      <w:bookmarkStart w:id="5" w:name="F2-S3"/>
      <w:bookmarkEnd w:id="5"/>
      <w:r>
        <w:rPr>
          <w:rStyle w:val="label"/>
        </w:rPr>
        <w:t xml:space="preserve">Figure 2—figure supplement 3.</w:t>
      </w:r>
      <w:r>
        <w:rPr>
          <w:color w:val="#ff8000"/>
          <w:shd w:val="clear" w:color="" w:fill=""/>
        </w:rPr>
        <w:t xml:space="preserve"> Correlation of phosphoproteome between biological replicates.</w:t>
      </w:r>
    </w:p>
    <w:p>
      <w:pPr>
        <w:pStyle w:val="jrnlFigCaption"/>
      </w:pPr>
      <w:r>
        <w:rPr>
          <w:color w:val="#ff8000"/>
          <w:shd w:val="clear" w:color="" w:fill=""/>
        </w:rPr>
        <w:t xml:space="preserve">Correlation plots depicting correlation of phosphosite between three biological replicates at Log</w:t>
      </w:r>
      <w:r>
        <w:rPr>
          <w:color w:val="#ff8000"/>
          <w:vertAlign w:val="subscript"/>
          <w:shd w:val="clear" w:color="" w:fill=""/>
        </w:rPr>
        <w:t xml:space="preserve">10 </w:t>
      </w:r>
      <w:r>
        <w:rPr>
          <w:color w:val="#ff8000"/>
          <w:shd w:val="clear" w:color="" w:fill=""/>
        </w:rPr>
        <w:t xml:space="preserve">intensity level and Log</w:t>
      </w:r>
      <w:r>
        <w:rPr>
          <w:color w:val="#ff8000"/>
          <w:vertAlign w:val="subscript"/>
          <w:shd w:val="clear" w:color="" w:fill=""/>
        </w:rPr>
        <w:t xml:space="preserve">2</w:t>
      </w:r>
      <w:r>
        <w:rPr>
          <w:color w:val="#ff8000"/>
          <w:shd w:val="clear" w:color="" w:fill=""/>
        </w:rPr>
        <w:t xml:space="preserve"> ratio of H/L level in depolarization with Ca</w:t>
      </w:r>
      <w:r>
        <w:rPr>
          <w:color w:val="#ff8000"/>
          <w:vertAlign w:val="superscript"/>
          <w:shd w:val="clear" w:color="" w:fill=""/>
        </w:rPr>
        <w:t xml:space="preserve">2+</w:t>
      </w:r>
      <w:r>
        <w:rPr>
          <w:color w:val="#ff8000"/>
          <w:shd w:val="clear" w:color="" w:fill=""/>
        </w:rPr>
        <w:t xml:space="preserve"> versus depolarization without Ca</w:t>
      </w:r>
      <w:r>
        <w:rPr>
          <w:color w:val="#ff8000"/>
          <w:vertAlign w:val="superscript"/>
          <w:shd w:val="clear" w:color="" w:fill=""/>
        </w:rPr>
        <w:t xml:space="preserve">2+</w:t>
      </w:r>
      <w:r>
        <w:rPr>
          <w:color w:val="#ff8000"/>
          <w:shd w:val="clear" w:color="" w:fill=""/>
        </w:rPr>
        <w:t xml:space="preserve"> (K</w:t>
      </w:r>
      <w:r>
        <w:rPr>
          <w:color w:val="#ff8000"/>
          <w:vertAlign w:val="superscript"/>
          <w:shd w:val="clear" w:color="" w:fill=""/>
        </w:rPr>
        <w:t xml:space="preserve">+</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versus K</w:t>
      </w:r>
      <w:r>
        <w:rPr>
          <w:color w:val="#ff8000"/>
          <w:vertAlign w:val="superscript"/>
          <w:shd w:val="clear" w:color="" w:fill=""/>
        </w:rPr>
        <w:t xml:space="preserve">+</w:t>
      </w:r>
      <w:r>
        <w:rPr>
          <w:color w:val="#ff8000"/>
          <w:shd w:val="clear" w:color="" w:fill=""/>
        </w:rPr>
        <w:t xml:space="preserve">, EGTA) comparison (</w:t>
      </w:r>
      <w:r>
        <w:rPr>
          <w:rStyle w:val="partLabel"/>
        </w:rPr>
        <w:t xml:space="preserve">A</w:t>
      </w:r>
      <w:r>
        <w:rPr>
          <w:color w:val="#ff8000"/>
          <w:shd w:val="clear" w:color="" w:fill=""/>
        </w:rPr>
        <w:t xml:space="preserve">, </w:t>
      </w:r>
      <w:r>
        <w:rPr>
          <w:rStyle w:val="partLabel"/>
        </w:rPr>
        <w:t xml:space="preserve">C</w:t>
      </w:r>
      <w:r>
        <w:rPr>
          <w:color w:val="#ff8000"/>
          <w:shd w:val="clear" w:color="" w:fill=""/>
        </w:rPr>
        <w:t xml:space="preserve">), depolarization with Ca</w:t>
      </w:r>
      <w:r>
        <w:rPr>
          <w:color w:val="#ff8000"/>
          <w:vertAlign w:val="superscript"/>
          <w:shd w:val="clear" w:color="" w:fill=""/>
        </w:rPr>
        <w:t xml:space="preserve">2+</w:t>
      </w:r>
      <w:r>
        <w:rPr>
          <w:color w:val="#ff8000"/>
          <w:shd w:val="clear" w:color="" w:fill=""/>
        </w:rPr>
        <w:t xml:space="preserve"> versus no depolarization (K</w:t>
      </w:r>
      <w:r>
        <w:rPr>
          <w:color w:val="#ff8000"/>
          <w:vertAlign w:val="superscript"/>
          <w:shd w:val="clear" w:color="" w:fill=""/>
        </w:rPr>
        <w:t xml:space="preserve">+</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versus EGTA) (</w:t>
      </w:r>
      <w:r>
        <w:rPr>
          <w:rStyle w:val="partLabel"/>
        </w:rPr>
        <w:t xml:space="preserve">B</w:t>
      </w:r>
      <w:r>
        <w:rPr>
          <w:color w:val="#ff8000"/>
          <w:shd w:val="clear" w:color="" w:fill=""/>
        </w:rPr>
        <w:t xml:space="preserve">, </w:t>
      </w:r>
      <w:r>
        <w:rPr>
          <w:rStyle w:val="partLabel"/>
        </w:rPr>
        <w:t xml:space="preserve">D</w:t>
      </w:r>
      <w:r>
        <w:rPr>
          <w:color w:val="#ff8000"/>
          <w:shd w:val="clear" w:color="" w:fill=""/>
        </w:rPr>
        <w:t xml:space="preserve">).</w:t>
      </w:r>
    </w:p>
    <w:p>
      <w:pPr/>
      <w:r>
        <w:pict>
          <v:shape type="#_x0000_t75" style="width:500px; height:464.14342629482px; margin-left:0px; margin-top:0px; mso-position-horizontal:left; mso-position-vertical:top; mso-position-horizontal-relative:char; mso-position-vertical-relative:line; z-index:-2147483647;">
            <v:imagedata r:id="rId81" o:title=""/>
          </v:shape>
        </w:pict>
      </w:r>
    </w:p>
    <w:p>
      <w:pPr>
        <w:pStyle w:val="jrnlFigBlock"/>
      </w:pPr>
    </w:p>
    <w:p>
      <w:pPr>
        <w:pStyle w:val="jrnlFigCaption"/>
      </w:pPr>
      <w:bookmarkStart w:id="6" w:name="F2-S4"/>
      <w:bookmarkEnd w:id="6"/>
      <w:r>
        <w:rPr>
          <w:rStyle w:val="label"/>
        </w:rPr>
        <w:t xml:space="preserve">Figure 2—figure supplement 4.</w:t>
      </w:r>
      <w:r>
        <w:rPr>
          <w:color w:val="#ff8000"/>
          <w:shd w:val="clear" w:color="" w:fill=""/>
        </w:rPr>
        <w:t xml:space="preserve"> Phosphorylation status and its change upon membrane depolarization.</w:t>
      </w:r>
    </w:p>
    <w:p>
      <w:pPr>
        <w:pStyle w:val="jrnlFigCaption"/>
      </w:pPr>
      <w:r>
        <w:rPr>
          <w:color w:val="#ff8000"/>
          <w:shd w:val="clear" w:color="" w:fill=""/>
        </w:rPr>
        <w:t xml:space="preserve">Distribution of quantified phosphosites in the comparison between depolarized and non-depolarized synaptosomes in the presence of EGTA. Quantification was performed by dimethyl labeling and significant outliers were determined based on two-tailed ‘Significant A’ test; p-value ≤0.05 in the Perseus module. Red dots represent phosphosites that were upregulated, and, green dots represent sites that were downregulated during depolarization. Correlation plots are shown depicting correlation of phosphosite between three biological replicates at Log</w:t>
      </w:r>
      <w:r>
        <w:rPr>
          <w:color w:val="#ff8000"/>
          <w:vertAlign w:val="subscript"/>
          <w:shd w:val="clear" w:color="" w:fill=""/>
        </w:rPr>
        <w:t xml:space="preserve">10 </w:t>
      </w:r>
      <w:r>
        <w:rPr>
          <w:color w:val="#ff8000"/>
          <w:shd w:val="clear" w:color="" w:fill=""/>
        </w:rPr>
        <w:t xml:space="preserve">intensity (</w:t>
      </w:r>
      <w:r>
        <w:rPr>
          <w:rStyle w:val="partLabel"/>
        </w:rPr>
        <w:t xml:space="preserve">B</w:t>
      </w:r>
      <w:r>
        <w:rPr>
          <w:color w:val="#ff8000"/>
          <w:shd w:val="clear" w:color="" w:fill=""/>
        </w:rPr>
        <w:t xml:space="preserve">) level and Log</w:t>
      </w:r>
      <w:r>
        <w:rPr>
          <w:color w:val="#ff8000"/>
          <w:vertAlign w:val="subscript"/>
          <w:shd w:val="clear" w:color="" w:fill=""/>
        </w:rPr>
        <w:t xml:space="preserve">2</w:t>
      </w:r>
      <w:r>
        <w:rPr>
          <w:color w:val="#ff8000"/>
          <w:shd w:val="clear" w:color="" w:fill=""/>
        </w:rPr>
        <w:t xml:space="preserve"> ratio (</w:t>
      </w:r>
      <w:r>
        <w:rPr>
          <w:rStyle w:val="partLabel"/>
        </w:rPr>
        <w:t xml:space="preserve">C</w:t>
      </w:r>
      <w:r>
        <w:rPr>
          <w:color w:val="#ff8000"/>
          <w:shd w:val="clear" w:color="" w:fill=""/>
        </w:rPr>
        <w:t xml:space="preserve">) of H/L level.</w:t>
      </w:r>
    </w:p>
    <w:p>
      <w:pPr/>
      <w:r>
        <w:pict>
          <v:shape type="#_x0000_t75" style="width:500px; height:511.62215628091px; margin-left:0px; margin-top:0px; mso-position-horizontal:left; mso-position-vertical:top; mso-position-horizontal-relative:char; mso-position-vertical-relative:line; z-index:-2147483647;">
            <v:imagedata r:id="rId82" o:title=""/>
          </v:shape>
        </w:pict>
      </w:r>
    </w:p>
    <w:p>
      <w:pPr>
        <w:pStyle w:val="jrnlFigBlock"/>
      </w:pPr>
    </w:p>
    <w:p>
      <w:pPr>
        <w:pStyle w:val="jrnlFigCaption"/>
      </w:pPr>
      <w:bookmarkStart w:id="7" w:name="F2-S5"/>
      <w:bookmarkEnd w:id="7"/>
      <w:r>
        <w:rPr>
          <w:rStyle w:val="label"/>
        </w:rPr>
        <w:t xml:space="preserve">Figure 2—figure supplement 5.</w:t>
      </w:r>
      <w:r>
        <w:rPr>
          <w:color w:val="#ff8000"/>
          <w:shd w:val="clear" w:color="" w:fill=""/>
        </w:rPr>
        <w:t xml:space="preserve"> MS1 and MS/MS spectrum of synapsin Ser603 and dynamin Ser774.</w:t>
      </w:r>
    </w:p>
    <w:p>
      <w:pPr>
        <w:pStyle w:val="jrnlFigCaption"/>
      </w:pPr>
      <w:r>
        <w:rPr>
          <w:color w:val="#ff8000"/>
          <w:shd w:val="clear" w:color="" w:fill=""/>
        </w:rPr>
        <w:t xml:space="preserve">Partial spectra of mass spectrometric survey scans in MS1 (precursor spectra) containing phosphopeptides of synapsin Ser603 (</w:t>
      </w:r>
      <w:r>
        <w:rPr>
          <w:rStyle w:val="partLabel"/>
        </w:rPr>
        <w:t xml:space="preserve">A</w:t>
      </w:r>
      <w:r>
        <w:rPr>
          <w:color w:val="#ff8000"/>
          <w:shd w:val="clear" w:color="" w:fill=""/>
        </w:rPr>
        <w:t xml:space="preserve">) and dynamin S774 (</w:t>
      </w:r>
      <w:r>
        <w:rPr>
          <w:rStyle w:val="partLabel"/>
        </w:rPr>
        <w:t xml:space="preserve">B</w:t>
      </w:r>
      <w:r>
        <w:rPr>
          <w:color w:val="#ff8000"/>
          <w:shd w:val="clear" w:color="" w:fill=""/>
        </w:rPr>
        <w:t xml:space="preserve">) in light (K</w:t>
      </w:r>
      <w:r>
        <w:rPr>
          <w:color w:val="#ff8000"/>
          <w:vertAlign w:val="superscript"/>
          <w:shd w:val="clear" w:color="" w:fill=""/>
        </w:rPr>
        <w:t xml:space="preserve">+</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and heavy (K</w:t>
      </w:r>
      <w:r>
        <w:rPr>
          <w:color w:val="#ff8000"/>
          <w:vertAlign w:val="superscript"/>
          <w:shd w:val="clear" w:color="" w:fill=""/>
        </w:rPr>
        <w:t xml:space="preserve">+</w:t>
      </w:r>
      <w:r>
        <w:rPr>
          <w:color w:val="#ff8000"/>
          <w:shd w:val="clear" w:color="" w:fill=""/>
        </w:rPr>
        <w:t xml:space="preserve">, EGTA) isotopic pattern that is used to calculated the relative abundances. MS/MS spectra resulting from HCD fragmentation of phosphopeptides containing synapsin Ser603 </w:t>
      </w:r>
      <w:r>
        <w:rPr>
          <w:color w:val="#ff8000"/>
          <w:i/>
          <w:iCs/>
          <w:shd w:val="clear" w:color="" w:fill=""/>
        </w:rPr>
        <w:t xml:space="preserve">m/z</w:t>
      </w:r>
      <w:r>
        <w:rPr>
          <w:color w:val="#ff8000"/>
          <w:shd w:val="clear" w:color="" w:fill=""/>
        </w:rPr>
        <w:t xml:space="preserve"> 538.7478</w:t>
      </w:r>
      <w:r>
        <w:rPr>
          <w:color w:val="#ff8000"/>
          <w:vertAlign w:val="superscript"/>
          <w:shd w:val="clear" w:color="" w:fill=""/>
        </w:rPr>
        <w:t xml:space="preserve">2+ </w:t>
      </w:r>
      <w:r>
        <w:rPr>
          <w:color w:val="#ff8000"/>
          <w:shd w:val="clear" w:color="" w:fill=""/>
        </w:rPr>
        <w:t xml:space="preserve">(</w:t>
      </w:r>
      <w:r>
        <w:rPr>
          <w:rStyle w:val="partLabel"/>
        </w:rPr>
        <w:t xml:space="preserve">C</w:t>
      </w:r>
      <w:r>
        <w:rPr>
          <w:color w:val="#ff8000"/>
          <w:shd w:val="clear" w:color="" w:fill=""/>
        </w:rPr>
        <w:t xml:space="preserve">) and dynamin Ser774 </w:t>
      </w:r>
      <w:r>
        <w:rPr>
          <w:color w:val="#ff8000"/>
          <w:i/>
          <w:iCs/>
          <w:shd w:val="clear" w:color="" w:fill=""/>
        </w:rPr>
        <w:t xml:space="preserve">m/z</w:t>
      </w:r>
      <w:r>
        <w:rPr>
          <w:color w:val="#ff8000"/>
          <w:shd w:val="clear" w:color="" w:fill=""/>
        </w:rPr>
        <w:t xml:space="preserve"> 703.2123</w:t>
      </w:r>
      <w:r>
        <w:rPr>
          <w:color w:val="#ff8000"/>
          <w:vertAlign w:val="superscript"/>
          <w:shd w:val="clear" w:color="" w:fill=""/>
        </w:rPr>
        <w:t xml:space="preserve">2+ </w:t>
      </w:r>
      <w:r>
        <w:rPr>
          <w:color w:val="#ff8000"/>
          <w:shd w:val="clear" w:color="" w:fill=""/>
        </w:rPr>
        <w:t xml:space="preserve">(</w:t>
      </w:r>
      <w:r>
        <w:rPr>
          <w:rStyle w:val="partLabel"/>
        </w:rPr>
        <w:t xml:space="preserve">D</w:t>
      </w:r>
      <w:r>
        <w:rPr>
          <w:color w:val="#ff8000"/>
          <w:shd w:val="clear" w:color="" w:fill=""/>
        </w:rPr>
        <w:t xml:space="preserve">), respectively, showing the phosphopeptides _QAS(ph)QAGPGPR_ and _RS(ph)PTS(ph)SPTPQR. Both of these phosphopeptides were eluted in the first fraction of SCX. MaxQuant Viewer (version 1.5.0.25) was used to illustrate the spectra.</w:t>
      </w:r>
    </w:p>
    <w:p>
      <w:pPr/>
      <w:r>
        <w:pict>
          <v:shape type="#_x0000_t75" style="width:500px; height:768.88020833333px; margin-left:0px; margin-top:0px; mso-position-horizontal:left; mso-position-vertical:top; mso-position-horizontal-relative:char; mso-position-vertical-relative:line; z-index:-2147483647;">
            <v:imagedata r:id="rId83" o:title=""/>
          </v:shape>
        </w:pict>
      </w:r>
    </w:p>
    <w:p>
      <w:pPr>
        <w:pStyle w:val="jrnlSecPara"/>
      </w:pPr>
      <w:r>
        <w:rPr>
          <w:sz w:val="22"/>
          <w:szCs w:val="22"/>
          <w:shd w:val="clear" w:color="" w:fill=""/>
        </w:rPr>
        <w:t xml:space="preserve">To check whether depolarization alone leads to changes in the phosphorylation state of proteins, we compared the phosphoproteome of depolarized with non-depolarized synaptosomes in the presence of the calcium chelator EGTA. Although some statistically significant changes were observed, they were less pronounced and clustered close to the threshold (compare </w:t>
      </w:r>
      <w:hyperlink w:anchor="F2" w:history="1">
        <w:r>
          <w:rPr>
            <w:rStyle w:val="jrnlFigRef"/>
          </w:rPr>
          <w:t xml:space="preserve">Figure 2A and B</w:t>
        </w:r>
      </w:hyperlink>
      <w:r>
        <w:rPr>
          <w:sz w:val="22"/>
          <w:szCs w:val="22"/>
          <w:shd w:val="clear" w:color="" w:fill=""/>
        </w:rPr>
        <w:t xml:space="preserve"> with </w:t>
      </w:r>
      <w:hyperlink w:anchor="F2-S4" w:history="1">
        <w:r>
          <w:rPr>
            <w:rStyle w:val="jrnlFigRef"/>
          </w:rPr>
          <w:t xml:space="preserve">Figure 2—figure supplement 4A</w:t>
        </w:r>
      </w:hyperlink>
      <w:r>
        <w:rPr>
          <w:sz w:val="22"/>
          <w:szCs w:val="22"/>
          <w:shd w:val="clear" w:color="" w:fill=""/>
        </w:rPr>
        <w:t xml:space="preserve">). Moreover, the correlation of the ratios was low (</w:t>
      </w:r>
      <w:hyperlink w:anchor="F2-S4" w:history="1">
        <w:r>
          <w:rPr>
            <w:rStyle w:val="jrnlFigRef"/>
          </w:rPr>
          <w:t xml:space="preserve">Figure 2—figure supplement 4C</w:t>
        </w:r>
      </w:hyperlink>
      <w:r>
        <w:rPr>
          <w:sz w:val="22"/>
          <w:szCs w:val="22"/>
          <w:shd w:val="clear" w:color="" w:fill=""/>
        </w:rPr>
        <w:t xml:space="preserve">) although the Pearson correlation of the intensities was high (</w:t>
      </w:r>
      <w:hyperlink w:anchor="F2-S4" w:history="1">
        <w:r>
          <w:rPr>
            <w:rStyle w:val="jrnlFigRef"/>
          </w:rPr>
          <w:t xml:space="preserve">Figure 2—figure supplement 4B</w:t>
        </w:r>
      </w:hyperlink>
      <w:r>
        <w:rPr>
          <w:sz w:val="22"/>
          <w:szCs w:val="22"/>
          <w:shd w:val="clear" w:color="" w:fill=""/>
        </w:rPr>
        <w:t xml:space="preserve">). For these reasons, this comparison was not considered in our further analysis.</w:t>
      </w:r>
    </w:p>
    <w:p/>
    <w:p>
      <w:pPr>
        <w:pStyle w:val="jrnlHead2"/>
      </w:pPr>
      <w:r>
        <w:rPr>
          <w:color w:val="#134985"/>
          <w:sz w:val="46"/>
          <w:szCs w:val="46"/>
          <w:b/>
          <w:shd w:val="clear" w:color="" w:fill=""/>
        </w:rPr>
        <w:t xml:space="preserve">Activity-dependent phosphorylation changes in presynaptic proteins</w:t>
      </w:r>
    </w:p>
    <w:p>
      <w:pPr>
        <w:pStyle w:val="jrnlSecPara"/>
      </w:pPr>
      <w:r>
        <w:rPr>
          <w:sz w:val="22"/>
          <w:szCs w:val="22"/>
          <w:shd w:val="clear" w:color="" w:fill=""/>
        </w:rPr>
        <w:t xml:space="preserve">Given that the large number of phosphosites detected were unchanged in the relatively large number of quantified phosphorylation sites, the corresponding small fraction of sites that underwent stimulation dependent changes is highly significant and potentially of importance in regulating neurotransmitter release. To gain an overview about the functional properties of the proteins exhibiting phosphosite changes in the two comparisons, we annotated them manually and classified into 15 groups based on their function and localization (</w:t>
      </w:r>
      <w:hyperlink w:anchor="F3" w:history="1">
        <w:r>
          <w:rPr>
            <w:rStyle w:val="jrnlFigRef"/>
          </w:rPr>
          <w:t xml:space="preserve">Figure 3</w:t>
        </w:r>
      </w:hyperlink>
      <w:r>
        <w:rPr>
          <w:sz w:val="22"/>
          <w:szCs w:val="22"/>
          <w:shd w:val="clear" w:color="" w:fill=""/>
        </w:rPr>
        <w:t xml:space="preserve">). With only a few exceptions (e.g. translation/transcription or neurotransmitter metabolism related proteins), proteins undergoing phosphorylation changes during Ca</w:t>
      </w:r>
      <w:r>
        <w:rPr>
          <w:sz w:val="22"/>
          <w:szCs w:val="22"/>
          <w:vertAlign w:val="superscript"/>
          <w:shd w:val="clear" w:color="" w:fill=""/>
        </w:rPr>
        <w:t xml:space="preserve">2+</w:t>
      </w:r>
      <w:r>
        <w:rPr>
          <w:sz w:val="22"/>
          <w:szCs w:val="22"/>
          <w:shd w:val="clear" w:color="" w:fill=""/>
        </w:rPr>
        <w:t xml:space="preserve">-dependent stimulation are all involved in synaptic vesicle trafficking or in presynaptic signaling (</w:t>
      </w:r>
      <w:hyperlink w:anchor="F3" w:history="1">
        <w:r>
          <w:rPr>
            <w:rStyle w:val="jrnlFigRef"/>
          </w:rPr>
          <w:t xml:space="preserve">Figure 3A and B</w:t>
        </w:r>
      </w:hyperlink>
      <w:r>
        <w:rPr>
          <w:sz w:val="22"/>
          <w:szCs w:val="22"/>
          <w:shd w:val="clear" w:color="" w:fill=""/>
        </w:rPr>
        <w:t xml:space="preserve">), again documenting the specificity of the experimental approach. Note that postsynaptic proteins, particularly proteins associated with the post synaptic density, were largely missing (</w:t>
      </w:r>
      <w:hyperlink w:anchor="F3" w:history="1">
        <w:r>
          <w:rPr>
            <w:rStyle w:val="jrnlFigRef"/>
          </w:rPr>
          <w:t xml:space="preserve">Figure 3A and B</w:t>
        </w:r>
      </w:hyperlink>
      <w:r>
        <w:rPr>
          <w:sz w:val="22"/>
          <w:szCs w:val="22"/>
          <w:shd w:val="clear" w:color="" w:fill=""/>
        </w:rPr>
        <w:t xml:space="preserve">).</w:t>
      </w:r>
    </w:p>
    <w:p>
      <w:pPr>
        <w:pStyle w:val="jrnlFigBlock"/>
      </w:pPr>
    </w:p>
    <w:p>
      <w:pPr>
        <w:pStyle w:val="jrnlFigCaption"/>
      </w:pPr>
      <w:bookmarkStart w:id="8" w:name="F3"/>
      <w:bookmarkEnd w:id="8"/>
      <w:r>
        <w:rPr>
          <w:rStyle w:val="label"/>
        </w:rPr>
        <w:t xml:space="preserve">Figure 3.</w:t>
      </w:r>
      <w:r>
        <w:rPr>
          <w:color w:val="#ff8000"/>
          <w:shd w:val="clear" w:color="" w:fill=""/>
        </w:rPr>
        <w:t xml:space="preserve"> Overview of the regulated phosphosites, based on corresponding grouping of protein functions.</w:t>
      </w:r>
    </w:p>
    <w:p>
      <w:pPr>
        <w:pStyle w:val="jrnlFigCaption"/>
      </w:pPr>
      <w:r>
        <w:rPr>
          <w:color w:val="#ff8000"/>
          <w:shd w:val="clear" w:color="" w:fill=""/>
        </w:rPr>
        <w:t xml:space="preserve">Proteins containing regulated phosphosites were individually divided into 15 groups as described previously (</w:t>
      </w:r>
      <w:hyperlink w:anchor="R11" w:history="1">
        <w:r>
          <w:rPr>
            <w:rStyle w:val="jrnlBibRef"/>
          </w:rPr>
          <w:t xml:space="preserve">Boyken et al., 2013</w:t>
        </w:r>
      </w:hyperlink>
      <w:r>
        <w:rPr>
          <w:color w:val="#ff8000"/>
          <w:shd w:val="clear" w:color="" w:fill=""/>
        </w:rPr>
        <w:t xml:space="preserve">). Proteins with function/localization other than listed or uncharacterized proteins were grouped into the 'other' category.</w:t>
      </w:r>
    </w:p>
    <w:p>
      <w:pPr/>
      <w:r>
        <w:pict>
          <v:shape type="#_x0000_t75" style="width:500px; height:469.07216494845px; margin-left:0px; margin-top:0px; mso-position-horizontal:left; mso-position-vertical:top; mso-position-horizontal-relative:char; mso-position-vertical-relative:line; z-index:-2147483647;">
            <v:imagedata r:id="rId87" o:title=""/>
          </v:shape>
        </w:pict>
      </w:r>
    </w:p>
    <w:p>
      <w:pPr>
        <w:pStyle w:val="jrnlSecPara"/>
      </w:pPr>
      <w:r>
        <w:rPr>
          <w:sz w:val="22"/>
          <w:szCs w:val="22"/>
          <w:shd w:val="clear" w:color="" w:fill=""/>
        </w:rPr>
        <w:t xml:space="preserve">A more detailed representation of the quantified phosphosites is shown in </w:t>
      </w:r>
      <w:hyperlink w:anchor="F4" w:history="1">
        <w:r>
          <w:rPr>
            <w:rStyle w:val="jrnlFigRef"/>
          </w:rPr>
          <w:t xml:space="preserve">Figure 4</w:t>
        </w:r>
      </w:hyperlink>
      <w:r>
        <w:rPr>
          <w:sz w:val="22"/>
          <w:szCs w:val="22"/>
          <w:shd w:val="clear" w:color="" w:fill=""/>
        </w:rPr>
        <w:t xml:space="preserve">. Here, the size of the circles is proportional to the total number of quantified phosphosites in the two comparisons. Red, green and white areas in the circles are proportional to the number of up, down and non-regulated phosphosites, respectively. The lines connecting the proteins show the interaction of the proteins based on STRING database and literature mining (Active Zone (AZ) proteins (</w:t>
      </w:r>
      <w:hyperlink w:anchor="R71" w:history="1">
        <w:r>
          <w:rPr>
            <w:rStyle w:val="jrnlBibRef"/>
          </w:rPr>
          <w:t xml:space="preserve">Ohtsuka et al., 2002</w:t>
        </w:r>
      </w:hyperlink>
      <w:r>
        <w:rPr>
          <w:sz w:val="22"/>
          <w:szCs w:val="22"/>
          <w:shd w:val="clear" w:color="" w:fill=""/>
        </w:rPr>
        <w:t xml:space="preserve">; </w:t>
      </w:r>
      <w:hyperlink w:anchor="R81" w:history="1">
        <w:r>
          <w:rPr>
            <w:rStyle w:val="jrnlBibRef"/>
          </w:rPr>
          <w:t xml:space="preserve">Schoch et al., 2002</w:t>
        </w:r>
      </w:hyperlink>
      <w:r>
        <w:rPr>
          <w:sz w:val="22"/>
          <w:szCs w:val="22"/>
          <w:shd w:val="clear" w:color="" w:fill=""/>
        </w:rPr>
        <w:t xml:space="preserve">; </w:t>
      </w:r>
      <w:hyperlink w:anchor="R106" w:history="1">
        <w:r>
          <w:rPr>
            <w:rStyle w:val="jrnlBibRef"/>
          </w:rPr>
          <w:t xml:space="preserve">Wang et al., 2002</w:t>
        </w:r>
      </w:hyperlink>
      <w:r>
        <w:rPr>
          <w:sz w:val="22"/>
          <w:szCs w:val="22"/>
          <w:shd w:val="clear" w:color="" w:fill=""/>
        </w:rPr>
        <w:t xml:space="preserve">; </w:t>
      </w:r>
      <w:hyperlink w:anchor="R95" w:history="1">
        <w:r>
          <w:rPr>
            <w:rStyle w:val="jrnlBibRef"/>
          </w:rPr>
          <w:t xml:space="preserve">Takao-Rikitsu et al., 2004</w:t>
        </w:r>
      </w:hyperlink>
      <w:r>
        <w:rPr>
          <w:sz w:val="22"/>
          <w:szCs w:val="22"/>
          <w:shd w:val="clear" w:color="" w:fill=""/>
        </w:rPr>
        <w:t xml:space="preserve">; </w:t>
      </w:r>
      <w:hyperlink w:anchor="R60" w:history="1">
        <w:r>
          <w:rPr>
            <w:rStyle w:val="jrnlBibRef"/>
          </w:rPr>
          <w:t xml:space="preserve">Lu et al., 2005</w:t>
        </w:r>
      </w:hyperlink>
      <w:r>
        <w:rPr>
          <w:sz w:val="22"/>
          <w:szCs w:val="22"/>
          <w:shd w:val="clear" w:color="" w:fill=""/>
        </w:rPr>
        <w:t xml:space="preserve">; </w:t>
      </w:r>
      <w:hyperlink w:anchor="R82" w:history="1">
        <w:r>
          <w:rPr>
            <w:rStyle w:val="jrnlBibRef"/>
          </w:rPr>
          <w:t xml:space="preserve">Schoch and Gundelfinger, 2006</w:t>
        </w:r>
      </w:hyperlink>
      <w:r>
        <w:rPr>
          <w:sz w:val="22"/>
          <w:szCs w:val="22"/>
          <w:shd w:val="clear" w:color="" w:fill=""/>
        </w:rPr>
        <w:t xml:space="preserve">; </w:t>
      </w:r>
      <w:hyperlink w:anchor="R107" w:history="1">
        <w:r>
          <w:rPr>
            <w:rStyle w:val="jrnlBibRef"/>
          </w:rPr>
          <w:t xml:space="preserve">Wang et al., 2009</w:t>
        </w:r>
      </w:hyperlink>
      <w:r>
        <w:rPr>
          <w:sz w:val="22"/>
          <w:szCs w:val="22"/>
          <w:shd w:val="clear" w:color="" w:fill=""/>
        </w:rPr>
        <w:t xml:space="preserve">), Clathrin Mediated Endocytosis (CME) proteins (</w:t>
      </w:r>
      <w:hyperlink w:anchor="R78" w:history="1">
        <w:r>
          <w:rPr>
            <w:rStyle w:val="jrnlBibRef"/>
          </w:rPr>
          <w:t xml:space="preserve">Ringstad et al., 1997</w:t>
        </w:r>
      </w:hyperlink>
      <w:r>
        <w:rPr>
          <w:sz w:val="22"/>
          <w:szCs w:val="22"/>
          <w:shd w:val="clear" w:color="" w:fill=""/>
        </w:rPr>
        <w:t xml:space="preserve">; </w:t>
      </w:r>
      <w:hyperlink w:anchor="R2" w:history="1">
        <w:r>
          <w:rPr>
            <w:rStyle w:val="jrnlBibRef"/>
          </w:rPr>
          <w:t xml:space="preserve">Anggono et al., 2006</w:t>
        </w:r>
      </w:hyperlink>
      <w:r>
        <w:rPr>
          <w:sz w:val="22"/>
          <w:szCs w:val="22"/>
          <w:shd w:val="clear" w:color="" w:fill=""/>
        </w:rPr>
        <w:t xml:space="preserve">; </w:t>
      </w:r>
      <w:hyperlink w:anchor="R3" w:history="1">
        <w:r>
          <w:rPr>
            <w:rStyle w:val="jrnlBibRef"/>
          </w:rPr>
          <w:t xml:space="preserve">Anggono and Robinson, 2007</w:t>
        </w:r>
      </w:hyperlink>
      <w:r>
        <w:rPr>
          <w:sz w:val="22"/>
          <w:szCs w:val="22"/>
          <w:shd w:val="clear" w:color="" w:fill=""/>
        </w:rPr>
        <w:t xml:space="preserve">)). The figure shows that protein groups involved in synaptic vesicle recycling that exhibit stimulation-dependent changes in phosphorylation include active zone proteins, synaptic vesicle proteins, endocytotic proteins, and few proteins in the presynaptic plasma membrane (mainly ion channels). In addition, it is evident that some of the proteins (e.g. bassoon, RIM1, synapsin1, dynamin1) contain multiple phosphorylation sites that can undergo parallel phosphorylation and dephosphorylations. Surprisingly, proteins of the active zone were most heavily phosphorylated, which is discussed further below.</w:t>
      </w:r>
    </w:p>
    <w:p>
      <w:pPr>
        <w:pStyle w:val="jrnlFigBlock"/>
      </w:pPr>
    </w:p>
    <w:p>
      <w:pPr>
        <w:pStyle w:val="jrnlFigCaption"/>
      </w:pPr>
      <w:bookmarkStart w:id="9" w:name="F4"/>
      <w:bookmarkEnd w:id="9"/>
      <w:r>
        <w:rPr>
          <w:rStyle w:val="label"/>
        </w:rPr>
        <w:t xml:space="preserve">Figure 4.</w:t>
      </w:r>
      <w:r>
        <w:rPr>
          <w:color w:val="#ff8000"/>
          <w:shd w:val="clear" w:color="" w:fill=""/>
        </w:rPr>
        <w:t xml:space="preserve"> Changes in the phosphorylation status of proteins involved in synaptic vesicle trafficking following stimulation.</w:t>
      </w:r>
    </w:p>
    <w:p>
      <w:pPr>
        <w:pStyle w:val="jrnlFigCaption"/>
      </w:pPr>
      <w:r>
        <w:rPr>
          <w:color w:val="#ff8000"/>
          <w:shd w:val="clear" w:color="" w:fill=""/>
        </w:rPr>
        <w:t xml:space="preserve">Overview of changes in the phosphorylation status of Active Zone proteins (AZ), synaptic vesicle proteins (SV), proteins involved in Clathrin Mediated Endocytosis (CME) and Plasma Membrane proteins (PM) in the two pair-wise comparisons: (</w:t>
      </w:r>
      <w:r>
        <w:rPr>
          <w:rStyle w:val="partLabel"/>
        </w:rPr>
        <w:t xml:space="preserve">A</w:t>
      </w:r>
      <w:r>
        <w:rPr>
          <w:color w:val="#ff8000"/>
          <w:shd w:val="clear" w:color="" w:fill=""/>
        </w:rPr>
        <w:t xml:space="preserve">) depolarization with Ca</w:t>
      </w:r>
      <w:r>
        <w:rPr>
          <w:color w:val="#ff8000"/>
          <w:vertAlign w:val="superscript"/>
          <w:shd w:val="clear" w:color="" w:fill=""/>
        </w:rPr>
        <w:t xml:space="preserve">2+</w:t>
      </w:r>
      <w:r>
        <w:rPr>
          <w:color w:val="#ff8000"/>
          <w:shd w:val="clear" w:color="" w:fill=""/>
        </w:rPr>
        <w:t xml:space="preserve"> versus depolarization without Ca</w:t>
      </w:r>
      <w:r>
        <w:rPr>
          <w:color w:val="#ff8000"/>
          <w:vertAlign w:val="superscript"/>
          <w:shd w:val="clear" w:color="" w:fill=""/>
        </w:rPr>
        <w:t xml:space="preserve">2+</w:t>
      </w:r>
      <w:r>
        <w:rPr>
          <w:color w:val="#ff8000"/>
          <w:shd w:val="clear" w:color="" w:fill=""/>
        </w:rPr>
        <w:t xml:space="preserve"> (K</w:t>
      </w:r>
      <w:r>
        <w:rPr>
          <w:color w:val="#ff8000"/>
          <w:vertAlign w:val="superscript"/>
          <w:shd w:val="clear" w:color="" w:fill=""/>
        </w:rPr>
        <w:t xml:space="preserve">+</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versus K</w:t>
      </w:r>
      <w:r>
        <w:rPr>
          <w:color w:val="#ff8000"/>
          <w:vertAlign w:val="superscript"/>
          <w:shd w:val="clear" w:color="" w:fill=""/>
        </w:rPr>
        <w:t xml:space="preserve">+</w:t>
      </w:r>
      <w:r>
        <w:rPr>
          <w:color w:val="#ff8000"/>
          <w:shd w:val="clear" w:color="" w:fill=""/>
        </w:rPr>
        <w:t xml:space="preserve">, EGTA) (</w:t>
      </w:r>
      <w:r>
        <w:rPr>
          <w:rStyle w:val="partLabel"/>
        </w:rPr>
        <w:t xml:space="preserve">B</w:t>
      </w:r>
      <w:r>
        <w:rPr>
          <w:color w:val="#ff8000"/>
          <w:shd w:val="clear" w:color="" w:fill=""/>
        </w:rPr>
        <w:t xml:space="preserve">) depolarization with Ca</w:t>
      </w:r>
      <w:r>
        <w:rPr>
          <w:color w:val="#ff8000"/>
          <w:vertAlign w:val="superscript"/>
          <w:shd w:val="clear" w:color="" w:fill=""/>
        </w:rPr>
        <w:t xml:space="preserve">2+</w:t>
      </w:r>
      <w:r>
        <w:rPr>
          <w:color w:val="#ff8000"/>
          <w:shd w:val="clear" w:color="" w:fill=""/>
        </w:rPr>
        <w:t xml:space="preserve"> versus no depolarization (K</w:t>
      </w:r>
      <w:r>
        <w:rPr>
          <w:color w:val="#ff8000"/>
          <w:vertAlign w:val="superscript"/>
          <w:shd w:val="clear" w:color="" w:fill=""/>
        </w:rPr>
        <w:t xml:space="preserve">+</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versus EGTA). The circles are proportional to the number of quantified phosphosites in the two conditions. The red, green and white area in each circle is proportional to the number of up, down and nonregulated phosphosites, respectively. The dotted lines connecting the circles show the interactions of the proteins based on STRING database and literature mining (references included in the main text; for a glossary of the abbreviations see supplemental </w:t>
      </w:r>
      <w:hyperlink w:anchor="F4-SD1" w:history="1">
        <w:r>
          <w:rPr>
            <w:rStyle w:val="jrnlFigRef"/>
          </w:rPr>
          <w:t xml:space="preserve">Figure 4—source data 1</w:t>
        </w:r>
      </w:hyperlink>
      <w:r>
        <w:rPr>
          <w:color w:val="#ff8000"/>
          <w:shd w:val="clear" w:color="" w:fill=""/>
        </w:rPr>
        <w:t xml:space="preserve">.</w:t>
      </w:r>
    </w:p>
    <w:p>
      <w:pPr/>
      <w:r>
        <w:pict>
          <v:shape type="#_x0000_t75" style="width:500px; height:484.54882571075px; margin-left:0px; margin-top:0px; mso-position-horizontal:left; mso-position-vertical:top; mso-position-horizontal-relative:char; mso-position-vertical-relative:line; z-index:-2147483647;">
            <v:imagedata r:id="rId99" o:title=""/>
          </v:shape>
        </w:pict>
      </w:r>
    </w:p>
    <w:p>
      <w:pPr>
        <w:pStyle w:val="jrnlFigBlock"/>
      </w:pPr>
    </w:p>
    <w:p>
      <w:pPr>
        <w:pStyle w:val="jrnlFigCaption"/>
      </w:pPr>
      <w:bookmarkStart w:id="10" w:name="F4-SD1"/>
      <w:bookmarkEnd w:id="10"/>
      <w:r>
        <w:rPr>
          <w:rStyle w:val="label"/>
        </w:rPr>
        <w:t xml:space="preserve">Figure 4—source data 1.</w:t>
      </w:r>
      <w:r>
        <w:rPr>
          <w:color w:val="#ff8000"/>
          <w:shd w:val="clear" w:color="" w:fill=""/>
        </w:rPr>
        <w:t xml:space="preserve"> Protein name, Gene name, Uniprot ID and abbreviation of proteins shown in </w:t>
      </w:r>
      <w:hyperlink w:anchor="F4" w:history="1">
        <w:r>
          <w:rPr>
            <w:rStyle w:val="jrnlFigRef"/>
          </w:rPr>
          <w:t xml:space="preserve">Figure 4</w:t>
        </w:r>
      </w:hyperlink>
      <w:r>
        <w:rPr>
          <w:color w:val="#ff8000"/>
          <w:shd w:val="clear" w:color="" w:fill=""/>
        </w:rPr>
        <w:t xml:space="preserve">.</w:t>
      </w:r>
    </w:p>
    <w:p>
      <w:pPr>
        <w:pStyle w:val=""/>
      </w:pPr>
      <w:hyperlink r:id="rId100" w:history="1">
        <w:r>
          <w:rPr>
            <w:color w:val="blue"/>
            <w:u w:val="single"/>
          </w:rPr>
          <w:t xml:space="preserve">Figure_4_source_data_1</w:t>
        </w:r>
      </w:hyperlink>
      <w:r>
        <w:rPr>
          <w:shd w:val="clear" w:color="" w:fill=""/>
        </w:rPr>
        <w:t xml:space="preserve"> </w:t>
      </w:r>
    </w:p>
    <w:p>
      <w:pPr>
        <w:pStyle w:val="jrnlSecPara"/>
      </w:pPr>
      <w:r>
        <w:rPr>
          <w:sz w:val="22"/>
          <w:szCs w:val="22"/>
          <w:shd w:val="clear" w:color="" w:fill=""/>
        </w:rPr>
        <w:t xml:space="preserve">With few exceptions, most of the phosphosites in the Clathrin-Mediated Endocytosis (CME) functional group were dephosphorylated upon stimulation in the presence of Ca</w:t>
      </w:r>
      <w:r>
        <w:rPr>
          <w:sz w:val="22"/>
          <w:szCs w:val="22"/>
          <w:vertAlign w:val="superscript"/>
          <w:shd w:val="clear" w:color="" w:fill=""/>
        </w:rPr>
        <w:t xml:space="preserve">2+ </w:t>
      </w:r>
      <w:r>
        <w:rPr>
          <w:sz w:val="22"/>
          <w:szCs w:val="22"/>
          <w:shd w:val="clear" w:color="" w:fill=""/>
        </w:rPr>
        <w:t xml:space="preserve">(13 out of 15 regulated phosphosites in the depolarization with Ca</w:t>
      </w:r>
      <w:r>
        <w:rPr>
          <w:sz w:val="22"/>
          <w:szCs w:val="22"/>
          <w:vertAlign w:val="superscript"/>
          <w:shd w:val="clear" w:color="" w:fill=""/>
        </w:rPr>
        <w:t xml:space="preserve">2+ </w:t>
      </w:r>
      <w:r>
        <w:rPr>
          <w:sz w:val="22"/>
          <w:szCs w:val="22"/>
          <w:shd w:val="clear" w:color="" w:fill=""/>
        </w:rPr>
        <w:t xml:space="preserve">versus depolarization without Ca</w:t>
      </w:r>
      <w:r>
        <w:rPr>
          <w:sz w:val="22"/>
          <w:szCs w:val="22"/>
          <w:vertAlign w:val="superscript"/>
          <w:shd w:val="clear" w:color="" w:fill=""/>
        </w:rPr>
        <w:t xml:space="preserve">2+</w:t>
      </w:r>
      <w:r>
        <w:rPr>
          <w:sz w:val="22"/>
          <w:szCs w:val="22"/>
          <w:shd w:val="clear" w:color="" w:fill=""/>
        </w:rPr>
        <w:t xml:space="preserve"> comparison and 12 out 17 in the depolarization with Ca</w:t>
      </w:r>
      <w:r>
        <w:rPr>
          <w:sz w:val="22"/>
          <w:szCs w:val="22"/>
          <w:vertAlign w:val="superscript"/>
          <w:shd w:val="clear" w:color="" w:fill=""/>
        </w:rPr>
        <w:t xml:space="preserve">2+ </w:t>
      </w:r>
      <w:r>
        <w:rPr>
          <w:sz w:val="22"/>
          <w:szCs w:val="22"/>
          <w:shd w:val="clear" w:color="" w:fill=""/>
        </w:rPr>
        <w:t xml:space="preserve">versus no depolarization comparison) (</w:t>
      </w:r>
      <w:hyperlink w:anchor="F4" w:history="1">
        <w:r>
          <w:rPr>
            <w:rStyle w:val="jrnlFigRef"/>
          </w:rPr>
          <w:t xml:space="preserve">Figure 4A and B</w:t>
        </w:r>
      </w:hyperlink>
      <w:r>
        <w:rPr>
          <w:sz w:val="22"/>
          <w:szCs w:val="22"/>
          <w:shd w:val="clear" w:color="" w:fill=""/>
        </w:rPr>
        <w:t xml:space="preserve">). This is in agreement with the previous report (</w:t>
      </w:r>
      <w:hyperlink w:anchor="R24" w:history="1">
        <w:r>
          <w:rPr>
            <w:rStyle w:val="jrnlBibRef"/>
          </w:rPr>
          <w:t xml:space="preserve">Cousin and Robinson, 2001</w:t>
        </w:r>
      </w:hyperlink>
      <w:r>
        <w:rPr>
          <w:sz w:val="22"/>
          <w:szCs w:val="22"/>
          <w:shd w:val="clear" w:color="" w:fill=""/>
        </w:rPr>
        <w:t xml:space="preserve">). Phosphorylation/dephosphorylation of CME proteins was proposed to serve two related functions. First, phosphorylation regulates the interactions between different CME proteins. For example, phosphorylation of the adaptor protein AP180 weakens its interaction with the AP-2 adaptor complex, which is required for synaptic vesicle endocytosis (</w:t>
      </w:r>
      <w:hyperlink w:anchor="R41" w:history="1">
        <w:r>
          <w:rPr>
            <w:rStyle w:val="jrnlBibRef"/>
          </w:rPr>
          <w:t xml:space="preserve">Hao et al., 1999</w:t>
        </w:r>
      </w:hyperlink>
      <w:r>
        <w:rPr>
          <w:sz w:val="22"/>
          <w:szCs w:val="22"/>
          <w:shd w:val="clear" w:color="" w:fill=""/>
        </w:rPr>
        <w:t xml:space="preserve">). In our dataset, three AP180 phosphosites (Ser600, Ser621 and Ser627) are dephosphorylated, one of which (Ser627) is located in the reported binding site. Second, phosphorylation generally weakens the affinity towards membranes containing acidic lipids and thus promotes dissociation of coat proteins. For instance, phosphorylation of dynamin1 by PKC at Ser795 prevents its association with phospholipids (</w:t>
      </w:r>
      <w:hyperlink w:anchor="R75" w:history="1">
        <w:r>
          <w:rPr>
            <w:rStyle w:val="jrnlBibRef"/>
          </w:rPr>
          <w:t xml:space="preserve">Powell et al., 2000</w:t>
        </w:r>
      </w:hyperlink>
      <w:r>
        <w:rPr>
          <w:sz w:val="22"/>
          <w:szCs w:val="22"/>
          <w:shd w:val="clear" w:color="" w:fill=""/>
        </w:rPr>
        <w:t xml:space="preserve">).</w:t>
      </w:r>
    </w:p>
    <w:p>
      <w:pPr>
        <w:pStyle w:val="jrnlSecPara"/>
      </w:pPr>
      <w:hyperlink w:anchor="F4" w:history="1">
        <w:r>
          <w:rPr>
            <w:rStyle w:val="jrnlFigRef"/>
          </w:rPr>
          <w:t xml:space="preserve">Figure 4</w:t>
        </w:r>
      </w:hyperlink>
      <w:r>
        <w:rPr>
          <w:sz w:val="22"/>
          <w:szCs w:val="22"/>
          <w:shd w:val="clear" w:color="" w:fill=""/>
        </w:rPr>
        <w:t xml:space="preserve"> also confirms and extends previous reports on the regulation of multiple phosphosites in synapsin1 and dynamin1. For synapsin1, regulation of some of the sites has been previously characterized extensively (</w:t>
      </w:r>
      <w:hyperlink w:anchor="R45" w:history="1">
        <w:r>
          <w:rPr>
            <w:rStyle w:val="jrnlBibRef"/>
          </w:rPr>
          <w:t xml:space="preserve">Jovanovic et al., 2001</w:t>
        </w:r>
      </w:hyperlink>
      <w:r>
        <w:rPr>
          <w:sz w:val="22"/>
          <w:szCs w:val="22"/>
          <w:shd w:val="clear" w:color="" w:fill=""/>
        </w:rPr>
        <w:t xml:space="preserve">). Such as downregulation of Ser62 and upregulation of Ser556 and Ser603. However, no stimulus-dependent changes were observable at the phosphorylation sites of CdK5 (Ser549 and 551) that were suggested to regulate the size of the synaptic vesicle pools (</w:t>
      </w:r>
      <w:hyperlink w:anchor="R105" w:history="1">
        <w:r>
          <w:rPr>
            <w:rStyle w:val="jrnlBibRef"/>
          </w:rPr>
          <w:t xml:space="preserve">Verstegen et al., 2014</w:t>
        </w:r>
      </w:hyperlink>
      <w:r>
        <w:rPr>
          <w:sz w:val="22"/>
          <w:szCs w:val="22"/>
          <w:shd w:val="clear" w:color="" w:fill=""/>
        </w:rPr>
        <w:t xml:space="preserve">).</w:t>
      </w:r>
    </w:p>
    <w:p>
      <w:pPr>
        <w:pStyle w:val="jrnlSecPara"/>
      </w:pPr>
      <w:r>
        <w:rPr>
          <w:sz w:val="22"/>
          <w:szCs w:val="22"/>
          <w:shd w:val="clear" w:color="" w:fill=""/>
        </w:rPr>
        <w:t xml:space="preserve">Components of the presynaptic active zone make up the most conspicuously phosphorylated proteins (e.g. bassoon, piccolo, RIM1, liprin-α3 and ERC1-2). The amino acid positions of phosphosites identified on these proteins are shown in </w:t>
      </w:r>
      <w:hyperlink w:anchor="F5" w:history="1">
        <w:r>
          <w:rPr>
            <w:rStyle w:val="jrnlFigRef"/>
          </w:rPr>
          <w:t xml:space="preserve">Figure 5</w:t>
        </w:r>
      </w:hyperlink>
      <w:r>
        <w:rPr>
          <w:sz w:val="22"/>
          <w:szCs w:val="22"/>
          <w:shd w:val="clear" w:color="" w:fill=""/>
        </w:rPr>
        <w:t xml:space="preserve">, with the well characterized phosphoproteins synapsin1 and dynamin1 included for comparison. Similarly to synapsin and dynamin, we observed many sites of active zone proteins undergoing parallel changes in phosphorylation and dephosphorylation upon Ca</w:t>
      </w:r>
      <w:r>
        <w:rPr>
          <w:sz w:val="22"/>
          <w:szCs w:val="22"/>
          <w:vertAlign w:val="superscript"/>
          <w:shd w:val="clear" w:color="" w:fill=""/>
        </w:rPr>
        <w:t xml:space="preserve">2+</w:t>
      </w:r>
      <w:r>
        <w:rPr>
          <w:sz w:val="22"/>
          <w:szCs w:val="22"/>
          <w:shd w:val="clear" w:color="" w:fill=""/>
        </w:rPr>
        <w:t xml:space="preserve">-dependent stimulation. Active zone proteins regulate synaptic transmission speed, precision, and plasticity (</w:t>
      </w:r>
      <w:hyperlink w:anchor="R47" w:history="1">
        <w:r>
          <w:rPr>
            <w:rStyle w:val="jrnlBibRef"/>
          </w:rPr>
          <w:t xml:space="preserve">Kaeser, 2011</w:t>
        </w:r>
      </w:hyperlink>
      <w:r>
        <w:rPr>
          <w:sz w:val="22"/>
          <w:szCs w:val="22"/>
          <w:shd w:val="clear" w:color="" w:fill=""/>
        </w:rPr>
        <w:t xml:space="preserve">; </w:t>
      </w:r>
      <w:hyperlink w:anchor="R90" w:history="1">
        <w:r>
          <w:rPr>
            <w:rStyle w:val="jrnlBibRef"/>
          </w:rPr>
          <w:t xml:space="preserve">Sudhof, 2012</w:t>
        </w:r>
      </w:hyperlink>
      <w:r>
        <w:rPr>
          <w:sz w:val="22"/>
          <w:szCs w:val="22"/>
          <w:shd w:val="clear" w:color="" w:fill=""/>
        </w:rPr>
        <w:t xml:space="preserve">). Our results show that, the proteins bassoon and piccolo are massively phosphorylated, with 48 and 31 sites being quantified in our experiments, respectively. Intriguingly, with the exception of 6 phosphosites, most of the piccolo phosphosites remained unchanged following stimulation. In comparison, bassoon exhibited a dramatic decrease in phosphorylation at multiple sites in addition to increased phosphorylation at 5 other positions. While the role of these novel sites is still unclear, it is conceivable that downregulation of the bassoon phosphosites may serve to regulate the global properties of the protein (e.g. surface charge density) rather than specific protein-protein interactions. In previous studies it has been reported that in spite of having similar structural motifs, bassoon and piccolo have different protein interaction partners (</w:t>
      </w:r>
      <w:hyperlink w:anchor="R95" w:history="1">
        <w:r>
          <w:rPr>
            <w:rStyle w:val="jrnlBibRef"/>
          </w:rPr>
          <w:t xml:space="preserve">Takao-Rikitsu et al., 2004</w:t>
        </w:r>
      </w:hyperlink>
      <w:r>
        <w:rPr>
          <w:sz w:val="22"/>
          <w:szCs w:val="22"/>
          <w:shd w:val="clear" w:color="" w:fill=""/>
        </w:rPr>
        <w:t xml:space="preserve">; </w:t>
      </w:r>
      <w:hyperlink w:anchor="R82" w:history="1">
        <w:r>
          <w:rPr>
            <w:rStyle w:val="jrnlBibRef"/>
          </w:rPr>
          <w:t xml:space="preserve">Schoch and Gundelfinger, 2006</w:t>
        </w:r>
      </w:hyperlink>
      <w:r>
        <w:rPr>
          <w:sz w:val="22"/>
          <w:szCs w:val="22"/>
          <w:shd w:val="clear" w:color="" w:fill=""/>
        </w:rPr>
        <w:t xml:space="preserve">; </w:t>
      </w:r>
      <w:hyperlink w:anchor="R107" w:history="1">
        <w:r>
          <w:rPr>
            <w:rStyle w:val="jrnlBibRef"/>
          </w:rPr>
          <w:t xml:space="preserve">Wang et al., 2009</w:t>
        </w:r>
      </w:hyperlink>
      <w:r>
        <w:rPr>
          <w:sz w:val="22"/>
          <w:szCs w:val="22"/>
          <w:shd w:val="clear" w:color="" w:fill=""/>
        </w:rPr>
        <w:t xml:space="preserve">). The more pronounced observed dephosphorylation of phosphosites in bassoon compared to piccolo can be an explanation for their different protein interactions.</w:t>
      </w:r>
    </w:p>
    <w:p>
      <w:pPr>
        <w:pStyle w:val="jrnlFigBlock"/>
      </w:pPr>
    </w:p>
    <w:p>
      <w:pPr>
        <w:pStyle w:val="jrnlFigCaption"/>
      </w:pPr>
      <w:bookmarkStart w:id="11" w:name="F5"/>
      <w:bookmarkEnd w:id="11"/>
      <w:r>
        <w:rPr>
          <w:rStyle w:val="label"/>
        </w:rPr>
        <w:t xml:space="preserve">Figure 5.</w:t>
      </w:r>
      <w:r>
        <w:rPr>
          <w:color w:val="#ff8000"/>
          <w:shd w:val="clear" w:color="" w:fill=""/>
        </w:rPr>
        <w:t xml:space="preserve"> Phosphosites identified in proteins of the active zone.</w:t>
      </w:r>
    </w:p>
    <w:p>
      <w:pPr>
        <w:pStyle w:val="jrnlFigCaption"/>
      </w:pPr>
      <w:r>
        <w:rPr>
          <w:color w:val="#ff8000"/>
          <w:shd w:val="clear" w:color="" w:fill=""/>
        </w:rPr>
        <w:t xml:space="preserve">Colors indicate phosphosites that are upregulated (red), downregulated (green), or remain unchanged (black) in depolarization with Ca</w:t>
      </w:r>
      <w:r>
        <w:rPr>
          <w:color w:val="#ff8000"/>
          <w:vertAlign w:val="superscript"/>
          <w:shd w:val="clear" w:color="" w:fill=""/>
        </w:rPr>
        <w:t xml:space="preserve">2+</w:t>
      </w:r>
      <w:r>
        <w:rPr>
          <w:color w:val="#ff8000"/>
          <w:shd w:val="clear" w:color="" w:fill=""/>
        </w:rPr>
        <w:t xml:space="preserve"> versus depolarization without Ca</w:t>
      </w:r>
      <w:r>
        <w:rPr>
          <w:color w:val="#ff8000"/>
          <w:vertAlign w:val="superscript"/>
          <w:shd w:val="clear" w:color="" w:fill=""/>
        </w:rPr>
        <w:t xml:space="preserve">2+</w:t>
      </w:r>
      <w:r>
        <w:rPr>
          <w:color w:val="#ff8000"/>
          <w:shd w:val="clear" w:color="" w:fill=""/>
        </w:rPr>
        <w:t xml:space="preserve"> comparison (K</w:t>
      </w:r>
      <w:r>
        <w:rPr>
          <w:color w:val="#ff8000"/>
          <w:vertAlign w:val="superscript"/>
          <w:shd w:val="clear" w:color="" w:fill=""/>
        </w:rPr>
        <w:t xml:space="preserve">+</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versus K</w:t>
      </w:r>
      <w:r>
        <w:rPr>
          <w:color w:val="#ff8000"/>
          <w:vertAlign w:val="superscript"/>
          <w:shd w:val="clear" w:color="" w:fill=""/>
        </w:rPr>
        <w:t xml:space="preserve">+</w:t>
      </w:r>
      <w:r>
        <w:rPr>
          <w:color w:val="#ff8000"/>
          <w:shd w:val="clear" w:color="" w:fill=""/>
        </w:rPr>
        <w:t xml:space="preserve">, EGTA). The underlined phosphosites represent sites previously reported to be physiologically relevant (for references see Supplementary file 3, available at Dryad [</w:t>
      </w:r>
      <w:hyperlink w:anchor="R111" w:history="1">
        <w:r>
          <w:rPr>
            <w:rStyle w:val="jrnlBibRef"/>
          </w:rPr>
          <w:t xml:space="preserve">Kohansal-Nodehi et al., 2016</w:t>
        </w:r>
      </w:hyperlink>
      <w:r>
        <w:rPr>
          <w:color w:val="#ff8000"/>
          <w:shd w:val="clear" w:color="" w:fill=""/>
        </w:rPr>
        <w:t xml:space="preserve">]</w:t>
      </w:r>
      <w:rPr>
        <w:color w:val="#ff8000"/>
        <w:shd w:val="clear" w:color="" w:fill=""/>
      </w:rPr>
      <w:del w:author="Lakshmi (eLife Sciences Publications, Ltd)" w:date="1970-01-01T00:00:00Z">
        <w:r>
          <w:delText xml:space="preserve">doi:10.5061/dryad.dh371</w:delText>
        </w:r>
      </w:del>
      <w:r>
        <w:rPr>
          <w:color w:val="#ff8000"/>
          <w:shd w:val="clear" w:color="" w:fill=""/>
        </w:rPr>
        <w:t xml:space="preserve">). Unmarked phosphosites represent sites previously reported only by proteomic discovery-mode mass spectrometry, defined as HTP in the publicly available PhosphoSitePlus database. Phosphosites marked with a star represent phosphosites reported here for the first time. For comparison, phosphosites found in the well-studied proteins dynamin1 and synapsin1 are shown.</w:t>
      </w:r>
    </w:p>
    <w:p>
      <w:pPr/>
      <w:r>
        <w:pict>
          <v:shape type="#_x0000_t75" style="width:500px; height:866.91259931896px; margin-left:0px; margin-top:0px; mso-position-horizontal:left; mso-position-vertical:top; mso-position-horizontal-relative:char; mso-position-vertical-relative:line; z-index:-2147483647;">
            <v:imagedata r:id="rId105" o:title=""/>
          </v:shape>
        </w:pict>
      </w:r>
    </w:p>
    <w:p>
      <w:pPr>
        <w:pStyle w:val="jrnlSecPara"/>
      </w:pPr>
      <w:r>
        <w:rPr>
          <w:sz w:val="22"/>
          <w:szCs w:val="22"/>
          <w:shd w:val="clear" w:color="" w:fill=""/>
        </w:rPr>
        <w:t xml:space="preserve">RIM, considered to be central organizer of active zone, is known to have several interactions with other active zone proteins as well as with calcium channels and SV proteins such as Rab3a (</w:t>
      </w:r>
      <w:hyperlink w:anchor="R90" w:history="1">
        <w:r>
          <w:rPr>
            <w:rStyle w:val="jrnlBibRef"/>
          </w:rPr>
          <w:t xml:space="preserve">Südhof, 2012</w:t>
        </w:r>
      </w:hyperlink>
      <w:r>
        <w:rPr>
          <w:sz w:val="22"/>
          <w:szCs w:val="22"/>
          <w:shd w:val="clear" w:color="" w:fill=""/>
        </w:rPr>
        <w:t xml:space="preserve">). Here, we identified 7 regulated phosphosites that are distributed along the protein (</w:t>
      </w:r>
      <w:hyperlink w:anchor="F5" w:history="1">
        <w:r>
          <w:rPr>
            <w:rStyle w:val="jrnlFigRef"/>
          </w:rPr>
          <w:t xml:space="preserve">Figure 5</w:t>
        </w:r>
      </w:hyperlink>
      <w:r>
        <w:rPr>
          <w:sz w:val="22"/>
          <w:szCs w:val="22"/>
          <w:shd w:val="clear" w:color="" w:fill=""/>
        </w:rPr>
        <w:t xml:space="preserve">) including Ser413 that was previously reported to be phosphorylated by PKA, and its role in presynaptic long-term plasticity has been discussed extensively (</w:t>
      </w:r>
      <w:hyperlink w:anchor="R59" w:history="1">
        <w:r>
          <w:rPr>
            <w:rStyle w:val="jrnlBibRef"/>
          </w:rPr>
          <w:t xml:space="preserve">Lonart et al., 2003</w:t>
        </w:r>
      </w:hyperlink>
      <w:r>
        <w:rPr>
          <w:sz w:val="22"/>
          <w:szCs w:val="22"/>
          <w:shd w:val="clear" w:color="" w:fill=""/>
        </w:rPr>
        <w:t xml:space="preserve">; </w:t>
      </w:r>
      <w:hyperlink w:anchor="R46" w:history="1">
        <w:r>
          <w:rPr>
            <w:rStyle w:val="jrnlBibRef"/>
          </w:rPr>
          <w:t xml:space="preserve">Kaeser et al., 2008</w:t>
        </w:r>
      </w:hyperlink>
      <w:r>
        <w:rPr>
          <w:sz w:val="22"/>
          <w:szCs w:val="22"/>
          <w:shd w:val="clear" w:color="" w:fill=""/>
        </w:rPr>
        <w:t xml:space="preserve">). A summary of all previously characterized phosphosites that were assigned as significantly regulated phosphosites in our datasets is given in Supplementary file 3, available at Dryad (</w:t>
      </w:r>
      <w:hyperlink w:anchor="R111" w:history="1">
        <w:r>
          <w:rPr>
            <w:rStyle w:val="jrnlBibRef"/>
          </w:rPr>
          <w:t xml:space="preserve">Kohansal-Nodehi et al., 2016</w:t>
        </w:r>
      </w:hyperlink>
      <w:r>
        <w:rPr>
          <w:sz w:val="22"/>
          <w:szCs w:val="22"/>
          <w:shd w:val="clear" w:color="" w:fill=""/>
        </w:rPr>
        <w:t xml:space="preserve">)</w:t>
      </w:r>
      <w:rPr>
        <w:sz w:val="22"/>
        <w:szCs w:val="22"/>
        <w:shd w:val="clear" w:color="" w:fill=""/>
      </w:rPr>
      <w:del w:author="Lakshmi (eLife Sciences Publications, Ltd)" w:date="1970-01-01T00:00:00Z">
        <w:r>
          <w:delText xml:space="preserve">doi:10.5061/dryad.dh371</w:delText>
        </w:r>
      </w:del>
      <w:r>
        <w:rPr>
          <w:sz w:val="22"/>
          <w:szCs w:val="22"/>
          <w:shd w:val="clear" w:color="" w:fill=""/>
        </w:rPr>
        <w:t xml:space="preserve">.</w:t>
      </w:r>
    </w:p>
    <w:p/>
    <w:p>
      <w:pPr>
        <w:pStyle w:val="jrnlHead2"/>
      </w:pPr>
      <w:r>
        <w:rPr>
          <w:color w:val="#134985"/>
          <w:sz w:val="46"/>
          <w:szCs w:val="46"/>
          <w:b/>
          <w:shd w:val="clear" w:color="" w:fill=""/>
        </w:rPr>
        <w:t xml:space="preserve">Calcium-dependent kinases and phosphatases are mainly responsible for phosphorylation changes after stimulation.</w:t>
      </w:r>
    </w:p>
    <w:p>
      <w:pPr>
        <w:pStyle w:val="jrnlSecPara"/>
      </w:pPr>
      <w:r>
        <w:rPr>
          <w:sz w:val="22"/>
          <w:szCs w:val="22"/>
          <w:shd w:val="clear" w:color="" w:fill=""/>
        </w:rPr>
        <w:t xml:space="preserve">Next, we tried to find out which kinases and phosphatases are responsible for the phosphorylation changes upon stimulation. First, we analyzed the respective sites for sequence motifs known to be targeted by specific kinases. It is well established that the substrate specificity of Ser/Thr kinases is strongly influenced by the amino acids surrounding the phosphorylated Ser/Thr residues, with specific consensus motifs being described for an array of protein kinases (</w:t>
      </w:r>
      <w:hyperlink w:anchor="R102" w:history="1">
        <w:r>
          <w:rPr>
            <w:rStyle w:val="jrnlBibRef"/>
          </w:rPr>
          <w:t xml:space="preserve">Ubersax and Ferrell, 2007</w:t>
        </w:r>
      </w:hyperlink>
      <w:r>
        <w:rPr>
          <w:sz w:val="22"/>
          <w:szCs w:val="22"/>
          <w:shd w:val="clear" w:color="" w:fill=""/>
        </w:rPr>
        <w:t xml:space="preserve">). To establish whether there are over-represented consensus sites, the phosphorylation sites were analyzed by the Motif-X tool (</w:t>
      </w:r>
      <w:hyperlink w:anchor="R84" w:history="1">
        <w:r>
          <w:rPr>
            <w:rStyle w:val="jrnlBibRef"/>
          </w:rPr>
          <w:t xml:space="preserve">Schwartz and Gygi, 2005</w:t>
        </w:r>
      </w:hyperlink>
      <w:r>
        <w:rPr>
          <w:sz w:val="22"/>
          <w:szCs w:val="22"/>
          <w:shd w:val="clear" w:color="" w:fill=""/>
        </w:rPr>
        <w:t xml:space="preserve">). Phosphosites upregulated during Ca</w:t>
      </w:r>
      <w:r>
        <w:rPr>
          <w:sz w:val="22"/>
          <w:szCs w:val="22"/>
          <w:vertAlign w:val="superscript"/>
          <w:shd w:val="clear" w:color="" w:fill=""/>
        </w:rPr>
        <w:t xml:space="preserve">2+</w:t>
      </w:r>
      <w:r>
        <w:rPr>
          <w:sz w:val="22"/>
          <w:szCs w:val="22"/>
          <w:shd w:val="clear" w:color="" w:fill=""/>
        </w:rPr>
        <w:t xml:space="preserve">-dependent stimulation were highly enriched for the RxxS sequence motif (7.36 fold, p=1.0 × 10</w:t>
      </w:r>
      <w:r>
        <w:rPr>
          <w:sz w:val="22"/>
          <w:szCs w:val="22"/>
          <w:vertAlign w:val="superscript"/>
          <w:shd w:val="clear" w:color="" w:fill=""/>
        </w:rPr>
        <w:t xml:space="preserve">–16</w:t>
      </w:r>
      <w:r>
        <w:rPr>
          <w:sz w:val="22"/>
          <w:szCs w:val="22"/>
          <w:shd w:val="clear" w:color="" w:fill=""/>
        </w:rPr>
        <w:t xml:space="preserve"/>
      </w:r>
      <w:r>
        <w:rPr>
          <w:sz w:val="22"/>
          <w:szCs w:val="22"/>
          <w:shd w:val="clear" w:color="" w:fill=""/>
        </w:rPr>
        <w:t xml:space="preserve"> compared to control and 5.98 fold, p=4.8 × 10</w:t>
      </w:r>
      <w:r>
        <w:rPr>
          <w:sz w:val="22"/>
          <w:szCs w:val="22"/>
          <w:vertAlign w:val="superscript"/>
          <w:shd w:val="clear" w:color="" w:fill=""/>
        </w:rPr>
        <w:t xml:space="preserve">–13</w:t>
      </w:r>
      <w:r>
        <w:rPr>
          <w:sz w:val="22"/>
          <w:szCs w:val="22"/>
          <w:shd w:val="clear" w:color="" w:fill=""/>
        </w:rPr>
        <w:t xml:space="preserve">, when compared to samples depolarized in the absence of Ca</w:t>
      </w:r>
      <w:r>
        <w:rPr>
          <w:sz w:val="22"/>
          <w:szCs w:val="22"/>
          <w:vertAlign w:val="superscript"/>
          <w:shd w:val="clear" w:color="" w:fill=""/>
        </w:rPr>
        <w:t xml:space="preserve">2+</w:t>
      </w:r>
      <w:r>
        <w:rPr>
          <w:sz w:val="22"/>
          <w:szCs w:val="22"/>
          <w:shd w:val="clear" w:color="" w:fill=""/>
        </w:rPr>
        <w:t xml:space="preserve">)(</w:t>
      </w:r>
      <w:hyperlink w:anchor="F6" w:history="1">
        <w:r>
          <w:rPr>
            <w:rStyle w:val="jrnlFigRef"/>
          </w:rPr>
          <w:t xml:space="preserve">Figure 6A and B</w:t>
        </w:r>
      </w:hyperlink>
      <w:r>
        <w:rPr>
          <w:sz w:val="22"/>
          <w:szCs w:val="22"/>
          <w:shd w:val="clear" w:color="" w:fill=""/>
        </w:rPr>
        <w:t xml:space="preserve">). RxxS is the consensus motif of calmodulin-dependent kinase II (CaMKII) but also targeted by protein kinase A (PKA) and conventional isoforms of protein kinase C (PKC). This is in agreement with previous studies showing that these kinases are activated upon depolarization of nerve terminals in the presence of Ca</w:t>
      </w:r>
      <w:r>
        <w:rPr>
          <w:sz w:val="22"/>
          <w:szCs w:val="22"/>
          <w:vertAlign w:val="superscript"/>
          <w:shd w:val="clear" w:color="" w:fill=""/>
        </w:rPr>
        <w:t xml:space="preserve">2+ </w:t>
      </w:r>
      <w:r>
        <w:rPr>
          <w:sz w:val="22"/>
          <w:szCs w:val="22"/>
          <w:shd w:val="clear" w:color="" w:fill=""/>
        </w:rPr>
        <w:t xml:space="preserve">ions (</w:t>
      </w:r>
      <w:hyperlink w:anchor="R64" w:history="1">
        <w:r>
          <w:rPr>
            <w:rStyle w:val="jrnlBibRef"/>
          </w:rPr>
          <w:t xml:space="preserve">Millán et al., 2003</w:t>
        </w:r>
      </w:hyperlink>
      <w:r>
        <w:rPr>
          <w:sz w:val="22"/>
          <w:szCs w:val="22"/>
          <w:shd w:val="clear" w:color="" w:fill=""/>
        </w:rPr>
        <w:t xml:space="preserve">; </w:t>
      </w:r>
      <w:hyperlink w:anchor="R109" w:history="1">
        <w:r>
          <w:rPr>
            <w:rStyle w:val="jrnlBibRef"/>
          </w:rPr>
          <w:t xml:space="preserve">Yamauchi, 2005</w:t>
        </w:r>
      </w:hyperlink>
      <w:r>
        <w:rPr>
          <w:sz w:val="22"/>
          <w:szCs w:val="22"/>
          <w:shd w:val="clear" w:color="" w:fill=""/>
        </w:rPr>
        <w:t xml:space="preserve">).</w:t>
      </w:r>
    </w:p>
    <w:p>
      <w:pPr>
        <w:pStyle w:val="jrnlFigBlock"/>
      </w:pPr>
    </w:p>
    <w:p>
      <w:pPr>
        <w:pStyle w:val="jrnlFigCaption"/>
      </w:pPr>
      <w:bookmarkStart w:id="12" w:name="F6"/>
      <w:bookmarkEnd w:id="12"/>
      <w:r>
        <w:rPr>
          <w:rStyle w:val="label"/>
        </w:rPr>
        <w:t xml:space="preserve">Figure 6.</w:t>
      </w:r>
      <w:r>
        <w:rPr>
          <w:color w:val="#ff8000"/>
          <w:shd w:val="clear" w:color="" w:fill=""/>
        </w:rPr>
        <w:t xml:space="preserve"> Analysis of sequence motifs and experimental verification of specific kinase phosphorylation on selected phosphosites.</w:t>
      </w:r>
    </w:p>
    <w:p>
      <w:pPr>
        <w:pStyle w:val="jrnlFigCaption"/>
      </w:pPr>
      <w:r>
        <w:rPr>
          <w:color w:val="#ff8000"/>
          <w:shd w:val="clear" w:color="" w:fill=""/>
        </w:rPr>
        <w:t xml:space="preserve">(</w:t>
      </w:r>
      <w:r>
        <w:rPr>
          <w:rStyle w:val="partLabel"/>
        </w:rPr>
        <w:t xml:space="preserve">A–D</w:t>
      </w:r>
      <w:r>
        <w:rPr>
          <w:color w:val="#ff8000"/>
          <w:shd w:val="clear" w:color="" w:fill=""/>
        </w:rPr>
        <w:t xml:space="preserve">) Sequence analysis of regulated phosphosites using the Motif-X tool (</w:t>
      </w:r>
      <w:hyperlink w:anchor="R84" w:history="1">
        <w:r>
          <w:rPr>
            <w:rStyle w:val="jrnlBibRef"/>
          </w:rPr>
          <w:t xml:space="preserve">Schwartz and Gygi, 2005</w:t>
        </w:r>
      </w:hyperlink>
      <w:r>
        <w:rPr>
          <w:color w:val="#ff8000"/>
          <w:shd w:val="clear" w:color="" w:fill=""/>
        </w:rPr>
        <w:t xml:space="preserve">). The frequency of residues surrounding the phosphorylated serine is indicated by the size of the letters. Among the upregulated sites, the motif RXXS is overrepresented, whereas the SP motif is conspicuously present among downregulated motifs. (</w:t>
      </w:r>
      <w:r>
        <w:rPr>
          <w:rStyle w:val="partLabel"/>
        </w:rPr>
        <w:t xml:space="preserve">E</w:t>
      </w:r>
      <w:r>
        <w:rPr>
          <w:color w:val="#ff8000"/>
          <w:shd w:val="clear" w:color="" w:fill=""/>
        </w:rPr>
        <w:t xml:space="preserve">) </w:t>
      </w:r>
      <w:r>
        <w:rPr>
          <w:color w:val="#ff8000"/>
          <w:i/>
          <w:iCs/>
          <w:shd w:val="clear" w:color="" w:fill=""/>
        </w:rPr>
        <w:t xml:space="preserve">In vitro</w:t>
      </w:r>
      <w:r>
        <w:rPr>
          <w:color w:val="#ff8000"/>
          <w:shd w:val="clear" w:color="" w:fill=""/>
        </w:rPr>
        <w:t xml:space="preserve"> kinase assays evaluating the ability of selected kinases to phosphorylated phosphosites identified on active zone proteins. Five phosphosites were selected from four active zone proteins for testing against CaMKII, PKA, and PKC. For each site, two 13-mer peptides were synthesized as substrates (for sequences of the peptide see </w:t>
      </w:r>
      <w:hyperlink w:anchor="F6-SD1" w:history="1">
        <w:r>
          <w:rPr>
            <w:rStyle w:val="jrnlFigRef"/>
          </w:rPr>
          <w:t xml:space="preserve">Figure 6—source data 1</w:t>
        </w:r>
      </w:hyperlink>
      <w:r>
        <w:rPr>
          <w:color w:val="#ff8000"/>
          <w:shd w:val="clear" w:color="" w:fill=""/>
        </w:rPr>
        <w:t xml:space="preserve">) that correspond to the sequence surrounding the phosphorylated serine, with one of them containing an alanine instead of the serine as control. The following peptides were used as positive controls: (i) synapsin S603 that is known to be phosphorylated by CaMKII (</w:t>
      </w:r>
      <w:hyperlink w:anchor="R45" w:history="1">
        <w:r>
          <w:rPr>
            <w:rStyle w:val="jrnlBibRef"/>
          </w:rPr>
          <w:t xml:space="preserve">Jovanovic et al., 2001</w:t>
        </w:r>
      </w:hyperlink>
      <w:r>
        <w:rPr>
          <w:color w:val="#ff8000"/>
          <w:shd w:val="clear" w:color="" w:fill=""/>
        </w:rPr>
        <w:t xml:space="preserve">) and (ii) autocamide-2, kemptide, and neurogranin were used as known substrates of CaMKII, PKA, and PKC, respectively. Background was determined by omitting peptide from the assay. The data show means of three replicates, with the bars indicating the range of values.</w:t>
      </w:r>
    </w:p>
    <w:p>
      <w:pPr/>
      <w:r>
        <w:pict>
          <v:shape type="#_x0000_t75" style="width:500px; height:1442px; margin-left:0px; margin-top:0px; mso-position-horizontal:left; mso-position-vertical:top; mso-position-horizontal-relative:char; mso-position-vertical-relative:line; z-index:-2147483647;">
            <v:imagedata r:id="rId114" o:title=""/>
          </v:shape>
        </w:pict>
      </w:r>
    </w:p>
    <w:p>
      <w:pPr>
        <w:pStyle w:val="jrnlFigBlock"/>
      </w:pPr>
    </w:p>
    <w:p>
      <w:pPr>
        <w:pStyle w:val="jrnlFigCaption"/>
      </w:pPr>
      <w:bookmarkStart w:id="13" w:name="F6-SD1"/>
      <w:bookmarkEnd w:id="13"/>
      <w:r>
        <w:rPr>
          <w:rStyle w:val="label"/>
        </w:rPr>
        <w:t xml:space="preserve">Figure 6—source data 1.</w:t>
      </w:r>
      <w:r>
        <w:rPr>
          <w:color w:val="#ff8000"/>
          <w:shd w:val="clear" w:color="" w:fill=""/>
        </w:rPr>
        <w:t xml:space="preserve"> Sequence of the peptides used in in vitro kinase assay.</w:t>
      </w:r>
    </w:p>
    <w:p>
      <w:pPr>
        <w:pStyle w:val=""/>
      </w:pPr>
      <w:r>
        <w:rPr>
          <w:shd w:val="clear" w:color="" w:fill=""/>
        </w:rPr>
        <w:t xml:space="preserve"/>
      </w:r>
    </w:p>
    <w:p>
      <w:pPr>
        <w:pStyle w:val=""/>
      </w:pPr>
      <w:hyperlink r:id="rId115" w:history="1">
        <w:r>
          <w:rPr>
            <w:color w:val="blue"/>
            <w:u w:val="single"/>
          </w:rPr>
          <w:t xml:space="preserve">Figure_6_source_data_1</w:t>
        </w:r>
      </w:hyperlink>
      <w:r>
        <w:rPr>
          <w:shd w:val="clear" w:color="" w:fill=""/>
        </w:rPr>
        <w:t xml:space="preserve"> </w:t>
      </w:r>
    </w:p>
    <w:p>
      <w:pPr>
        <w:pStyle w:val="jrnlSecPara"/>
      </w:pPr>
      <w:r>
        <w:rPr>
          <w:sz w:val="22"/>
          <w:szCs w:val="22"/>
          <w:shd w:val="clear" w:color="" w:fill=""/>
        </w:rPr>
        <w:t xml:space="preserve">A similar analysis using the Motif-X tool was also carried out for downregulated phosphosites. Here, SP sequence motif was enriched significantly (8.21 fold, p=1.0 × 10</w:t>
      </w:r>
      <w:r>
        <w:rPr>
          <w:sz w:val="22"/>
          <w:szCs w:val="22"/>
          <w:vertAlign w:val="superscript"/>
          <w:shd w:val="clear" w:color="" w:fill=""/>
        </w:rPr>
        <w:t xml:space="preserve">–16</w:t>
      </w:r>
      <w:r>
        <w:rPr>
          <w:sz w:val="22"/>
          <w:szCs w:val="22"/>
          <w:shd w:val="clear" w:color="" w:fill=""/>
        </w:rPr>
        <w:t xml:space="preserve"> when compared to control and 8.03 fold, p=1.0 x 10</w:t>
      </w:r>
      <w:r>
        <w:rPr>
          <w:sz w:val="22"/>
          <w:szCs w:val="22"/>
          <w:vertAlign w:val="superscript"/>
          <w:shd w:val="clear" w:color="" w:fill=""/>
        </w:rPr>
        <w:t xml:space="preserve">-16</w:t>
      </w:r>
      <w:r>
        <w:rPr>
          <w:sz w:val="22"/>
          <w:szCs w:val="22"/>
          <w:shd w:val="clear" w:color="" w:fill=""/>
        </w:rPr>
        <w:t xml:space="preserve"> when compared to samples depolarized in the absence of Ca</w:t>
      </w:r>
      <w:r>
        <w:rPr>
          <w:sz w:val="22"/>
          <w:szCs w:val="22"/>
          <w:vertAlign w:val="superscript"/>
          <w:shd w:val="clear" w:color="" w:fill=""/>
        </w:rPr>
        <w:t xml:space="preserve">2+</w:t>
      </w:r>
      <w:r>
        <w:rPr>
          <w:sz w:val="22"/>
          <w:szCs w:val="22"/>
          <w:shd w:val="clear" w:color="" w:fill=""/>
        </w:rPr>
        <w:t xml:space="preserve"/>
      </w:r>
      <w:hyperlink w:anchor="F6" w:history="1">
        <w:r>
          <w:rPr>
            <w:rStyle w:val="jrnlFigRef"/>
          </w:rPr>
          <w:t xml:space="preserve"> Figure 6C and D</w:t>
        </w:r>
      </w:hyperlink>
      <w:r>
        <w:rPr>
          <w:sz w:val="22"/>
          <w:szCs w:val="22"/>
          <w:shd w:val="clear" w:color="" w:fill=""/>
        </w:rPr>
        <w:t xml:space="preserve">, respectively). Phosphatases are not known to have preferred substrate consensus motifs (</w:t>
      </w:r>
      <w:hyperlink w:anchor="R49" w:history="1">
        <w:r>
          <w:rPr>
            <w:rStyle w:val="jrnlBibRef"/>
          </w:rPr>
          <w:t xml:space="preserve">Kennelly and Krebs, 1991</w:t>
        </w:r>
      </w:hyperlink>
      <w:r>
        <w:rPr>
          <w:sz w:val="22"/>
          <w:szCs w:val="22"/>
          <w:shd w:val="clear" w:color="" w:fill=""/>
        </w:rPr>
        <w:t xml:space="preserve">). However, the SP motif is preferred by proline-directed kinases such as ERK1/2, GSK-3 and Cdk5 (</w:t>
      </w:r>
      <w:hyperlink w:anchor="R40" w:history="1">
        <w:r>
          <w:rPr>
            <w:rStyle w:val="jrnlBibRef"/>
          </w:rPr>
          <w:t xml:space="preserve">Guan et al., 1991</w:t>
        </w:r>
      </w:hyperlink>
      <w:r>
        <w:rPr>
          <w:sz w:val="22"/>
          <w:szCs w:val="22"/>
          <w:shd w:val="clear" w:color="" w:fill=""/>
        </w:rPr>
        <w:t xml:space="preserve">; </w:t>
      </w:r>
      <w:hyperlink w:anchor="R53" w:history="1">
        <w:r>
          <w:rPr>
            <w:rStyle w:val="jrnlBibRef"/>
          </w:rPr>
          <w:t xml:space="preserve">Lee et al., 1997</w:t>
        </w:r>
      </w:hyperlink>
      <w:r>
        <w:rPr>
          <w:sz w:val="22"/>
          <w:szCs w:val="22"/>
          <w:shd w:val="clear" w:color="" w:fill=""/>
        </w:rPr>
        <w:t xml:space="preserve">; </w:t>
      </w:r>
      <w:hyperlink w:anchor="R104" w:history="1">
        <w:r>
          <w:rPr>
            <w:rStyle w:val="jrnlBibRef"/>
          </w:rPr>
          <w:t xml:space="preserve">Veeranna et al., 1998</w:t>
        </w:r>
      </w:hyperlink>
      <w:r>
        <w:rPr>
          <w:sz w:val="22"/>
          <w:szCs w:val="22"/>
          <w:shd w:val="clear" w:color="" w:fill=""/>
        </w:rPr>
        <w:t xml:space="preserve">). Between the mentioned kinases, ERK1/2 is less likely to be inactivated upon stimulation, since we have quantified the upregulation of two activating phosphosites in the active loop of ERK1/2 (T183, Y185, Supplementary file 2, K</w:t>
      </w:r>
      <w:r>
        <w:rPr>
          <w:sz w:val="22"/>
          <w:szCs w:val="22"/>
          <w:vertAlign w:val="superscript"/>
          <w:shd w:val="clear" w:color="" w:fill=""/>
        </w:rPr>
        <w:t xml:space="preserve">+</w:t>
      </w:r>
      <w:r>
        <w:rPr>
          <w:sz w:val="22"/>
          <w:szCs w:val="22"/>
          <w:shd w:val="clear" w:color="" w:fill=""/>
        </w:rPr>
        <w:t xml:space="preserve">, EGTA vs K</w:t>
      </w:r>
      <w:r>
        <w:rPr>
          <w:sz w:val="22"/>
          <w:szCs w:val="22"/>
          <w:vertAlign w:val="superscript"/>
          <w:shd w:val="clear" w:color="" w:fill=""/>
        </w:rPr>
        <w:t xml:space="preserve">+</w:t>
      </w:r>
      <w:r>
        <w:rPr>
          <w:sz w:val="22"/>
          <w:szCs w:val="22"/>
          <w:shd w:val="clear" w:color="" w:fill=""/>
        </w:rPr>
        <w:t xml:space="preserve">, Ca</w:t>
      </w:r>
      <w:r>
        <w:rPr>
          <w:sz w:val="22"/>
          <w:szCs w:val="22"/>
          <w:vertAlign w:val="superscript"/>
          <w:shd w:val="clear" w:color="" w:fill=""/>
        </w:rPr>
        <w:t xml:space="preserve">2+</w:t>
      </w:r>
      <w:r>
        <w:rPr>
          <w:sz w:val="22"/>
          <w:szCs w:val="22"/>
          <w:shd w:val="clear" w:color="" w:fill=""/>
        </w:rPr>
        <w:t xml:space="preserve">).</w:t>
      </w:r>
    </w:p>
    <w:p>
      <w:pPr>
        <w:pStyle w:val="jrnlSecPara"/>
      </w:pPr>
      <w:r>
        <w:rPr>
          <w:sz w:val="22"/>
          <w:szCs w:val="22"/>
          <w:shd w:val="clear" w:color="" w:fill=""/>
        </w:rPr>
        <w:t xml:space="preserve">Overall, it is conceivable that phosphosites with SP motifs turnover more rapidly, with the decrease reflecting either reduced kinase activity or increased processing by the phosphatases. Net dephosphorylation of SP-sites may have functional consequences for presynaptic function. For instance, CdK5 is known to be major control point of neurotransmitter release (</w:t>
      </w:r>
      <w:hyperlink w:anchor="R50" w:history="1">
        <w:r>
          <w:rPr>
            <w:rStyle w:val="jrnlBibRef"/>
          </w:rPr>
          <w:t xml:space="preserve">Kim and Ryan, 2010</w:t>
        </w:r>
      </w:hyperlink>
      <w:r>
        <w:rPr>
          <w:sz w:val="22"/>
          <w:szCs w:val="22"/>
          <w:shd w:val="clear" w:color="" w:fill=""/>
        </w:rPr>
        <w:t xml:space="preserve">). The balance between the activation of calcineurin (PP2B) and Cdk5 is reported to control the dynamics of resting and recycling pools as well as activity of voltage gated calcium channels (</w:t>
      </w:r>
      <w:hyperlink w:anchor="R51" w:history="1">
        <w:r>
          <w:rPr>
            <w:rStyle w:val="jrnlBibRef"/>
          </w:rPr>
          <w:t xml:space="preserve">Kim and Ryan, 2013</w:t>
        </w:r>
      </w:hyperlink>
      <w:r>
        <w:rPr>
          <w:sz w:val="22"/>
          <w:szCs w:val="22"/>
          <w:shd w:val="clear" w:color="" w:fill=""/>
        </w:rPr>
        <w:t xml:space="preserve">). Also the coordination of CdK5 activity and other proline directed kinases such GSK-3 and ERK1/2 can result in regulation of neurotransmitter release. For example, Cdk5 and GSK-3 phosphorylate P/Q- and N-type voltage-dependent calcium channels (</w:t>
      </w:r>
      <w:hyperlink w:anchor="R97" w:history="1">
        <w:r>
          <w:rPr>
            <w:rStyle w:val="jrnlBibRef"/>
          </w:rPr>
          <w:t xml:space="preserve">Tomizawa et al., 2002</w:t>
        </w:r>
      </w:hyperlink>
      <w:r>
        <w:rPr>
          <w:sz w:val="22"/>
          <w:szCs w:val="22"/>
          <w:shd w:val="clear" w:color="" w:fill=""/>
        </w:rPr>
        <w:t xml:space="preserve">; </w:t>
      </w:r>
      <w:hyperlink w:anchor="R110" w:history="1">
        <w:r>
          <w:rPr>
            <w:rStyle w:val="jrnlBibRef"/>
          </w:rPr>
          <w:t xml:space="preserve">Zhu et al., 2010</w:t>
        </w:r>
      </w:hyperlink>
      <w:r>
        <w:rPr>
          <w:sz w:val="22"/>
          <w:szCs w:val="22"/>
          <w:shd w:val="clear" w:color="" w:fill=""/>
        </w:rPr>
        <w:t xml:space="preserve">) whereas ERK1/2 phosphorylate L-type calcium channels (</w:t>
      </w:r>
      <w:hyperlink w:anchor="R89" w:history="1">
        <w:r>
          <w:rPr>
            <w:rStyle w:val="jrnlBibRef"/>
          </w:rPr>
          <w:t xml:space="preserve">Subramanian and Morozov, 2011</w:t>
        </w:r>
      </w:hyperlink>
      <w:r>
        <w:rPr>
          <w:sz w:val="22"/>
          <w:szCs w:val="22"/>
          <w:shd w:val="clear" w:color="" w:fill=""/>
        </w:rPr>
        <w:t xml:space="preserve">) and phosphorylation decreases the activity of both types of calcium channels. Thus, it is conceivable that Ca</w:t>
      </w:r>
      <w:r>
        <w:rPr>
          <w:sz w:val="22"/>
          <w:szCs w:val="22"/>
          <w:vertAlign w:val="superscript"/>
          <w:shd w:val="clear" w:color="" w:fill=""/>
        </w:rPr>
        <w:t xml:space="preserve">2+</w:t>
      </w:r>
      <w:r>
        <w:rPr>
          <w:sz w:val="22"/>
          <w:szCs w:val="22"/>
          <w:shd w:val="clear" w:color="" w:fill=""/>
        </w:rPr>
        <w:t xml:space="preserve"> influx increases the activity of calcium channels via dephosphorylation. However regulation of calcium channels via Ca</w:t>
      </w:r>
      <w:r>
        <w:rPr>
          <w:sz w:val="22"/>
          <w:szCs w:val="22"/>
          <w:vertAlign w:val="superscript"/>
          <w:shd w:val="clear" w:color="" w:fill=""/>
        </w:rPr>
        <w:t xml:space="preserve">2+</w:t>
      </w:r>
      <w:r>
        <w:rPr>
          <w:sz w:val="22"/>
          <w:szCs w:val="22"/>
          <w:shd w:val="clear" w:color="" w:fill=""/>
        </w:rPr>
        <w:t xml:space="preserve"> influx seems to be more complex since they are also inactivated by calcium dependent mechanisms (</w:t>
      </w:r>
      <w:hyperlink w:anchor="R88" w:history="1">
        <w:r>
          <w:rPr>
            <w:rStyle w:val="jrnlBibRef"/>
          </w:rPr>
          <w:t xml:space="preserve">Simms and Zamponi, 2014</w:t>
        </w:r>
      </w:hyperlink>
      <w:r>
        <w:rPr>
          <w:sz w:val="22"/>
          <w:szCs w:val="22"/>
          <w:shd w:val="clear" w:color="" w:fill=""/>
        </w:rPr>
        <w:t xml:space="preserve">).</w:t>
      </w:r>
    </w:p>
    <w:p>
      <w:pPr>
        <w:pStyle w:val="jrnlSecPara"/>
      </w:pPr>
      <w:r>
        <w:rPr>
          <w:sz w:val="22"/>
          <w:szCs w:val="22"/>
          <w:shd w:val="clear" w:color="" w:fill=""/>
        </w:rPr>
        <w:t xml:space="preserve">Due to the lack of consensus motifs it is not possible to identify the phosphatases that are activated upon stimulation using sequence analysis. However, the increase in the Ca</w:t>
      </w:r>
      <w:r>
        <w:rPr>
          <w:sz w:val="22"/>
          <w:szCs w:val="22"/>
          <w:vertAlign w:val="superscript"/>
          <w:shd w:val="clear" w:color="" w:fill=""/>
        </w:rPr>
        <w:t xml:space="preserve">2+ </w:t>
      </w:r>
      <w:r>
        <w:rPr>
          <w:sz w:val="22"/>
          <w:szCs w:val="22"/>
          <w:shd w:val="clear" w:color="" w:fill=""/>
        </w:rPr>
        <w:t xml:space="preserve">concentration activates phosphatase PP2B (calcineurin) (</w:t>
      </w:r>
      <w:hyperlink w:anchor="R92" w:history="1">
        <w:r>
          <w:rPr>
            <w:rStyle w:val="jrnlBibRef"/>
          </w:rPr>
          <w:t xml:space="preserve">Sun et al., 2010</w:t>
        </w:r>
      </w:hyperlink>
      <w:r>
        <w:rPr>
          <w:sz w:val="22"/>
          <w:szCs w:val="22"/>
          <w:shd w:val="clear" w:color="" w:fill=""/>
        </w:rPr>
        <w:t xml:space="preserve">). Also, in our dataset we observe that the regulatory subunit delta (LOC100909464) of protein phosphatase 2A shows increased phosphorylation at Ser567 (Supplementary file 2, K</w:t>
      </w:r>
      <w:r>
        <w:rPr>
          <w:sz w:val="22"/>
          <w:szCs w:val="22"/>
          <w:vertAlign w:val="superscript"/>
          <w:shd w:val="clear" w:color="" w:fill=""/>
        </w:rPr>
        <w:t xml:space="preserve">+</w:t>
      </w:r>
      <w:r>
        <w:rPr>
          <w:sz w:val="22"/>
          <w:szCs w:val="22"/>
          <w:shd w:val="clear" w:color="" w:fill=""/>
        </w:rPr>
        <w:t xml:space="preserve">, EGTA vs K</w:t>
      </w:r>
      <w:r>
        <w:rPr>
          <w:sz w:val="22"/>
          <w:szCs w:val="22"/>
          <w:vertAlign w:val="superscript"/>
          <w:shd w:val="clear" w:color="" w:fill=""/>
        </w:rPr>
        <w:t xml:space="preserve">+</w:t>
      </w:r>
      <w:r>
        <w:rPr>
          <w:sz w:val="22"/>
          <w:szCs w:val="22"/>
          <w:shd w:val="clear" w:color="" w:fill=""/>
        </w:rPr>
        <w:t xml:space="preserve">, Ca</w:t>
      </w:r>
      <w:r>
        <w:rPr>
          <w:sz w:val="22"/>
          <w:szCs w:val="22"/>
          <w:vertAlign w:val="superscript"/>
          <w:shd w:val="clear" w:color="" w:fill=""/>
        </w:rPr>
        <w:t xml:space="preserve">2+</w:t>
      </w:r>
      <w:r>
        <w:rPr>
          <w:sz w:val="22"/>
          <w:szCs w:val="22"/>
          <w:shd w:val="clear" w:color="" w:fill=""/>
        </w:rPr>
        <w:t xml:space="preserve">, </w:t>
      </w:r>
      <w:hyperlink w:anchor="R111" w:history="1">
        <w:r>
          <w:rPr>
            <w:rStyle w:val="jrnlBibRef"/>
          </w:rPr>
          <w:t xml:space="preserve">Kohansal-Nodehi et al., 2016</w:t>
        </w:r>
      </w:hyperlink>
      <w:rPr>
        <w:sz w:val="22"/>
        <w:szCs w:val="22"/>
        <w:shd w:val="clear" w:color="" w:fill=""/>
      </w:rPr>
      <w:del w:author="Lakshmi (eLife Sciences Publications, Ltd)" w:date="1970-01-01T00:00:00Z">
        <w:r>
          <w:delText xml:space="preserve">doi:10.5061/dryad.dh371</w:delText>
        </w:r>
      </w:del>
      <w:r>
        <w:rPr>
          <w:sz w:val="22"/>
          <w:szCs w:val="22"/>
          <w:shd w:val="clear" w:color="" w:fill=""/>
        </w:rPr>
        <w:t xml:space="preserve">), a site known to be phosphorylated by PKA, resulting in an increase of its enzymatic activity (</w:t>
      </w:r>
      <w:hyperlink w:anchor="R1" w:history="1">
        <w:r>
          <w:rPr>
            <w:rStyle w:val="jrnlBibRef"/>
          </w:rPr>
          <w:t xml:space="preserve">Ahn et al., 2007</w:t>
        </w:r>
      </w:hyperlink>
      <w:r>
        <w:rPr>
          <w:sz w:val="22"/>
          <w:szCs w:val="22"/>
          <w:shd w:val="clear" w:color="" w:fill=""/>
        </w:rPr>
        <w:t xml:space="preserve">). This suggests the activation of PP2A upon stimulation. We also observe phosphorylation changes in Neurabin-2 (S100), regulatory protein of protein phosphatase 1 (PP1), (Supplementary file 2, K</w:t>
      </w:r>
      <w:r>
        <w:rPr>
          <w:sz w:val="22"/>
          <w:szCs w:val="22"/>
          <w:vertAlign w:val="superscript"/>
          <w:shd w:val="clear" w:color="" w:fill=""/>
        </w:rPr>
        <w:t xml:space="preserve">+</w:t>
      </w:r>
      <w:r>
        <w:rPr>
          <w:sz w:val="22"/>
          <w:szCs w:val="22"/>
          <w:shd w:val="clear" w:color="" w:fill=""/>
        </w:rPr>
        <w:t xml:space="preserve">, EGTA vs K</w:t>
      </w:r>
      <w:r>
        <w:rPr>
          <w:sz w:val="22"/>
          <w:szCs w:val="22"/>
          <w:vertAlign w:val="superscript"/>
          <w:shd w:val="clear" w:color="" w:fill=""/>
        </w:rPr>
        <w:t xml:space="preserve">+</w:t>
      </w:r>
      <w:r>
        <w:rPr>
          <w:sz w:val="22"/>
          <w:szCs w:val="22"/>
          <w:shd w:val="clear" w:color="" w:fill=""/>
        </w:rPr>
        <w:t xml:space="preserve">, Ca</w:t>
      </w:r>
      <w:r>
        <w:rPr>
          <w:sz w:val="22"/>
          <w:szCs w:val="22"/>
          <w:vertAlign w:val="superscript"/>
          <w:shd w:val="clear" w:color="" w:fill=""/>
        </w:rPr>
        <w:t xml:space="preserve">2+</w:t>
      </w:r>
      <w:r>
        <w:rPr>
          <w:sz w:val="22"/>
          <w:szCs w:val="22"/>
          <w:shd w:val="clear" w:color="" w:fill=""/>
        </w:rPr>
        <w:t xml:space="preserve">). It has been shown previously that phosphorylation of S100 alters PP1 localization by the decrease of binding affinity to actin and the diffusion from the nerve terminal (</w:t>
      </w:r>
      <w:hyperlink w:anchor="R20" w:history="1">
        <w:r>
          <w:rPr>
            <w:rStyle w:val="jrnlBibRef"/>
          </w:rPr>
          <w:t xml:space="preserve">Colbran, 2004</w:t>
        </w:r>
      </w:hyperlink>
      <w:r>
        <w:rPr>
          <w:sz w:val="22"/>
          <w:szCs w:val="22"/>
          <w:shd w:val="clear" w:color="" w:fill=""/>
        </w:rPr>
        <w:t xml:space="preserve">). In summary, our data suggest that upon Ca</w:t>
      </w:r>
      <w:r>
        <w:rPr>
          <w:sz w:val="22"/>
          <w:szCs w:val="22"/>
          <w:vertAlign w:val="superscript"/>
          <w:shd w:val="clear" w:color="" w:fill=""/>
        </w:rPr>
        <w:t xml:space="preserve">2+ </w:t>
      </w:r>
      <w:r>
        <w:rPr>
          <w:sz w:val="22"/>
          <w:szCs w:val="22"/>
          <w:shd w:val="clear" w:color="" w:fill=""/>
        </w:rPr>
        <w:t xml:space="preserve">influx subset of kinases and phosphatases such as PKA, PKC, CaMKII, PP2A and PP2B are activated while PP1 is less active and the target sites of proline directed kinases show a decrease in phosphorylation, mediated either by decreased activity of the kinases or preferred targeting by the phosphatases.</w:t>
      </w:r>
    </w:p>
    <w:p>
      <w:pPr>
        <w:pStyle w:val="jrnlSecPara"/>
      </w:pPr>
      <w:r>
        <w:rPr>
          <w:sz w:val="22"/>
          <w:szCs w:val="22"/>
          <w:shd w:val="clear" w:color="" w:fill=""/>
        </w:rPr>
        <w:t xml:space="preserve">To confirm that hitherto uncharacterized phosphosites containing the RxxS motif are indeed phosphorylated by one or more of the three kinases known to target these sites, five of these sites were selected for experimental verification: RIM1 (Ser413 and Ser1141), bassoon (Ser2844), piccolo (Ser3626) and liprin-α3 (Ser75). For each of these sites, 13-mer peptides were synthesized (containing 6 residues upstream and 6 residues downstream of the phosphoserine) and tested by a commercially available kinase assay against CaMKII, protein kinase A, and protein kinase C. As a control, corresponding peptides were synthesized, in which the phosphorylated serine was replaced by alanine. As shown in </w:t>
      </w:r>
      <w:hyperlink w:anchor="F6" w:history="1">
        <w:r>
          <w:rPr>
            <w:rStyle w:val="jrnlFigRef"/>
          </w:rPr>
          <w:t xml:space="preserve">Figure 6E</w:t>
        </w:r>
      </w:hyperlink>
      <w:r>
        <w:rPr>
          <w:sz w:val="22"/>
          <w:szCs w:val="22"/>
          <w:shd w:val="clear" w:color="" w:fill=""/>
        </w:rPr>
        <w:t xml:space="preserve">, each of the peptides was recognized by at least one of the kinases. For instance, RIM1 Ser413 was phosphorylated only by PKA; consistent with a previous report (</w:t>
      </w:r>
      <w:hyperlink w:anchor="R59" w:history="1">
        <w:r>
          <w:rPr>
            <w:rStyle w:val="jrnlBibRef"/>
          </w:rPr>
          <w:t xml:space="preserve">Lonart et al., 2003</w:t>
        </w:r>
      </w:hyperlink>
      <w:r>
        <w:rPr>
          <w:sz w:val="22"/>
          <w:szCs w:val="22"/>
          <w:shd w:val="clear" w:color="" w:fill=""/>
        </w:rPr>
        <w:t xml:space="preserve">). RIM1 Ser1141 was phosphorylated mostly by CaMKII and with lower efficiency by PKA. Bassoon Ser2844 was phosphorylated only by CaMKII. Piccolo Ser3626 was phosphorylated by CaMKII and PKA albeit with low efficiency. Liprin-α3 Ser75 was the only phosphosite that was phosphorylated by all three kinases although PKC was less efficient. Together, these findings agree with the notion that activation of these three kinases during depolarization in the presence of Ca</w:t>
      </w:r>
      <w:r>
        <w:rPr>
          <w:sz w:val="22"/>
          <w:szCs w:val="22"/>
          <w:vertAlign w:val="superscript"/>
          <w:shd w:val="clear" w:color="" w:fill=""/>
        </w:rPr>
        <w:t xml:space="preserve">2+ </w:t>
      </w:r>
      <w:r>
        <w:rPr>
          <w:sz w:val="22"/>
          <w:szCs w:val="22"/>
          <w:shd w:val="clear" w:color="" w:fill=""/>
        </w:rPr>
        <w:t xml:space="preserve">leads to </w:t>
      </w:r>
      <w:r>
        <w:rPr>
          <w:sz w:val="22"/>
          <w:szCs w:val="22"/>
          <w:shd w:val="clear" w:color="" w:fill=""/>
        </w:rPr>
        <w:t xml:space="preserve"/>
      </w:r>
      <w:r>
        <w:rPr>
          <w:sz w:val="22"/>
          <w:szCs w:val="22"/>
          <w:shd w:val="clear" w:color="" w:fill=""/>
        </w:rPr>
        <w:t xml:space="preserve">the phosphorylation of the active zone proteins at their corresponding phosphosites. Furthermore, it reveals another layer of regulatory diversification since each of the three kinases exhibited selective phosphorylation of the different substrates despite sharing a common core motif.</w:t>
      </w:r>
    </w:p>
    <w:p/>
    <w:p>
      <w:pPr>
        <w:pStyle w:val="jrnlHead1"/>
      </w:pPr>
      <w:r>
        <w:rPr>
          <w:color w:val="#011b37"/>
          <w:sz w:val="56"/>
          <w:szCs w:val="56"/>
          <w:b/>
          <w:shd w:val="clear" w:color="" w:fill=""/>
        </w:rPr>
        <w:t xml:space="preserve">Discussion</w:t>
      </w:r>
    </w:p>
    <w:p>
      <w:pPr>
        <w:pStyle w:val="jrnlSecPara"/>
      </w:pPr>
      <w:r>
        <w:rPr>
          <w:sz w:val="22"/>
          <w:szCs w:val="22"/>
          <w:shd w:val="clear" w:color="" w:fill=""/>
        </w:rPr>
        <w:t xml:space="preserve">In the present study we have used quantitative phosphoproteomics to obtain a snapshot of changes that occur in protein phosphorylation during Ca</w:t>
      </w:r>
      <w:r>
        <w:rPr>
          <w:sz w:val="22"/>
          <w:szCs w:val="22"/>
          <w:vertAlign w:val="superscript"/>
          <w:shd w:val="clear" w:color="" w:fill=""/>
        </w:rPr>
        <w:t xml:space="preserve">2+</w:t>
      </w:r>
      <w:r>
        <w:rPr>
          <w:sz w:val="22"/>
          <w:szCs w:val="22"/>
          <w:shd w:val="clear" w:color="" w:fill=""/>
        </w:rPr>
        <w:t xml:space="preserve">-dependent exocytosis of synaptic vesicles. A surprisingly complex pattern of both up- and downregulated sites was observed, frequently within the same protein, with the proteins of the active zone being most conspicuous.</w:t>
      </w:r>
    </w:p>
    <w:p>
      <w:pPr>
        <w:pStyle w:val="jrnlSecPara"/>
      </w:pPr>
      <w:r>
        <w:rPr>
          <w:sz w:val="22"/>
          <w:szCs w:val="22"/>
          <w:shd w:val="clear" w:color="" w:fill=""/>
        </w:rPr>
        <w:t xml:space="preserve">Synaptosomes are uniquely suitable for the study of phosphorylation-dephosphorylation events that are associated with synaptic vesicle cycling. Although even the most highly enriched fraction of nerve terminals still contains significant contamination from many other parts of the starting tissue (as confirmed by the composition of the proteome of this fraction), synaptosomes represent the only compartment in the extract that forms membrane enclosed structures retaining basic cellular properties. These include the ability of generating and maintaining a membrane potential and of synthesizing ATP from externally added glucose or ketone bodies (</w:t>
      </w:r>
      <w:hyperlink w:anchor="R69" w:history="1">
        <w:r>
          <w:rPr>
            <w:rStyle w:val="jrnlBibRef"/>
          </w:rPr>
          <w:t xml:space="preserve">Nicholls, 2003</w:t>
        </w:r>
      </w:hyperlink>
      <w:r>
        <w:rPr>
          <w:sz w:val="22"/>
          <w:szCs w:val="22"/>
          <w:shd w:val="clear" w:color="" w:fill=""/>
        </w:rPr>
        <w:t xml:space="preserve">; </w:t>
      </w:r>
      <w:hyperlink w:anchor="R16" w:history="1">
        <w:r>
          <w:rPr>
            <w:rStyle w:val="jrnlBibRef"/>
          </w:rPr>
          <w:t xml:space="preserve">Choi et al., 2011</w:t>
        </w:r>
      </w:hyperlink>
      <w:r>
        <w:rPr>
          <w:sz w:val="22"/>
          <w:szCs w:val="22"/>
          <w:shd w:val="clear" w:color="" w:fill=""/>
        </w:rPr>
        <w:t xml:space="preserve">). Thus, physiological ATP-levels can only be maintained inside nerve terminals whereas residual external ATP is likely to be rapidly degraded by ATPases, in particular by uncoupled ion pumps. Consequently, protein kinases can only operate inside the nerve terminal during the experiment. Indeed, our comparison of the phosphoproteome versus the total proteome of the synaptosome fraction revealed a significant enrichment of proteins involved in presynaptic function while other proteins (including those of the postsynapse) were reduced or conspicuously absent (</w:t>
      </w:r>
      <w:hyperlink w:anchor="F2-S2" w:history="1">
        <w:r>
          <w:rPr>
            <w:rStyle w:val="jrnlFigRef"/>
          </w:rPr>
          <w:t xml:space="preserve">Figure 2—figure supplement 2</w:t>
        </w:r>
      </w:hyperlink>
      <w:r>
        <w:rPr>
          <w:sz w:val="22"/>
          <w:szCs w:val="22"/>
          <w:shd w:val="clear" w:color="" w:fill=""/>
        </w:rPr>
        <w:t xml:space="preserve">).</w:t>
      </w:r>
    </w:p>
    <w:p>
      <w:pPr>
        <w:pStyle w:val="jrnlSecPara"/>
      </w:pPr>
      <w:r>
        <w:rPr>
          <w:sz w:val="22"/>
          <w:szCs w:val="22"/>
          <w:shd w:val="clear" w:color="" w:fill=""/>
        </w:rPr>
        <w:t xml:space="preserve">Although our analysis of phosphosites is certainly not yet comprehensive, several important conclusions can be drawn from our data. First, only a limited number of phosphosites is regulated by stimulation whereas the majority of the quantified sites did not change. Second, almost an identical pattern of regulated sites was observed regardless of whether the Ca</w:t>
      </w:r>
      <w:r>
        <w:rPr>
          <w:sz w:val="22"/>
          <w:szCs w:val="22"/>
          <w:vertAlign w:val="superscript"/>
          <w:shd w:val="clear" w:color="" w:fill=""/>
        </w:rPr>
        <w:t xml:space="preserve">2+</w:t>
      </w:r>
      <w:r>
        <w:rPr>
          <w:sz w:val="22"/>
          <w:szCs w:val="22"/>
          <w:shd w:val="clear" w:color="" w:fill=""/>
        </w:rPr>
        <w:t xml:space="preserve">-free control was depolarized or not. This agrees well with the observation that depolarization in the absence of Ca</w:t>
      </w:r>
      <w:r>
        <w:rPr>
          <w:sz w:val="22"/>
          <w:szCs w:val="22"/>
          <w:vertAlign w:val="superscript"/>
          <w:shd w:val="clear" w:color="" w:fill=""/>
        </w:rPr>
        <w:t xml:space="preserve">2+</w:t>
      </w:r>
      <w:r>
        <w:rPr>
          <w:sz w:val="22"/>
          <w:szCs w:val="22"/>
          <w:shd w:val="clear" w:color="" w:fill=""/>
        </w:rPr>
        <w:t xml:space="preserve"> resulted only in very limited changes of the phosphosite pattern. This is remarkable when considering that clamp-depolarization by potassium is nonphysiological and may have deleterious side effects (e.g. drop in ATP levels). Consequently, our data show that the phosphorylation changes observed after stimulation are dominated by Ca</w:t>
      </w:r>
      <w:r>
        <w:rPr>
          <w:sz w:val="22"/>
          <w:szCs w:val="22"/>
          <w:vertAlign w:val="superscript"/>
          <w:shd w:val="clear" w:color="" w:fill=""/>
        </w:rPr>
        <w:t xml:space="preserve">2+</w:t>
      </w:r>
      <w:r>
        <w:rPr>
          <w:sz w:val="22"/>
          <w:szCs w:val="22"/>
          <w:shd w:val="clear" w:color="" w:fill=""/>
        </w:rPr>
        <w:t xml:space="preserve">-dependent kinases (such as CaMKII, PKC) and phosphatases (such as calcineurin), all of which are implicated in regulating presynaptic function (</w:t>
      </w:r>
      <w:hyperlink w:anchor="R83" w:history="1">
        <w:r>
          <w:rPr>
            <w:rStyle w:val="jrnlBibRef"/>
          </w:rPr>
          <w:t xml:space="preserve">Scholz and Palfrey, 1998</w:t>
        </w:r>
      </w:hyperlink>
      <w:r>
        <w:rPr>
          <w:sz w:val="22"/>
          <w:szCs w:val="22"/>
          <w:shd w:val="clear" w:color="" w:fill=""/>
        </w:rPr>
        <w:t xml:space="preserve">; </w:t>
      </w:r>
      <w:hyperlink w:anchor="R12" w:history="1">
        <w:r>
          <w:rPr>
            <w:rStyle w:val="jrnlBibRef"/>
          </w:rPr>
          <w:t xml:space="preserve">Brager et al., 2003</w:t>
        </w:r>
      </w:hyperlink>
      <w:r>
        <w:rPr>
          <w:sz w:val="22"/>
          <w:szCs w:val="22"/>
          <w:shd w:val="clear" w:color="" w:fill=""/>
        </w:rPr>
        <w:t xml:space="preserve">; </w:t>
      </w:r>
      <w:hyperlink w:anchor="R54" w:history="1">
        <w:r>
          <w:rPr>
            <w:rStyle w:val="jrnlBibRef"/>
          </w:rPr>
          <w:t xml:space="preserve">Leenders and Sheng, 2005</w:t>
        </w:r>
      </w:hyperlink>
      <w:r>
        <w:rPr>
          <w:sz w:val="22"/>
          <w:szCs w:val="22"/>
          <w:shd w:val="clear" w:color="" w:fill=""/>
        </w:rPr>
        <w:t xml:space="preserve">).</w:t>
      </w:r>
    </w:p>
    <w:p>
      <w:pPr>
        <w:pStyle w:val="jrnlSecPara"/>
      </w:pPr>
      <w:r>
        <w:rPr>
          <w:sz w:val="22"/>
          <w:szCs w:val="22"/>
          <w:shd w:val="clear" w:color="" w:fill=""/>
        </w:rPr>
        <w:t xml:space="preserve">In addition, our data hint at the activation of a network of kinases and phosphatases that operates downstream of the primary Ca</w:t>
      </w:r>
      <w:r>
        <w:rPr>
          <w:sz w:val="22"/>
          <w:szCs w:val="22"/>
          <w:vertAlign w:val="superscript"/>
          <w:shd w:val="clear" w:color="" w:fill=""/>
        </w:rPr>
        <w:t xml:space="preserve">2+</w:t>
      </w:r>
      <w:r>
        <w:rPr>
          <w:sz w:val="22"/>
          <w:szCs w:val="22"/>
          <w:shd w:val="clear" w:color="" w:fill=""/>
        </w:rPr>
        <w:t xml:space="preserve">-dependent enzymes. For instance, calcineurin upregulates adenylate cyclase in nerve terminals (</w:t>
      </w:r>
      <w:hyperlink w:anchor="R32" w:history="1">
        <w:r>
          <w:rPr>
            <w:rStyle w:val="jrnlBibRef"/>
          </w:rPr>
          <w:t xml:space="preserve">Ferguson and Storm, 2004</w:t>
        </w:r>
      </w:hyperlink>
      <w:r>
        <w:rPr>
          <w:sz w:val="22"/>
          <w:szCs w:val="22"/>
          <w:shd w:val="clear" w:color="" w:fill=""/>
        </w:rPr>
        <w:t xml:space="preserve">; </w:t>
      </w:r>
      <w:hyperlink w:anchor="R15" w:history="1">
        <w:r>
          <w:rPr>
            <w:rStyle w:val="jrnlBibRef"/>
          </w:rPr>
          <w:t xml:space="preserve">Chan et al., 2005</w:t>
        </w:r>
      </w:hyperlink>
      <w:r>
        <w:rPr>
          <w:sz w:val="22"/>
          <w:szCs w:val="22"/>
          <w:shd w:val="clear" w:color="" w:fill=""/>
        </w:rPr>
        <w:t xml:space="preserve">), increasing cAMP levels and activating protein kinase A. Also, we observed increased phosphorylation of Ser567 in the regulatory subunit of protein phosphatase 2A (PP2A), which is known to enhance its activity (</w:t>
      </w:r>
      <w:hyperlink w:anchor="R1" w:history="1">
        <w:r>
          <w:rPr>
            <w:rStyle w:val="jrnlBibRef"/>
          </w:rPr>
          <w:t xml:space="preserve">Ahn et al., 2007</w:t>
        </w:r>
      </w:hyperlink>
      <w:r>
        <w:rPr>
          <w:sz w:val="22"/>
          <w:szCs w:val="22"/>
          <w:shd w:val="clear" w:color="" w:fill=""/>
        </w:rPr>
        <w:t xml:space="preserve">). Moreover, our motif enrichment analysis suggests that CdK5, ERK1/2 and GSK-3 are downregulated upon stimulation. Another example is contributed by the increased phosphorylation of protein phosphatase 1 regulatory subunit Neurabin-2 at S100 that decreases its activity (</w:t>
      </w:r>
      <w:hyperlink w:anchor="R20" w:history="1">
        <w:r>
          <w:rPr>
            <w:rStyle w:val="jrnlBibRef"/>
          </w:rPr>
          <w:t xml:space="preserve">Colbran, 2004</w:t>
        </w:r>
      </w:hyperlink>
      <w:r>
        <w:rPr>
          <w:sz w:val="22"/>
          <w:szCs w:val="22"/>
          <w:shd w:val="clear" w:color="" w:fill=""/>
        </w:rPr>
        <w:t xml:space="preserve">). We conclude that the activity of kinases and phosphatases is precisely coordinated: upon Ca</w:t>
      </w:r>
      <w:r>
        <w:rPr>
          <w:sz w:val="22"/>
          <w:szCs w:val="22"/>
          <w:vertAlign w:val="superscript"/>
          <w:shd w:val="clear" w:color="" w:fill=""/>
        </w:rPr>
        <w:t xml:space="preserve">2+</w:t>
      </w:r>
      <w:r>
        <w:rPr>
          <w:sz w:val="22"/>
          <w:szCs w:val="22"/>
          <w:shd w:val="clear" w:color="" w:fill=""/>
        </w:rPr>
        <w:t xml:space="preserve"> entry, CaMKII, PKA, PKC as well as PP2A and PP2B are activated whereas proline directed kinases (e.g. CdK5 and GSK-3) as well as PP1 appear to be downregulated.</w:t>
      </w:r>
    </w:p>
    <w:p>
      <w:pPr>
        <w:pStyle w:val="jrnlSecPara"/>
      </w:pPr>
      <w:r>
        <w:rPr>
          <w:sz w:val="22"/>
          <w:szCs w:val="22"/>
          <w:shd w:val="clear" w:color="" w:fill=""/>
        </w:rPr>
        <w:t xml:space="preserve">The panoply of phosphorylation sites and phosphorylation changes detected in many proteins of the presynaptic active zone was surprising. Active zone proteins are thought to structure the site for synaptic vesicle docking and fusion by forming dynamic scaffolds, and several of these proteins such as RIM and Munc13 have been shown to play a crucial role in vesicle docking and priming (</w:t>
      </w:r>
      <w:hyperlink w:anchor="R90" w:history="1">
        <w:r>
          <w:rPr>
            <w:rStyle w:val="jrnlBibRef"/>
          </w:rPr>
          <w:t xml:space="preserve">Südhof, 2012</w:t>
        </w:r>
      </w:hyperlink>
      <w:r>
        <w:rPr>
          <w:sz w:val="22"/>
          <w:szCs w:val="22"/>
          <w:shd w:val="clear" w:color="" w:fill=""/>
        </w:rPr>
        <w:t xml:space="preserve">). Only a few of these phosphorylation sites have been previously studied, such as phosphorylation dependent binding of 14-3-3 adaptor protein to bassoon at Ser2844 or the cAMP-regulated site in RIM1 (Ser413) that plays a role in long-term potentiation (</w:t>
      </w:r>
      <w:hyperlink w:anchor="R59" w:history="1">
        <w:r>
          <w:rPr>
            <w:rStyle w:val="jrnlBibRef"/>
          </w:rPr>
          <w:t xml:space="preserve">Lonart et al., 2003</w:t>
        </w:r>
      </w:hyperlink>
      <w:r>
        <w:rPr>
          <w:sz w:val="22"/>
          <w:szCs w:val="22"/>
          <w:shd w:val="clear" w:color="" w:fill=""/>
        </w:rPr>
        <w:t xml:space="preserve">; </w:t>
      </w:r>
      <w:hyperlink w:anchor="R46" w:history="1">
        <w:r>
          <w:rPr>
            <w:rStyle w:val="jrnlBibRef"/>
          </w:rPr>
          <w:t xml:space="preserve">Kaeser et al., 2008</w:t>
        </w:r>
      </w:hyperlink>
      <w:r>
        <w:rPr>
          <w:sz w:val="22"/>
          <w:szCs w:val="22"/>
          <w:shd w:val="clear" w:color="" w:fill=""/>
        </w:rPr>
        <w:t xml:space="preserve">). Similar to the well-characterized and multiply phosphorylated synapsin1, active zone proteins contain sites that exhibit opposing changes in response to Ca</w:t>
      </w:r>
      <w:r>
        <w:rPr>
          <w:sz w:val="22"/>
          <w:szCs w:val="22"/>
          <w:vertAlign w:val="superscript"/>
          <w:shd w:val="clear" w:color="" w:fill=""/>
        </w:rPr>
        <w:t xml:space="preserve">2+</w:t>
      </w:r>
      <w:r>
        <w:rPr>
          <w:sz w:val="22"/>
          <w:szCs w:val="22"/>
          <w:shd w:val="clear" w:color="" w:fill=""/>
        </w:rPr>
        <w:t xml:space="preserve">.</w:t>
      </w:r>
    </w:p>
    <w:p>
      <w:pPr>
        <w:pStyle w:val="jrnlSecPara"/>
      </w:pPr>
      <w:r>
        <w:rPr>
          <w:sz w:val="22"/>
          <w:szCs w:val="22"/>
          <w:shd w:val="clear" w:color="" w:fill=""/>
        </w:rPr>
        <w:t xml:space="preserve">The functional significance of such multiple phosphorylation remains to be explored. There are many examples showing that within such proteins individual phosphosites can have specific functions, e.g. in regulating the activity of enzymes such as CaMKII (</w:t>
      </w:r>
      <w:hyperlink w:anchor="R19" w:history="1">
        <w:r>
          <w:rPr>
            <w:rStyle w:val="jrnlBibRef"/>
          </w:rPr>
          <w:t xml:space="preserve">Cohen, 2000</w:t>
        </w:r>
      </w:hyperlink>
      <w:r>
        <w:rPr>
          <w:sz w:val="22"/>
          <w:szCs w:val="22"/>
          <w:shd w:val="clear" w:color="" w:fill=""/>
        </w:rPr>
        <w:t xml:space="preserve">; </w:t>
      </w:r>
      <w:hyperlink w:anchor="R23" w:history="1">
        <w:r>
          <w:rPr>
            <w:rStyle w:val="jrnlBibRef"/>
          </w:rPr>
          <w:t xml:space="preserve">Coultrap and Bayer, 2012</w:t>
        </w:r>
      </w:hyperlink>
      <w:r>
        <w:rPr>
          <w:sz w:val="22"/>
          <w:szCs w:val="22"/>
          <w:shd w:val="clear" w:color="" w:fill=""/>
        </w:rPr>
        <w:t xml:space="preserve">) or channels such as Kv2.1 (</w:t>
      </w:r>
      <w:hyperlink w:anchor="R74" w:history="1">
        <w:r>
          <w:rPr>
            <w:rStyle w:val="jrnlBibRef"/>
          </w:rPr>
          <w:t xml:space="preserve">Park et al., 2006</w:t>
        </w:r>
      </w:hyperlink>
      <w:r>
        <w:rPr>
          <w:sz w:val="22"/>
          <w:szCs w:val="22"/>
          <w:shd w:val="clear" w:color="" w:fill=""/>
        </w:rPr>
        <w:t xml:space="preserve">). At present, we do not yet know whether there are individual sites on a given active zone protein that are solely responsible for a functional change (e.g. in regulating binding to a specific protein) or whether multiple phosphosites cooperate in changing the overall properties of a protein. Multi-site phosphorylation may modulate the binding affinity of a protein to other proteins or block binding by increasing its overall negative charge leading to repulsion from other proteins and charged membrane lipids (</w:t>
      </w:r>
      <w:hyperlink w:anchor="R75" w:history="1">
        <w:r>
          <w:rPr>
            <w:rStyle w:val="jrnlBibRef"/>
          </w:rPr>
          <w:t xml:space="preserve">Powell et al., 2000</w:t>
        </w:r>
      </w:hyperlink>
      <w:r>
        <w:rPr>
          <w:sz w:val="22"/>
          <w:szCs w:val="22"/>
          <w:shd w:val="clear" w:color="" w:fill=""/>
        </w:rPr>
        <w:t xml:space="preserve">; </w:t>
      </w:r>
      <w:hyperlink w:anchor="R4" w:history="1">
        <w:r>
          <w:rPr>
            <w:rStyle w:val="jrnlBibRef"/>
          </w:rPr>
          <w:t xml:space="preserve">Arbuzova et al., 2002</w:t>
        </w:r>
      </w:hyperlink>
      <w:r>
        <w:rPr>
          <w:sz w:val="22"/>
          <w:szCs w:val="22"/>
          <w:shd w:val="clear" w:color="" w:fill=""/>
        </w:rPr>
        <w:t xml:space="preserve">; </w:t>
      </w:r>
      <w:hyperlink w:anchor="R33" w:history="1">
        <w:r>
          <w:rPr>
            <w:rStyle w:val="jrnlBibRef"/>
          </w:rPr>
          <w:t xml:space="preserve">Ferreon et al., 2009</w:t>
        </w:r>
      </w:hyperlink>
      <w:r>
        <w:rPr>
          <w:sz w:val="22"/>
          <w:szCs w:val="22"/>
          <w:shd w:val="clear" w:color="" w:fill=""/>
        </w:rPr>
        <w:t xml:space="preserve">). Also, our data only represent a snapshot of phosphorylation changes 2 min after depolarization, i.e. when exo- and endocytosis are both at elevated steady-state levels. Thus it is conceivable that transient changes occurring in the first seconds after stimulations were missed.</w:t>
      </w:r>
    </w:p>
    <w:p>
      <w:pPr>
        <w:pStyle w:val="jrnlSecPara"/>
      </w:pPr>
      <w:r>
        <w:rPr>
          <w:sz w:val="22"/>
          <w:szCs w:val="22"/>
          <w:shd w:val="clear" w:color="" w:fill=""/>
        </w:rPr>
        <w:t xml:space="preserve">Intriguingly, in our data no significant changes were observed in the phosphorylation status of SNARE and other proteins that are mediating exocytosis of synaptic vesicles (e.g syntaxin1A Thr10, Ser14 (</w:t>
      </w:r>
      <w:hyperlink w:anchor="R77" w:history="1">
        <w:r>
          <w:rPr>
            <w:rStyle w:val="jrnlBibRef"/>
          </w:rPr>
          <w:t xml:space="preserve">Rickman and Duncan, 2010</w:t>
        </w:r>
      </w:hyperlink>
      <w:r>
        <w:rPr>
          <w:sz w:val="22"/>
          <w:szCs w:val="22"/>
          <w:shd w:val="clear" w:color="" w:fill=""/>
        </w:rPr>
        <w:t xml:space="preserve">), Ser59, Ser64; VAMP-2 Ser75, Ser80; SNAP-25 Ser25; Munc18 Ser506, Ser507, Ser509, Ser593 and NSF Ser739) (Supplementary file 2, </w:t>
      </w:r>
      <w:hyperlink w:anchor="R111" w:history="1">
        <w:r>
          <w:rPr>
            <w:rStyle w:val="jrnlBibRef"/>
          </w:rPr>
          <w:t xml:space="preserve">Kohansal-Nodehi et al., 2016</w:t>
        </w:r>
      </w:hyperlink>
      <w:rPr>
        <w:sz w:val="22"/>
        <w:szCs w:val="22"/>
        <w:shd w:val="clear" w:color="" w:fill=""/>
      </w:rPr>
      <w:del w:author="Lakshmi (eLife Sciences Publications, Ltd)" w:date="1970-01-01T00:00:00Z">
        <w:r>
          <w:delText xml:space="preserve">doi:10.5061/dryad.dh371</w:delText>
        </w:r>
      </w:del>
      <w:r>
        <w:rPr>
          <w:sz w:val="22"/>
          <w:szCs w:val="22"/>
          <w:shd w:val="clear" w:color="" w:fill=""/>
        </w:rPr>
        <w:t xml:space="preserve">). Thus it appears that the rapid feedback loops governed by kinases and phosphatases, which are activated during stimulation, do not target the exocytotic machinery itself but rather upstream processes such as docking, priming, and endocytosis. Further detailed studies will be required to unravel the functional consequences of these changes at the molecular level.</w:t>
      </w:r>
    </w:p>
    <w:p/>
    <w:p>
      <w:pPr>
        <w:pStyle w:val="jrnlHead1"/>
      </w:pPr>
      <w:r>
        <w:rPr>
          <w:color w:val="#011b37"/>
          <w:sz w:val="56"/>
          <w:szCs w:val="56"/>
          <w:b/>
          <w:shd w:val="clear" w:color="" w:fill=""/>
        </w:rPr>
        <w:t xml:space="preserve">Materials and methods</w:t>
      </w:r>
    </w:p>
    <w:p/>
    <w:p>
      <w:pPr>
        <w:pStyle w:val="jrnlHead2"/>
      </w:pPr>
      <w:r>
        <w:rPr>
          <w:color w:val="#134985"/>
          <w:sz w:val="46"/>
          <w:szCs w:val="46"/>
          <w:b/>
          <w:shd w:val="clear" w:color="" w:fill=""/>
        </w:rPr>
        <w:t xml:space="preserve">Chemicals, reagents and buffers</w:t>
      </w:r>
    </w:p>
    <w:p>
      <w:pPr>
        <w:pStyle w:val="jrnlSecPara"/>
      </w:pPr>
      <w:r>
        <w:rPr>
          <w:sz w:val="22"/>
          <w:szCs w:val="22"/>
          <w:shd w:val="clear" w:color="" w:fill=""/>
        </w:rPr>
        <w:t xml:space="preserve">Sucrose, glucose monohydrate, sodium chloride (NaCl), potassium chloride (KCl), magnesium chloride hexahydrate (MgCl</w:t>
      </w:r>
      <w:r>
        <w:rPr>
          <w:sz w:val="22"/>
          <w:szCs w:val="22"/>
          <w:vertAlign w:val="subscript"/>
          <w:shd w:val="clear" w:color="" w:fill=""/>
        </w:rPr>
        <w:t xml:space="preserve">2</w:t>
      </w:r>
      <w:r>
        <w:rPr>
          <w:sz w:val="22"/>
          <w:szCs w:val="22"/>
          <w:shd w:val="clear" w:color="" w:fill=""/>
        </w:rPr>
        <w:t xml:space="preserve">x6H</w:t>
      </w:r>
      <w:r>
        <w:rPr>
          <w:sz w:val="22"/>
          <w:szCs w:val="22"/>
          <w:vertAlign w:val="subscript"/>
          <w:shd w:val="clear" w:color="" w:fill=""/>
        </w:rPr>
        <w:t xml:space="preserve">2</w:t>
      </w:r>
      <w:r>
        <w:rPr>
          <w:sz w:val="22"/>
          <w:szCs w:val="22"/>
          <w:shd w:val="clear" w:color="" w:fill=""/>
        </w:rPr>
        <w:t xml:space="preserve">0), sodium hydrogen carbonate (NaHCO</w:t>
      </w:r>
      <w:r>
        <w:rPr>
          <w:sz w:val="22"/>
          <w:szCs w:val="22"/>
          <w:vertAlign w:val="subscript"/>
          <w:shd w:val="clear" w:color="" w:fill=""/>
        </w:rPr>
        <w:t xml:space="preserve">3</w:t>
      </w:r>
      <w:r>
        <w:rPr>
          <w:sz w:val="22"/>
          <w:szCs w:val="22"/>
          <w:shd w:val="clear" w:color="" w:fill=""/>
        </w:rPr>
        <w:t xml:space="preserve">), sodium hydrogen phosphate dihydrate (Na</w:t>
      </w:r>
      <w:r>
        <w:rPr>
          <w:sz w:val="22"/>
          <w:szCs w:val="22"/>
          <w:vertAlign w:val="subscript"/>
          <w:shd w:val="clear" w:color="" w:fill=""/>
        </w:rPr>
        <w:t xml:space="preserve">2</w:t>
      </w:r>
      <w:r>
        <w:rPr>
          <w:sz w:val="22"/>
          <w:szCs w:val="22"/>
          <w:shd w:val="clear" w:color="" w:fill=""/>
        </w:rPr>
        <w:t xml:space="preserve">HPO</w:t>
      </w:r>
      <w:r>
        <w:rPr>
          <w:sz w:val="22"/>
          <w:szCs w:val="22"/>
          <w:vertAlign w:val="subscript"/>
          <w:shd w:val="clear" w:color="" w:fill=""/>
        </w:rPr>
        <w:t xml:space="preserve">4</w:t>
      </w:r>
      <w:r>
        <w:rPr>
          <w:sz w:val="22"/>
          <w:szCs w:val="22"/>
          <w:shd w:val="clear" w:color="" w:fill=""/>
        </w:rPr>
        <w:t xml:space="preserve">x2H</w:t>
      </w:r>
      <w:r>
        <w:rPr>
          <w:sz w:val="22"/>
          <w:szCs w:val="22"/>
          <w:vertAlign w:val="subscript"/>
          <w:shd w:val="clear" w:color="" w:fill=""/>
        </w:rPr>
        <w:t xml:space="preserve">2</w:t>
      </w:r>
      <w:r>
        <w:rPr>
          <w:sz w:val="22"/>
          <w:szCs w:val="22"/>
          <w:shd w:val="clear" w:color="" w:fill=""/>
        </w:rPr>
        <w:t xml:space="preserve">0), sodium hydroxide (NaOH) were purchased from Merck KGaA (Darmstadt, Germany). Calcium chloride (CaCl</w:t>
      </w:r>
      <w:r>
        <w:rPr>
          <w:sz w:val="22"/>
          <w:szCs w:val="22"/>
          <w:vertAlign w:val="subscript"/>
          <w:shd w:val="clear" w:color="" w:fill=""/>
        </w:rPr>
        <w:t xml:space="preserve">2</w:t>
      </w:r>
      <w:r>
        <w:rPr>
          <w:sz w:val="22"/>
          <w:szCs w:val="22"/>
          <w:shd w:val="clear" w:color="" w:fill=""/>
        </w:rPr>
        <w:t xml:space="preserve">), nicotinamide adenine dinucleotide phosphate hydrate (NADPx1H</w:t>
      </w:r>
      <w:r>
        <w:rPr>
          <w:sz w:val="22"/>
          <w:szCs w:val="22"/>
          <w:vertAlign w:val="subscript"/>
          <w:shd w:val="clear" w:color="" w:fill=""/>
        </w:rPr>
        <w:t xml:space="preserve">2</w:t>
      </w:r>
      <w:r>
        <w:rPr>
          <w:sz w:val="22"/>
          <w:szCs w:val="22"/>
          <w:shd w:val="clear" w:color="" w:fill=""/>
        </w:rPr>
        <w:t xml:space="preserve">0), ammonium hydrogen carbonate (NH</w:t>
      </w:r>
      <w:r>
        <w:rPr>
          <w:sz w:val="22"/>
          <w:szCs w:val="22"/>
          <w:vertAlign w:val="subscript"/>
          <w:shd w:val="clear" w:color="" w:fill=""/>
        </w:rPr>
        <w:t xml:space="preserve">4</w:t>
      </w:r>
      <w:r>
        <w:rPr>
          <w:sz w:val="22"/>
          <w:szCs w:val="22"/>
          <w:shd w:val="clear" w:color="" w:fill=""/>
        </w:rPr>
        <w:t xml:space="preserve">HCO</w:t>
      </w:r>
      <w:r>
        <w:rPr>
          <w:sz w:val="22"/>
          <w:szCs w:val="22"/>
          <w:vertAlign w:val="subscript"/>
          <w:shd w:val="clear" w:color="" w:fill=""/>
        </w:rPr>
        <w:t xml:space="preserve">3</w:t>
      </w:r>
      <w:r>
        <w:rPr>
          <w:sz w:val="22"/>
          <w:szCs w:val="22"/>
          <w:shd w:val="clear" w:color="" w:fill=""/>
        </w:rPr>
        <w:t xml:space="preserve">), 2-chloroacetamide (CAA), acetone (Chromasolv grade), glutamate dehydrogenase (GluDH), formic acid (FA), dithiothreitol (DTT), pepstatin-A, trifluoroacetic acid (TFA), Nonidet P40, tetraethylammonium bromide (TEAB), 2,5-dihydroxybenzoic acid (DHB), ammonium formate (NH</w:t>
      </w:r>
      <w:r>
        <w:rPr>
          <w:sz w:val="22"/>
          <w:szCs w:val="22"/>
          <w:vertAlign w:val="subscript"/>
          <w:shd w:val="clear" w:color="" w:fill=""/>
        </w:rPr>
        <w:t xml:space="preserve">4</w:t>
      </w:r>
      <w:r>
        <w:rPr>
          <w:sz w:val="22"/>
          <w:szCs w:val="22"/>
          <w:shd w:val="clear" w:color="" w:fill=""/>
        </w:rPr>
        <w:t xml:space="preserve">HCO</w:t>
      </w:r>
      <w:r>
        <w:rPr>
          <w:sz w:val="22"/>
          <w:szCs w:val="22"/>
          <w:vertAlign w:val="subscript"/>
          <w:shd w:val="clear" w:color="" w:fill=""/>
        </w:rPr>
        <w:t xml:space="preserve">2</w:t>
      </w:r>
      <w:r>
        <w:rPr>
          <w:sz w:val="22"/>
          <w:szCs w:val="22"/>
          <w:vertAlign w:val="superscript"/>
          <w:shd w:val="clear" w:color="" w:fill=""/>
        </w:rPr>
        <w:t xml:space="preserve"/>
      </w:r>
      <w:r>
        <w:rPr>
          <w:sz w:val="22"/>
          <w:szCs w:val="22"/>
          <w:shd w:val="clear" w:color="" w:fill=""/>
        </w:rPr>
        <w:t xml:space="preserve"/>
      </w:r>
      <w:r>
        <w:rPr>
          <w:sz w:val="22"/>
          <w:szCs w:val="22"/>
          <w:shd w:val="clear" w:color="" w:fill=""/>
        </w:rPr>
        <w:t xml:space="preserve">), Ficoll PM 400, sodium cyanoborohydride (NaBD</w:t>
      </w:r>
      <w:r>
        <w:rPr>
          <w:sz w:val="22"/>
          <w:szCs w:val="22"/>
          <w:vertAlign w:val="subscript"/>
          <w:shd w:val="clear" w:color="" w:fill=""/>
        </w:rPr>
        <w:t xml:space="preserve">3</w:t>
      </w:r>
      <w:r>
        <w:rPr>
          <w:sz w:val="22"/>
          <w:szCs w:val="22"/>
          <w:shd w:val="clear" w:color="" w:fill=""/>
        </w:rPr>
        <w:t xml:space="preserve">CN), formaldehyde (CH</w:t>
      </w:r>
      <w:r>
        <w:rPr>
          <w:sz w:val="22"/>
          <w:szCs w:val="22"/>
          <w:vertAlign w:val="subscript"/>
          <w:shd w:val="clear" w:color="" w:fill=""/>
        </w:rPr>
        <w:t xml:space="preserve">2</w:t>
      </w:r>
      <w:r>
        <w:rPr>
          <w:sz w:val="22"/>
          <w:szCs w:val="22"/>
          <w:shd w:val="clear" w:color="" w:fill=""/>
        </w:rPr>
        <w:t xml:space="preserve">O) were purchased from Sigma-Aldrich (Steinheim, Germany). Pierce bicinchoninic acid protein concentration assay (BCA), albumin standard, Pierce protease and phosphatase inhibitor, acetonitrile (ACN, LC-MS grade) were purchased from Thermo Fisher Scientific (Rockford, IL). 2-[4-(2-hydroxyethyl)piperazin-1-yl]ethanesulfonic acid (Hepes), ethylene glycol tetraacetic acid (EGTA) were purchased from Gerbu Biotechnik (Heidelberg, Germany). The remaining chemicals and reagents were purchased from individual supplier: sequencing grade modified trypsin (Promega, Madison, WI), formaldehyde (D2, 98%, CD</w:t>
      </w:r>
      <w:r>
        <w:rPr>
          <w:sz w:val="22"/>
          <w:szCs w:val="22"/>
          <w:vertAlign w:val="subscript"/>
          <w:shd w:val="clear" w:color="" w:fill=""/>
        </w:rPr>
        <w:t xml:space="preserve">2</w:t>
      </w:r>
      <w:r>
        <w:rPr>
          <w:sz w:val="22"/>
          <w:szCs w:val="22"/>
          <w:shd w:val="clear" w:color="" w:fill=""/>
        </w:rPr>
        <w:t xml:space="preserve">O, Cambridge Isotope Laboratories, Andover, MA), ammonium hydroxide (NH</w:t>
      </w:r>
      <w:r>
        <w:rPr>
          <w:sz w:val="22"/>
          <w:szCs w:val="22"/>
          <w:vertAlign w:val="subscript"/>
          <w:shd w:val="clear" w:color="" w:fill=""/>
        </w:rPr>
        <w:t xml:space="preserve">4</w:t>
      </w:r>
      <w:r>
        <w:rPr>
          <w:sz w:val="22"/>
          <w:szCs w:val="22"/>
          <w:shd w:val="clear" w:color="" w:fill=""/>
        </w:rPr>
        <w:t xml:space="preserve">OH, BAKER ANALYZED, Deventer, the Netherlands)</w:t>
      </w:r>
      <w:r>
        <w:rPr>
          <w:sz w:val="22"/>
          <w:szCs w:val="22"/>
          <w:i/>
          <w:iCs/>
          <w:shd w:val="clear" w:color="" w:fill=""/>
        </w:rPr>
        <w:t xml:space="preserve">, </w:t>
      </w:r>
      <w:r>
        <w:rPr>
          <w:sz w:val="22"/>
          <w:szCs w:val="22"/>
          <w:shd w:val="clear" w:color="" w:fill=""/>
        </w:rPr>
        <w:t xml:space="preserve">PMSF (AppliChem, Darmstadt, Germany), 2-Amino-2-hydroxymethyl-propane-1,3-diol (Tris, VWR International, Leuven, Belgium)</w:t>
      </w:r>
      <w:r>
        <w:rPr>
          <w:sz w:val="22"/>
          <w:szCs w:val="22"/>
          <w:i/>
          <w:iCs/>
          <w:shd w:val="clear" w:color="" w:fill=""/>
        </w:rPr>
        <w:t xml:space="preserve">, </w:t>
      </w:r>
      <w:r>
        <w:rPr>
          <w:sz w:val="22"/>
          <w:szCs w:val="22"/>
          <w:shd w:val="clear" w:color="" w:fill=""/>
        </w:rPr>
        <w:t xml:space="preserve">Rapigest (Waters, Milford, MA), titanium dioxide beads (TiO</w:t>
      </w:r>
      <w:r>
        <w:rPr>
          <w:sz w:val="22"/>
          <w:szCs w:val="22"/>
          <w:vertAlign w:val="subscript"/>
          <w:shd w:val="clear" w:color="" w:fill=""/>
        </w:rPr>
        <w:t xml:space="preserve">2</w:t>
      </w:r>
      <w:r>
        <w:rPr>
          <w:sz w:val="22"/>
          <w:szCs w:val="22"/>
          <w:shd w:val="clear" w:color="" w:fill=""/>
        </w:rPr>
        <w:t xml:space="preserve">, GL Sciences Inc., Tokyo, Japan).</w:t>
      </w:r>
    </w:p>
    <w:p>
      <w:pPr>
        <w:pStyle w:val="jrnlSecPara"/>
      </w:pPr>
      <w:r>
        <w:rPr>
          <w:sz w:val="22"/>
          <w:szCs w:val="22"/>
          <w:shd w:val="clear" w:color="" w:fill=""/>
        </w:rPr>
        <w:t xml:space="preserve">Sucrose buffer: 320 mM sucrose, 5 mM Hepes, pH=7.4; sodium buffer: 10 mM glucose, 5 mM KCl, 140 mM NaCl, 5 mM NaHCO</w:t>
      </w:r>
      <w:r>
        <w:rPr>
          <w:sz w:val="22"/>
          <w:szCs w:val="22"/>
          <w:vertAlign w:val="subscript"/>
          <w:shd w:val="clear" w:color="" w:fill=""/>
        </w:rPr>
        <w:t xml:space="preserve">3</w:t>
      </w:r>
      <w:r>
        <w:rPr>
          <w:sz w:val="22"/>
          <w:szCs w:val="22"/>
          <w:shd w:val="clear" w:color="" w:fill=""/>
        </w:rPr>
        <w:t xml:space="preserve">, 1 mM MgCl</w:t>
      </w:r>
      <w:r>
        <w:rPr>
          <w:sz w:val="22"/>
          <w:szCs w:val="22"/>
          <w:vertAlign w:val="subscript"/>
          <w:shd w:val="clear" w:color="" w:fill=""/>
        </w:rPr>
        <w:t xml:space="preserve">2</w:t>
      </w:r>
      <w:r>
        <w:rPr>
          <w:sz w:val="22"/>
          <w:szCs w:val="22"/>
          <w:shd w:val="clear" w:color="" w:fill=""/>
        </w:rPr>
        <w:t xml:space="preserve">, 1.2 mM Na</w:t>
      </w:r>
      <w:r>
        <w:rPr>
          <w:sz w:val="22"/>
          <w:szCs w:val="22"/>
          <w:vertAlign w:val="subscript"/>
          <w:shd w:val="clear" w:color="" w:fill=""/>
        </w:rPr>
        <w:t xml:space="preserve">2</w:t>
      </w:r>
      <w:r>
        <w:rPr>
          <w:sz w:val="22"/>
          <w:szCs w:val="22"/>
          <w:shd w:val="clear" w:color="" w:fill=""/>
        </w:rPr>
        <w:t xml:space="preserve">HPO</w:t>
      </w:r>
      <w:r>
        <w:rPr>
          <w:sz w:val="22"/>
          <w:szCs w:val="22"/>
          <w:vertAlign w:val="subscript"/>
          <w:shd w:val="clear" w:color="" w:fill=""/>
        </w:rPr>
        <w:t xml:space="preserve">4</w:t>
      </w:r>
      <w:r>
        <w:rPr>
          <w:sz w:val="22"/>
          <w:szCs w:val="22"/>
          <w:shd w:val="clear" w:color="" w:fill=""/>
        </w:rPr>
        <w:t xml:space="preserve">, 20 mM Hepes, pH=7.4; lysis buffer: 50 mM Tris, 150 mM NaCl, 1% Nonidet P40, pH=7.4 containing Pierce protease and phosphatase inhibitors; 6%, 9% and 13% Ficoll solutions were prepared in sucrose buffer (pH=7.4). The buffers were prepared using nanopure water obtained with an electric resistance of greater that 18 MΩ from a Mili-Q purification system (MerckMillipore, Darmstadt, Germany). Solutions for mass spectrometry analysis were prepared using LiChrosolv water (Merck KGaA, Darmstadt, Germany).</w:t>
      </w:r>
    </w:p>
    <w:p/>
    <w:p>
      <w:pPr>
        <w:pStyle w:val="jrnlHead2"/>
      </w:pPr>
      <w:r>
        <w:rPr>
          <w:color w:val="#134985"/>
          <w:sz w:val="46"/>
          <w:szCs w:val="46"/>
          <w:b/>
          <w:shd w:val="clear" w:color="" w:fill=""/>
        </w:rPr>
        <w:t xml:space="preserve">Isolation of synaptosomes and glutamate release assay</w:t>
      </w:r>
    </w:p>
    <w:p>
      <w:pPr>
        <w:pStyle w:val="jrnlSecPara"/>
      </w:pPr>
      <w:r>
        <w:rPr>
          <w:sz w:val="22"/>
          <w:szCs w:val="22"/>
          <w:shd w:val="clear" w:color="" w:fill=""/>
        </w:rPr>
        <w:t xml:space="preserve">Wistar rats originated from the local animal facility were kept until use at a 12:12 hr light/dark cycle with food and water ad libitum. Rats of age between 5 to 6 weeks were sacrificed by cervical dislocation followed by decapitation. The brains were removed from the scull and placed into an ice-cold sucrose buffer. Cerebral cortises and cerebellums were dissected, pooled together and subjected to the synaptosomes enrichment by the non-continuous Ficoll gradient as described previously (</w:t>
      </w:r>
      <w:hyperlink w:anchor="R35" w:history="1">
        <w:r>
          <w:rPr>
            <w:rStyle w:val="jrnlBibRef"/>
          </w:rPr>
          <w:t xml:space="preserve">Fischer von Mollard et al., 1991</w:t>
        </w:r>
      </w:hyperlink>
      <w:r>
        <w:rPr>
          <w:sz w:val="22"/>
          <w:szCs w:val="22"/>
          <w:shd w:val="clear" w:color="" w:fill=""/>
        </w:rPr>
        <w:t xml:space="preserve">). Glutamate release was monitored by enzymatic conversion of glutamate as previously reported (</w:t>
      </w:r>
      <w:hyperlink w:anchor="R68" w:history="1">
        <w:r>
          <w:rPr>
            <w:rStyle w:val="jrnlBibRef"/>
          </w:rPr>
          <w:t xml:space="preserve">Nicholls and Sihra, 1986</w:t>
        </w:r>
      </w:hyperlink>
      <w:r>
        <w:rPr>
          <w:sz w:val="22"/>
          <w:szCs w:val="22"/>
          <w:shd w:val="clear" w:color="" w:fill=""/>
        </w:rPr>
        <w:t xml:space="preserve">) with minor modifications. The synaptosomal pellet was resuspended in ice cold sucrose buffer with the addition of protease inhibitors (PMSF, 200 mM and Pepstatin-A, 1 µg/ml). For glutamate release assay 2.5 mg of synaptosomes were resuspended in 2.5 ml of sodium buffer and incubated with stirring for 5 min at 37°</w:t>
      </w:r>
      <w:r>
        <w:rPr>
          <w:sz w:val="22"/>
          <w:szCs w:val="22"/>
          <w:shd w:val="clear" w:color="" w:fill=""/>
        </w:rPr>
        <w:t xml:space="preserve"/>
      </w:r>
      <w:r>
        <w:rPr>
          <w:sz w:val="22"/>
          <w:szCs w:val="22"/>
          <w:shd w:val="clear" w:color="" w:fill=""/>
        </w:rPr>
        <w:t xml:space="preserve">C. Depending on the stimulation, either CaCl</w:t>
      </w:r>
      <w:r>
        <w:rPr>
          <w:sz w:val="22"/>
          <w:szCs w:val="22"/>
          <w:vertAlign w:val="subscript"/>
          <w:shd w:val="clear" w:color="" w:fill=""/>
        </w:rPr>
        <w:t xml:space="preserve">2</w:t>
      </w:r>
      <w:r>
        <w:rPr>
          <w:sz w:val="22"/>
          <w:szCs w:val="22"/>
          <w:shd w:val="clear" w:color="" w:fill=""/>
        </w:rPr>
        <w:t xml:space="preserve">(1.3 mM) or EGTA (0.5 mM) and NADP (1 mM) was added and incubation was continued for 3 min, then GluDH (200 U) was added and after 3 min KCl (50 mM) was spiked in. Generation of NADPH was monitored by fluorescence for 2 min. After this time synaptosomes were collected for mass spectrometry and western blot analysis.</w:t>
      </w:r>
    </w:p>
    <w:p/>
    <w:p>
      <w:pPr>
        <w:pStyle w:val="jrnlHead2"/>
      </w:pPr>
      <w:r>
        <w:rPr>
          <w:color w:val="#134985"/>
          <w:sz w:val="46"/>
          <w:szCs w:val="46"/>
          <w:b/>
          <w:shd w:val="clear" w:color="" w:fill=""/>
        </w:rPr>
        <w:t xml:space="preserve">Mass spectrometry sample collection</w:t>
      </w:r>
    </w:p>
    <w:p>
      <w:pPr>
        <w:pStyle w:val="jrnlSecPara"/>
      </w:pPr>
      <w:r>
        <w:rPr>
          <w:sz w:val="22"/>
          <w:szCs w:val="22"/>
          <w:shd w:val="clear" w:color="" w:fill=""/>
        </w:rPr>
        <w:t xml:space="preserve">Synaptosomes were spun down at 6200 × g for 2 min in 4°</w:t>
      </w:r>
      <w:r>
        <w:rPr>
          <w:sz w:val="22"/>
          <w:szCs w:val="22"/>
          <w:shd w:val="clear" w:color="" w:fill=""/>
        </w:rPr>
        <w:t xml:space="preserve"/>
      </w:r>
      <w:r>
        <w:rPr>
          <w:sz w:val="22"/>
          <w:szCs w:val="22"/>
          <w:shd w:val="clear" w:color="" w:fill=""/>
        </w:rPr>
        <w:t xml:space="preserve">C, resuspended in 100 µl lysis buffer. Then 900 µl of 100 mM TEAB (pH=8) buffer was added. The samples were homogenized (RW20-DZM, IKA, Staufen, Germany) at maximum speed (2000 rpm) by 3 strokes. Global protein concentration was determined by BCA protein concentration assay, using albumin as a standard. 1 mg of proteins per condition was precipitated by acetone (100%) over night at -20°</w:t>
      </w:r>
      <w:r>
        <w:rPr>
          <w:sz w:val="22"/>
          <w:szCs w:val="22"/>
          <w:shd w:val="clear" w:color="" w:fill=""/>
        </w:rPr>
        <w:t xml:space="preserve"/>
      </w:r>
      <w:r>
        <w:rPr>
          <w:sz w:val="22"/>
          <w:szCs w:val="22"/>
          <w:shd w:val="clear" w:color="" w:fill=""/>
        </w:rPr>
        <w:t xml:space="preserve">C. Proteins were spun down at 16,000 × g for 30 min at 4°</w:t>
      </w:r>
      <w:r>
        <w:rPr>
          <w:sz w:val="22"/>
          <w:szCs w:val="22"/>
          <w:shd w:val="clear" w:color="" w:fill=""/>
        </w:rPr>
        <w:t xml:space="preserve"/>
      </w:r>
      <w:r>
        <w:rPr>
          <w:sz w:val="22"/>
          <w:szCs w:val="22"/>
          <w:shd w:val="clear" w:color="" w:fill=""/>
        </w:rPr>
        <w:t xml:space="preserve">C. The pellets were washed once with 200 µl of 80% acetone and centrifuged again at 16,000 × g for 30 min at 4°</w:t>
      </w:r>
      <w:r>
        <w:rPr>
          <w:sz w:val="22"/>
          <w:szCs w:val="22"/>
          <w:shd w:val="clear" w:color="" w:fill=""/>
        </w:rPr>
        <w:t xml:space="preserve"/>
      </w:r>
      <w:r>
        <w:rPr>
          <w:sz w:val="22"/>
          <w:szCs w:val="22"/>
          <w:shd w:val="clear" w:color="" w:fill=""/>
        </w:rPr>
        <w:t xml:space="preserve">C. The protein pellets were dried briefly in the air at room temperature and later stored at -20°</w:t>
      </w:r>
      <w:r>
        <w:rPr>
          <w:sz w:val="22"/>
          <w:szCs w:val="22"/>
          <w:shd w:val="clear" w:color="" w:fill=""/>
        </w:rPr>
        <w:t xml:space="preserve"/>
      </w:r>
      <w:r>
        <w:rPr>
          <w:sz w:val="22"/>
          <w:szCs w:val="22"/>
          <w:shd w:val="clear" w:color="" w:fill=""/>
        </w:rPr>
        <w:t xml:space="preserve">C for further analysis.</w:t>
      </w:r>
    </w:p>
    <w:p/>
    <w:p>
      <w:pPr>
        <w:pStyle w:val="jrnlHead2"/>
      </w:pPr>
      <w:r>
        <w:rPr>
          <w:color w:val="#134985"/>
          <w:sz w:val="46"/>
          <w:szCs w:val="46"/>
          <w:b/>
          <w:shd w:val="clear" w:color="" w:fill=""/>
        </w:rPr>
        <w:t xml:space="preserve">Protein digestion</w:t>
      </w:r>
    </w:p>
    <w:p>
      <w:pPr>
        <w:pStyle w:val="jrnlSecPara"/>
      </w:pPr>
      <w:r>
        <w:rPr>
          <w:sz w:val="22"/>
          <w:szCs w:val="22"/>
          <w:shd w:val="clear" w:color="" w:fill=""/>
        </w:rPr>
        <w:t xml:space="preserve">Dried protein pellets were resuspended in 80 µl of 1% Rapigest (in 100 mM TEAB, pH=8) by vortexing and incubated in thermoshaker at 60°</w:t>
      </w:r>
      <w:r>
        <w:rPr>
          <w:sz w:val="22"/>
          <w:szCs w:val="22"/>
          <w:shd w:val="clear" w:color="" w:fill=""/>
        </w:rPr>
        <w:t xml:space="preserve"/>
      </w:r>
      <w:r>
        <w:rPr>
          <w:sz w:val="22"/>
          <w:szCs w:val="22"/>
          <w:shd w:val="clear" w:color="" w:fill=""/>
        </w:rPr>
        <w:t xml:space="preserve">C for 15 min at 1050 rpm. Twenty µl of 50 mM DTT (in 100 mM TEAB, pH=8) were added; samples were incubated at 60°</w:t>
      </w:r>
      <w:r>
        <w:rPr>
          <w:sz w:val="22"/>
          <w:szCs w:val="22"/>
          <w:shd w:val="clear" w:color="" w:fill=""/>
        </w:rPr>
        <w:t xml:space="preserve"/>
      </w:r>
      <w:r>
        <w:rPr>
          <w:sz w:val="22"/>
          <w:szCs w:val="22"/>
          <w:shd w:val="clear" w:color="" w:fill=""/>
        </w:rPr>
        <w:t xml:space="preserve">C for 45 min 1050 rpm. Then 20 μl of 100 mM CAA (in 100 mM TEAB, pH=8) were added; samples were incubated in thermoshaker at 37°</w:t>
      </w:r>
      <w:r>
        <w:rPr>
          <w:sz w:val="22"/>
          <w:szCs w:val="22"/>
          <w:shd w:val="clear" w:color="" w:fill=""/>
        </w:rPr>
        <w:t xml:space="preserve"/>
      </w:r>
      <w:r>
        <w:rPr>
          <w:sz w:val="22"/>
          <w:szCs w:val="22"/>
          <w:shd w:val="clear" w:color="" w:fill=""/>
        </w:rPr>
        <w:t xml:space="preserve">C for 30 min at 750 rpm. Samples were diluted by 100 mM TEAB (pH=8) to decrease final concentration of Rapigest to 0.1% and then 1:20 trypsin to protein ratio was added. Samples were digested overnight at 37°</w:t>
      </w:r>
      <w:r>
        <w:rPr>
          <w:sz w:val="22"/>
          <w:szCs w:val="22"/>
          <w:shd w:val="clear" w:color="" w:fill=""/>
        </w:rPr>
        <w:t xml:space="preserve"/>
      </w:r>
      <w:r>
        <w:rPr>
          <w:sz w:val="22"/>
          <w:szCs w:val="22"/>
          <w:shd w:val="clear" w:color="" w:fill=""/>
        </w:rPr>
        <w:t xml:space="preserve">C, at 750 rpm. The digestion was stopped by addition of 4 µl of 100% FA and incubation for 2 hr at 37°</w:t>
      </w:r>
      <w:r>
        <w:rPr>
          <w:sz w:val="22"/>
          <w:szCs w:val="22"/>
          <w:shd w:val="clear" w:color="" w:fill=""/>
        </w:rPr>
        <w:t xml:space="preserve"/>
      </w:r>
      <w:r>
        <w:rPr>
          <w:sz w:val="22"/>
          <w:szCs w:val="22"/>
          <w:shd w:val="clear" w:color="" w:fill=""/>
        </w:rPr>
        <w:t xml:space="preserve">C at 750 rpm. Samples were spun down at 13,000 rpm for 30 min at 4°</w:t>
      </w:r>
      <w:r>
        <w:rPr>
          <w:sz w:val="22"/>
          <w:szCs w:val="22"/>
          <w:shd w:val="clear" w:color="" w:fill=""/>
        </w:rPr>
        <w:t xml:space="preserve"/>
      </w:r>
      <w:r>
        <w:rPr>
          <w:sz w:val="22"/>
          <w:szCs w:val="22"/>
          <w:shd w:val="clear" w:color="" w:fill=""/>
        </w:rPr>
        <w:t xml:space="preserve">C; supernatant was transferred to the new vials, dried in vacuum concentrator and kept in -20°</w:t>
      </w:r>
      <w:r>
        <w:rPr>
          <w:sz w:val="22"/>
          <w:szCs w:val="22"/>
          <w:shd w:val="clear" w:color="" w:fill=""/>
        </w:rPr>
        <w:t xml:space="preserve"/>
      </w:r>
      <w:r>
        <w:rPr>
          <w:sz w:val="22"/>
          <w:szCs w:val="22"/>
          <w:shd w:val="clear" w:color="" w:fill=""/>
        </w:rPr>
        <w:t xml:space="preserve">C for further analysis.</w:t>
      </w:r>
    </w:p>
    <w:p>
      <w:pPr>
        <w:pStyle w:val="jrnlSecPara"/>
      </w:pPr>
      <w:r>
        <w:rPr>
          <w:sz w:val="22"/>
          <w:szCs w:val="22"/>
          <w:shd w:val="clear" w:color="" w:fill=""/>
        </w:rPr>
        <w:t xml:space="preserve">For determination of the proteome 50 µg of synaptosomes were separated by SDS-PAGE using a 4–12% gradient gel (NuPAGE, Life Technologies, Carlsbad, CA) according to Shevchenko et al (</w:t>
      </w:r>
      <w:hyperlink w:anchor="R86" w:history="1">
        <w:r>
          <w:rPr>
            <w:rStyle w:val="jrnlBibRef"/>
          </w:rPr>
          <w:t xml:space="preserve">Shevchenko et al., 1996</w:t>
        </w:r>
      </w:hyperlink>
      <w:r>
        <w:rPr>
          <w:sz w:val="22"/>
          <w:szCs w:val="22"/>
          <w:shd w:val="clear" w:color="" w:fill=""/>
        </w:rPr>
        <w:t xml:space="preserve">). For each sample, three biological replicates were carried out. Each lane was cut into 23 pieces. Proteins in each piece were in-gel digested overnight by trypsin and later digested peptides were extracted by 20 µl water followed by addition of 80 µl 100% acetonitrile. Extracted peptides were acidified by formic acid to final concentration of 0.05% vol/vol, dried in the vacuum concentrator and analyzed by liquid chromatography (LC) coupled to mass spectrometry (MS/MS).</w:t>
      </w:r>
    </w:p>
    <w:p/>
    <w:p>
      <w:pPr>
        <w:pStyle w:val="jrnlHead2"/>
      </w:pPr>
      <w:r>
        <w:rPr>
          <w:color w:val="#134985"/>
          <w:sz w:val="46"/>
          <w:szCs w:val="46"/>
          <w:b/>
          <w:shd w:val="clear" w:color="" w:fill=""/>
        </w:rPr>
        <w:t xml:space="preserve">Stable isotope dimethyl labeling</w:t>
      </w:r>
    </w:p>
    <w:p>
      <w:pPr>
        <w:pStyle w:val="jrnlSecPara"/>
      </w:pPr>
      <w:r>
        <w:rPr>
          <w:sz w:val="22"/>
          <w:szCs w:val="22"/>
          <w:shd w:val="clear" w:color="" w:fill=""/>
        </w:rPr>
        <w:t xml:space="preserve">Stable isotope dimethyl labeling was performed according to Boersema </w:t>
      </w:r>
      <w:r>
        <w:rPr>
          <w:sz w:val="22"/>
          <w:szCs w:val="22"/>
          <w:i/>
          <w:iCs/>
          <w:shd w:val="clear" w:color="" w:fill=""/>
        </w:rPr>
        <w:t xml:space="preserve">et al.</w:t>
      </w:r>
      <w:r>
        <w:rPr>
          <w:sz w:val="22"/>
          <w:szCs w:val="22"/>
          <w:shd w:val="clear" w:color="" w:fill=""/>
        </w:rPr>
        <w:t xml:space="preserve"> (</w:t>
      </w:r>
      <w:hyperlink w:anchor="R10" w:history="1">
        <w:r>
          <w:rPr>
            <w:rStyle w:val="jrnlBibRef"/>
          </w:rPr>
          <w:t xml:space="preserve">Boersema et al., 2009</w:t>
        </w:r>
      </w:hyperlink>
      <w:r>
        <w:rPr>
          <w:sz w:val="22"/>
          <w:szCs w:val="22"/>
          <w:shd w:val="clear" w:color="" w:fill=""/>
        </w:rPr>
        <w:t xml:space="preserve">). Briefly, digested sample were labeled separately to yield light and heavy isotope tags by adding 4 μl of 4% (vol/vol) CH</w:t>
      </w:r>
      <w:r>
        <w:rPr>
          <w:sz w:val="22"/>
          <w:szCs w:val="22"/>
          <w:vertAlign w:val="subscript"/>
          <w:shd w:val="clear" w:color="" w:fill=""/>
        </w:rPr>
        <w:t xml:space="preserve">2</w:t>
      </w:r>
      <w:r>
        <w:rPr>
          <w:sz w:val="22"/>
          <w:szCs w:val="22"/>
          <w:shd w:val="clear" w:color="" w:fill=""/>
        </w:rPr>
        <w:t xml:space="preserve">O followed by 4 μl of 4% (vol/vol) CH</w:t>
      </w:r>
      <w:r>
        <w:rPr>
          <w:sz w:val="22"/>
          <w:szCs w:val="22"/>
          <w:vertAlign w:val="subscript"/>
          <w:shd w:val="clear" w:color="" w:fill=""/>
        </w:rPr>
        <w:t xml:space="preserve">2</w:t>
      </w:r>
      <w:r>
        <w:rPr>
          <w:sz w:val="22"/>
          <w:szCs w:val="22"/>
          <w:shd w:val="clear" w:color="" w:fill=""/>
        </w:rPr>
        <w:t xml:space="preserve">O and CD</w:t>
      </w:r>
      <w:r>
        <w:rPr>
          <w:sz w:val="22"/>
          <w:szCs w:val="22"/>
          <w:vertAlign w:val="subscript"/>
          <w:shd w:val="clear" w:color="" w:fill=""/>
        </w:rPr>
        <w:t xml:space="preserve">2</w:t>
      </w:r>
      <w:r>
        <w:rPr>
          <w:sz w:val="22"/>
          <w:szCs w:val="22"/>
          <w:shd w:val="clear" w:color="" w:fill=""/>
        </w:rPr>
        <w:t xml:space="preserve">O, to light and heavy samples respectively. Later 4 μl of 0.6 M NaBD</w:t>
      </w:r>
      <w:r>
        <w:rPr>
          <w:sz w:val="22"/>
          <w:szCs w:val="22"/>
          <w:vertAlign w:val="subscript"/>
          <w:shd w:val="clear" w:color="" w:fill=""/>
        </w:rPr>
        <w:t xml:space="preserve">3</w:t>
      </w:r>
      <w:r>
        <w:rPr>
          <w:sz w:val="22"/>
          <w:szCs w:val="22"/>
          <w:shd w:val="clear" w:color="" w:fill=""/>
        </w:rPr>
        <w:t xml:space="preserve">CN and 16 μl of 1% (vol/vol) ammonia and 8 μl of 5% FA (vol/vol) were added to the labeling reaction of both heavy and light samples. Light and heavy samples were mixed at a volume ratio of 1:1 according to experimental design (</w:t>
      </w:r>
      <w:hyperlink w:anchor="F2-S1" w:history="1">
        <w:r>
          <w:rPr>
            <w:rStyle w:val="jrnlFigRef"/>
          </w:rPr>
          <w:t xml:space="preserve">Figure 2—figure supplement 1</w:t>
        </w:r>
      </w:hyperlink>
      <w:r>
        <w:rPr>
          <w:sz w:val="22"/>
          <w:szCs w:val="22"/>
          <w:shd w:val="clear" w:color="" w:fill=""/>
        </w:rPr>
        <w:t xml:space="preserve">) and were kept on ice for further analysis.</w:t>
      </w:r>
    </w:p>
    <w:p/>
    <w:p>
      <w:pPr>
        <w:pStyle w:val="jrnlHead2"/>
      </w:pPr>
      <w:r>
        <w:rPr>
          <w:color w:val="#134985"/>
          <w:sz w:val="46"/>
          <w:szCs w:val="46"/>
          <w:b/>
          <w:shd w:val="clear" w:color="" w:fill=""/>
        </w:rPr>
        <w:t xml:space="preserve">Strong cationic exchange chromatography</w:t>
      </w:r>
    </w:p>
    <w:p>
      <w:pPr>
        <w:pStyle w:val="jrnlSecPara"/>
      </w:pPr>
      <w:r>
        <w:rPr>
          <w:sz w:val="22"/>
          <w:szCs w:val="22"/>
          <w:shd w:val="clear" w:color="" w:fill=""/>
        </w:rPr>
        <w:t xml:space="preserve">Mixed light and heavy labeled peptides were diluted to a final volume of 1 ml with solvent A (10 mM NH</w:t>
      </w:r>
      <w:r>
        <w:rPr>
          <w:sz w:val="22"/>
          <w:szCs w:val="22"/>
          <w:vertAlign w:val="subscript"/>
          <w:shd w:val="clear" w:color="" w:fill=""/>
        </w:rPr>
        <w:t xml:space="preserve">4</w:t>
      </w:r>
      <w:r>
        <w:rPr>
          <w:sz w:val="22"/>
          <w:szCs w:val="22"/>
          <w:shd w:val="clear" w:color="" w:fill=""/>
        </w:rPr>
        <w:t xml:space="preserve">HCO</w:t>
      </w:r>
      <w:r>
        <w:rPr>
          <w:sz w:val="22"/>
          <w:szCs w:val="22"/>
          <w:vertAlign w:val="subscript"/>
          <w:shd w:val="clear" w:color="" w:fill=""/>
        </w:rPr>
        <w:t xml:space="preserve">2</w:t>
      </w:r>
      <w:r>
        <w:rPr>
          <w:sz w:val="22"/>
          <w:szCs w:val="22"/>
          <w:shd w:val="clear" w:color="" w:fill=""/>
        </w:rPr>
        <w:t xml:space="preserve">, 30% ACN (v/v), pH=2.7) and loaded onto a Mono S column PC 1.6/5 (Pharmacia Biotech, Uppsala, Sweden) at a flow rate of 100 µl/min. Elution was performed with a gradient of 0–90% solvent B (500 mM NH</w:t>
      </w:r>
      <w:r>
        <w:rPr>
          <w:sz w:val="22"/>
          <w:szCs w:val="22"/>
          <w:vertAlign w:val="subscript"/>
          <w:shd w:val="clear" w:color="" w:fill=""/>
        </w:rPr>
        <w:t xml:space="preserve">4</w:t>
      </w:r>
      <w:r>
        <w:rPr>
          <w:sz w:val="22"/>
          <w:szCs w:val="22"/>
          <w:shd w:val="clear" w:color="" w:fill=""/>
        </w:rPr>
        <w:t xml:space="preserve">HCO</w:t>
      </w:r>
      <w:r>
        <w:rPr>
          <w:sz w:val="22"/>
          <w:szCs w:val="22"/>
          <w:vertAlign w:val="subscript"/>
          <w:shd w:val="clear" w:color="" w:fill=""/>
        </w:rPr>
        <w:t xml:space="preserve">2</w:t>
      </w:r>
      <w:r>
        <w:rPr>
          <w:sz w:val="22"/>
          <w:szCs w:val="22"/>
          <w:shd w:val="clear" w:color="" w:fill=""/>
        </w:rPr>
        <w:t xml:space="preserve">, 30% ACN ((v/v), pH=2.7) over 40 min. The first twelve fractions (0.2 ml) including the flow-through were collected and subjected separately to phosphopeptide enrichment.</w:t>
      </w:r>
    </w:p>
    <w:p/>
    <w:p>
      <w:pPr>
        <w:pStyle w:val="jrnlHead2"/>
      </w:pPr>
      <w:r>
        <w:rPr>
          <w:color w:val="#134985"/>
          <w:sz w:val="46"/>
          <w:szCs w:val="46"/>
          <w:b/>
          <w:shd w:val="clear" w:color="" w:fill=""/>
        </w:rPr>
        <w:t xml:space="preserve">Phosphopeptide enrichment</w:t>
      </w:r>
    </w:p>
    <w:p>
      <w:pPr>
        <w:pStyle w:val="jrnlSecPara"/>
      </w:pPr>
      <w:r>
        <w:rPr>
          <w:sz w:val="22"/>
          <w:szCs w:val="22"/>
          <w:shd w:val="clear" w:color="" w:fill=""/>
        </w:rPr>
        <w:t xml:space="preserve">Phosphopeptides were enriched using TiO</w:t>
      </w:r>
      <w:r>
        <w:rPr>
          <w:sz w:val="22"/>
          <w:szCs w:val="22"/>
          <w:vertAlign w:val="subscript"/>
          <w:shd w:val="clear" w:color="" w:fill=""/>
        </w:rPr>
        <w:t xml:space="preserve">2</w:t>
      </w:r>
      <w:r>
        <w:rPr>
          <w:sz w:val="22"/>
          <w:szCs w:val="22"/>
          <w:shd w:val="clear" w:color="" w:fill=""/>
        </w:rPr>
        <w:t xml:space="preserve"> chromatography as previously described by Larsen </w:t>
      </w:r>
      <w:r>
        <w:rPr>
          <w:sz w:val="22"/>
          <w:szCs w:val="22"/>
          <w:i/>
          <w:iCs/>
          <w:shd w:val="clear" w:color="" w:fill=""/>
        </w:rPr>
        <w:t xml:space="preserve">et al </w:t>
      </w:r>
      <w:r>
        <w:rPr>
          <w:sz w:val="22"/>
          <w:szCs w:val="22"/>
          <w:shd w:val="clear" w:color="" w:fill=""/>
        </w:rPr>
        <w:t xml:space="preserve">(</w:t>
      </w:r>
      <w:hyperlink w:anchor="R52" w:history="1">
        <w:r>
          <w:rPr>
            <w:rStyle w:val="jrnlBibRef"/>
          </w:rPr>
          <w:t xml:space="preserve">Larsen et al., 2005</w:t>
        </w:r>
      </w:hyperlink>
      <w:r>
        <w:rPr>
          <w:sz w:val="22"/>
          <w:szCs w:val="22"/>
          <w:shd w:val="clear" w:color="" w:fill=""/>
        </w:rPr>
        <w:t xml:space="preserve">). Digested peptides were dissolved in 60 μl of 200 mg/ml DHB in 80% ACN, 5% TFA and loaded onto TiO</w:t>
      </w:r>
      <w:r>
        <w:rPr>
          <w:sz w:val="22"/>
          <w:szCs w:val="22"/>
          <w:vertAlign w:val="subscript"/>
          <w:shd w:val="clear" w:color="" w:fill=""/>
        </w:rPr>
        <w:t xml:space="preserve">2</w:t>
      </w:r>
      <w:r>
        <w:rPr>
          <w:sz w:val="22"/>
          <w:szCs w:val="22"/>
          <w:shd w:val="clear" w:color="" w:fill=""/>
        </w:rPr>
        <w:t xml:space="preserve"> columns. The columns were washed three times with 60 μl of 200 mg/ml DHB in 80% ACN, 5% TFA and five times with 60 μl of 80% ACN, 5% TFA. Then, phosphopeptides were eluted by three consecutive additions of 40 μl of 0.3 N NH</w:t>
      </w:r>
      <w:r>
        <w:rPr>
          <w:sz w:val="22"/>
          <w:szCs w:val="22"/>
          <w:vertAlign w:val="subscript"/>
          <w:shd w:val="clear" w:color="" w:fill=""/>
        </w:rPr>
        <w:t xml:space="preserve">4</w:t>
      </w:r>
      <w:r>
        <w:rPr>
          <w:sz w:val="22"/>
          <w:szCs w:val="22"/>
          <w:shd w:val="clear" w:color="" w:fill=""/>
        </w:rPr>
        <w:t xml:space="preserve">OH, pH ≥ 10.5. Eluted phosphopeptides were dried in the vacuum concentrator for further MS analysis.</w:t>
      </w:r>
    </w:p>
    <w:p/>
    <w:p>
      <w:pPr>
        <w:pStyle w:val="jrnlHead2"/>
      </w:pPr>
      <w:r>
        <w:rPr>
          <w:color w:val="#134985"/>
          <w:sz w:val="46"/>
          <w:szCs w:val="46"/>
          <w:b/>
          <w:shd w:val="clear" w:color="" w:fill=""/>
        </w:rPr>
        <w:t xml:space="preserve">Mass spectrometry analysis</w:t>
      </w:r>
    </w:p>
    <w:p>
      <w:pPr>
        <w:pStyle w:val="jrnlSecPara"/>
      </w:pPr>
      <w:r>
        <w:rPr>
          <w:sz w:val="22"/>
          <w:szCs w:val="22"/>
          <w:shd w:val="clear" w:color="" w:fill=""/>
        </w:rPr>
        <w:t xml:space="preserve">Enriched phosphopeptides were analyzed on a Q-Exactive hybrid Quadrupole-Orbitrap mass spectrometer (Thermo Fisher Scientific, Dreieich, Germany) coupled to a NanoLC pump (EASY-nLC, Thermo Fisher Scientific, Dreieich)</w:t>
      </w:r>
      <w:r>
        <w:rPr>
          <w:sz w:val="22"/>
          <w:szCs w:val="22"/>
          <w:shd w:val="clear" w:color="" w:fill=""/>
        </w:rPr>
        <w:t xml:space="preserve"/>
      </w:r>
      <w:r>
        <w:rPr>
          <w:sz w:val="22"/>
          <w:szCs w:val="22"/>
          <w:shd w:val="clear" w:color="" w:fill=""/>
        </w:rPr>
        <w:t xml:space="preserve">. The peptides were pre-concentrated on a Reversed Phase-C18 precolumn (0.15 mm ID × 20 mm self-packed with Reprosil-Pur 120 C18-AQ 5 μm, Dr. Maisch GmbH, Ammerbuch-Entringen, Germany) and then separated by reversed phase-C18 nanoflow chromatography (0.075 mm ID × 200 mm self-packed with Reprosil-Pur 120 C18-AQ, 3 μm, Dr. Maisch GmbH). Peptides were injected with solvent A (0.1% FA, 5% acetonitrile in water) at a flow rate 320 nL/min and eluted by 0–37% solvent B (80% acetonitrile, 0.1% FA in water) with an overall run-time of 45 min. Separated peptides were ionized by electrospray ionization (ESI) source in a positive ion mode. Full scan MS spectra were acquired in the range of 350–1600 m/z at a resolution of 70,000. The top 12 most intense peaks from the survey scan were selected for fragmentation with Higher-energy Collisional Dissociation (HCD, 28 of normalized collision energy).</w:t>
      </w:r>
    </w:p>
    <w:p>
      <w:pPr>
        <w:pStyle w:val="jrnlSecPara"/>
      </w:pPr>
      <w:r>
        <w:rPr>
          <w:sz w:val="22"/>
          <w:szCs w:val="22"/>
          <w:shd w:val="clear" w:color="" w:fill=""/>
        </w:rPr>
        <w:t xml:space="preserve">For proteomics analysis, LTQ Orbitrap XL (Thermo Fisher Scientific) coupled to Agilent 1100-LC system (Agilent Technologies, Waldbronn, Germany) was used. Peptides were loaded onto a trap column packed in-house (0.15 mm ID × 20 mm self-packed with Reprosil-Pur 120 C18-AQ 5 μm, Dr. Maisch GmbH) and separated at a flow rate of 15 µl/min on an analytical column (0.075 mm ID × 120 mm self-packed with Reprosil-Pur 120 C18-AQ, 3 μm, Dr. Maisch GmbH). Peptide were eluted from the column with 3–35% solvent B with an overall run-time of 45 min. Separated peptides were ionized by electrospray ionization (ESI) source in a positive ion mode. Full scan MS spectra were acquired in the range of 350–1600 m/z at a resolution of 35,000. The top 10 peaks from survey scan were selected for fragmentation with Collision-Induced Dissociation (CID) with 37.5 normalized collision energy.</w:t>
      </w:r>
    </w:p>
    <w:p/>
    <w:p>
      <w:pPr>
        <w:pStyle w:val="jrnlHead2"/>
      </w:pPr>
      <w:r>
        <w:rPr>
          <w:color w:val="#134985"/>
          <w:sz w:val="46"/>
          <w:szCs w:val="46"/>
          <w:b/>
          <w:shd w:val="clear" w:color="" w:fill=""/>
        </w:rPr>
        <w:t xml:space="preserve">Data processing and bioinformatics analysis</w:t>
      </w:r>
    </w:p>
    <w:p>
      <w:pPr>
        <w:pStyle w:val="jrnlSecPara"/>
      </w:pPr>
      <w:r>
        <w:rPr>
          <w:sz w:val="22"/>
          <w:szCs w:val="22"/>
          <w:shd w:val="clear" w:color="" w:fill=""/>
        </w:rPr>
        <w:t xml:space="preserve">Acquired MS spectra were processed using the MaxQuant software package version 1.5.0.25 (</w:t>
      </w:r>
      <w:hyperlink w:anchor="R25" w:history="1">
        <w:r>
          <w:rPr>
            <w:rStyle w:val="jrnlBibRef"/>
          </w:rPr>
          <w:t xml:space="preserve">Cox and Mann, 2008</w:t>
        </w:r>
      </w:hyperlink>
      <w:r>
        <w:rPr>
          <w:sz w:val="22"/>
          <w:szCs w:val="22"/>
          <w:shd w:val="clear" w:color="" w:fill=""/>
        </w:rPr>
        <w:t xml:space="preserve">). Spectra were searched using the Andromeda search engine (</w:t>
      </w:r>
      <w:hyperlink w:anchor="R27" w:history="1">
        <w:r>
          <w:rPr>
            <w:rStyle w:val="jrnlBibRef"/>
          </w:rPr>
          <w:t xml:space="preserve">Cox et al., 2011</w:t>
        </w:r>
      </w:hyperlink>
      <w:r>
        <w:rPr>
          <w:sz w:val="22"/>
          <w:szCs w:val="22"/>
          <w:shd w:val="clear" w:color="" w:fill=""/>
        </w:rPr>
        <w:t xml:space="preserve">) against the proteome database of Rattus Norvegicus (Uniprot complete proteome updated at 2015-01-07, with 29,378 entries). MaxQuant search was configured as follows; the mass tolerance was set to 20 and 4.5 ppm for first and main peptide search, respectively. The multiplicity was set to two (DimethLys0 and DimethNter0 was for ‘light’ and DimethLys4 and DimethNter4 for ‘heavy’ samples). Trypsin/P was fixed as protease and maximum of 2 missed cleavages were allowed. Carbamidomethylation of cysteine was set as fixed modification and methionine oxidation, acetylation (on N-terminal), phosphorylation on serine/threonine/tyrosine were specified as variable modifications. False discovery rate of 1% was applied and re-quantification was enabled. For proteomics analysis MaxQuant search was configured like phosphoproteomics search except that multiplicity was set to one with methionine oxidation and acetylation (on N-terminal) as variable modifications. The phospho (STY) output file from the MaxQuant was processed by ‘Perseus version 1.5.0.9’ (</w:t>
      </w:r>
      <w:hyperlink w:anchor="R25" w:history="1">
        <w:r>
          <w:rPr>
            <w:rStyle w:val="jrnlBibRef"/>
          </w:rPr>
          <w:t xml:space="preserve">Cox and Mann, 2008</w:t>
        </w:r>
      </w:hyperlink>
      <w:r>
        <w:rPr>
          <w:sz w:val="22"/>
          <w:szCs w:val="22"/>
          <w:shd w:val="clear" w:color="" w:fill=""/>
        </w:rPr>
        <w:t xml:space="preserve">) for downstream data analysis. In each comparison phosphosites quantified in at least two out of three biological replicates were selected for further analysis. Perseus data processing was configured as follows; reverse hits were removed and minimum localization probability of 0.75 was set as criterion to accept phosphosites for further analysis. The normalized ratios and the intensities of phosphosites reported by MaxQuant were log</w:t>
      </w:r>
      <w:r>
        <w:rPr>
          <w:sz w:val="22"/>
          <w:szCs w:val="22"/>
          <w:vertAlign w:val="subscript"/>
          <w:shd w:val="clear" w:color="" w:fill=""/>
        </w:rPr>
        <w:t xml:space="preserve">2</w:t>
      </w:r>
      <w:r>
        <w:rPr>
          <w:sz w:val="22"/>
          <w:szCs w:val="22"/>
          <w:shd w:val="clear" w:color="" w:fill=""/>
        </w:rPr>
        <w:t xml:space="preserve"> and log</w:t>
      </w:r>
      <w:r>
        <w:rPr>
          <w:sz w:val="22"/>
          <w:szCs w:val="22"/>
          <w:vertAlign w:val="subscript"/>
          <w:shd w:val="clear" w:color="" w:fill=""/>
        </w:rPr>
        <w:t xml:space="preserve">10</w:t>
      </w:r>
      <w:r>
        <w:rPr>
          <w:sz w:val="22"/>
          <w:szCs w:val="22"/>
          <w:shd w:val="clear" w:color="" w:fill=""/>
        </w:rPr>
        <w:t xml:space="preserve"> transformed respectively, and were used to plot the distribution of quantified phosphosites (</w:t>
      </w:r>
      <w:hyperlink w:anchor="F2" w:history="1">
        <w:r>
          <w:rPr>
            <w:rStyle w:val="jrnlFigRef"/>
          </w:rPr>
          <w:t xml:space="preserve">Figure 2A,B</w:t>
        </w:r>
      </w:hyperlink>
      <w:r>
        <w:rPr>
          <w:sz w:val="22"/>
          <w:szCs w:val="22"/>
          <w:shd w:val="clear" w:color="" w:fill=""/>
        </w:rPr>
        <w:t xml:space="preserve">). The significantly regulated phosphosites (significant outliers) were determined by two-tailed ‘Significant A’ test (</w:t>
      </w:r>
      <w:r>
        <w:rPr>
          <w:sz w:val="22"/>
          <w:szCs w:val="22"/>
          <w:i/>
          <w:iCs/>
          <w:shd w:val="clear" w:color="" w:fill=""/>
        </w:rPr>
        <w:t xml:space="preserve">p</w:t>
      </w:r>
      <w:r>
        <w:rPr>
          <w:sz w:val="22"/>
          <w:szCs w:val="22"/>
          <w:shd w:val="clear" w:color="" w:fill=""/>
        </w:rPr>
        <w:t xml:space="preserve">-value ≤ 0.05) using the Perseus software (</w:t>
      </w:r>
      <w:hyperlink w:anchor="R25" w:history="1">
        <w:r>
          <w:rPr>
            <w:rStyle w:val="jrnlBibRef"/>
          </w:rPr>
          <w:t xml:space="preserve">Cox and Mann, 2008</w:t>
        </w:r>
      </w:hyperlink>
      <w:r>
        <w:rPr>
          <w:sz w:val="22"/>
          <w:szCs w:val="22"/>
          <w:shd w:val="clear" w:color="" w:fill=""/>
        </w:rPr>
        <w:t xml:space="preserve">; </w:t>
      </w:r>
      <w:hyperlink w:anchor="R26" w:history="1">
        <w:r>
          <w:rPr>
            <w:rStyle w:val="jrnlBibRef"/>
          </w:rPr>
          <w:t xml:space="preserve">Cox et al., 2009</w:t>
        </w:r>
      </w:hyperlink>
      <w:r>
        <w:rPr>
          <w:sz w:val="22"/>
          <w:szCs w:val="22"/>
          <w:shd w:val="clear" w:color="" w:fill=""/>
        </w:rPr>
        <w:t xml:space="preserve">).</w:t>
      </w:r>
    </w:p>
    <w:p>
      <w:pPr>
        <w:pStyle w:val="jrnlSecPara"/>
      </w:pPr>
      <w:r>
        <w:rPr>
          <w:sz w:val="22"/>
          <w:szCs w:val="22"/>
          <w:shd w:val="clear" w:color="" w:fill=""/>
        </w:rPr>
        <w:t xml:space="preserve">The Motif-X tool (</w:t>
      </w:r>
      <w:hyperlink w:anchor="R84" w:history="1">
        <w:r>
          <w:rPr>
            <w:rStyle w:val="jrnlBibRef"/>
          </w:rPr>
          <w:t xml:space="preserve">Schwartz and Gygi, 2005</w:t>
        </w:r>
      </w:hyperlink>
      <w:r>
        <w:rPr>
          <w:sz w:val="22"/>
          <w:szCs w:val="22"/>
          <w:shd w:val="clear" w:color="" w:fill=""/>
        </w:rPr>
        <w:t xml:space="preserve">) was used remotely from motif-x.med.harvard.edu/motif-x.html for sequence motif analysis. Sequences of upregulated or downregulated phosphorylation sites in the comparisons were independently searched against the IPI Rat Proteome as background. The default suggested setting (occurrences = 20 and significance = 0.000001) were used for the analysis. Central character was set as 'S' and sequence length was specified as 31.</w:t>
      </w:r>
    </w:p>
    <w:p>
      <w:pPr>
        <w:pStyle w:val="jrnlSecPara"/>
      </w:pPr>
      <w:r>
        <w:rPr>
          <w:sz w:val="22"/>
          <w:szCs w:val="22"/>
          <w:shd w:val="clear" w:color="" w:fill=""/>
        </w:rPr>
        <w:t xml:space="preserve">The Ingenuity Pathway Analyses software (IPA, build version 21901358, </w:t>
      </w:r>
      <w:commentRangeStart w:id="1"/>
      <w:r>
        <w:t xml:space="preserve">Qiagen, Redwood City, CA)</w:t>
      </w:r>
      <w:commentRangeEnd w:id="1"/>
      <w:r>
        <w:rPr>
          <w:rStyle w:val="CommentReference"/>
        </w:rPr>
        <w:commentReference w:id="1"/>
      </w:r>
      <w:r>
        <w:rPr/>
        <w:t xml:space="preserve"> </w:t>
      </w:r>
      <w:r>
        <w:rPr>
          <w:sz w:val="22"/>
          <w:szCs w:val="22"/>
          <w:shd w:val="clear" w:color="" w:fill=""/>
        </w:rPr>
        <w:t xml:space="preserve"> was used to identify significantly enriched biological functions in the synaptosomal proteome and phosphoproteome data sets. The comparison analysis function of IPA was then used to further determine which functional clusters differ significantly between the two datasets. Only clusters having a p-value &lt; 0.01 were considered for the analysis. Right-tailed Fisher’s exact test was used to calculate a p‐value determining the probability that each biological function assigned to that data set is due to chance alone. Functionally redundant clusters were manually removed. The heat map was generated using Microsoft Excel.</w:t>
      </w:r>
    </w:p>
    <w:p/>
    <w:p>
      <w:pPr>
        <w:pStyle w:val="jrnlHead2"/>
      </w:pPr>
      <w:r>
        <w:rPr>
          <w:color w:val="#134985"/>
          <w:sz w:val="46"/>
          <w:szCs w:val="46"/>
          <w:b/>
          <w:shd w:val="clear" w:color="" w:fill=""/>
        </w:rPr>
        <w:t xml:space="preserve">Kinase assay</w:t>
      </w:r>
    </w:p>
    <w:p>
      <w:pPr>
        <w:pStyle w:val="jrnlSecPara"/>
      </w:pPr>
      <w:r>
        <w:rPr>
          <w:sz w:val="22"/>
          <w:szCs w:val="22"/>
          <w:i/>
          <w:iCs/>
          <w:shd w:val="clear" w:color="" w:fill=""/>
        </w:rPr>
        <w:t xml:space="preserve">In vitro</w:t>
      </w:r>
      <w:r>
        <w:rPr>
          <w:sz w:val="22"/>
          <w:szCs w:val="22"/>
          <w:shd w:val="clear" w:color="" w:fill=""/>
        </w:rPr>
        <w:t xml:space="preserve"> kinase assays were carried out using the ADP-Glo</w:t>
      </w:r>
      <w:r>
        <w:rPr>
          <w:sz w:val="22"/>
          <w:szCs w:val="22"/>
          <w:shd w:val="clear" w:color="" w:fill=""/>
        </w:rPr>
        <w:t xml:space="preserve"/>
      </w:r>
      <w:r>
        <w:rPr>
          <w:sz w:val="22"/>
          <w:szCs w:val="22"/>
          <w:shd w:val="clear" w:color="" w:fill=""/>
        </w:rPr>
        <w:t xml:space="preserve"> kinase assay kit (Promega, Meinheim, Germany) in three replicates. In all assays 0.2 µg/µl of each peptide were used. First, standard curves were obtained by making a series of ADP-ATP (provided together with kinase assay kit) dilutions based on the kit protocol, and the luminescence of each dilution was measured. Then, we optimized the concentration of each kinase and of the ATP concentration to achieve 100% conversion of ATP to ADP based on the standard curves, defined as 100% activity. Then the phosphorylation of each investigated phosphosite by the respective kinase was calculated and reported as percent of activity of the enzyme. For PKA (Promega, Meinheim, Germany) assay, Kemptide (provided with the enzyme) was used as positive control peptide, and 5 µM ATP and 0.7 U/µl enzyme were used. For CaMKII (New England Biolabs, Frankfurt, Germany) we first activated the enzyme by addition of 5 µM ATP, 1.2 µM calmodulin (provided with the enzyme) and 2 mM CaCl</w:t>
      </w:r>
      <w:r>
        <w:rPr>
          <w:sz w:val="22"/>
          <w:szCs w:val="22"/>
          <w:vertAlign w:val="subscript"/>
          <w:shd w:val="clear" w:color="" w:fill=""/>
        </w:rPr>
        <w:t xml:space="preserve">2</w:t>
      </w:r>
      <w:r>
        <w:rPr>
          <w:sz w:val="22"/>
          <w:szCs w:val="22"/>
          <w:shd w:val="clear" w:color="" w:fill=""/>
        </w:rPr>
        <w:t xml:space="preserve"> and 30 min incubation at 37°C. Then, for the kinase reactions we used 5 µM ATP and 12 U/µl of kinase. Autocamide (GenScript, Piscataway, NJ) was used as positive control peptide. For PKC (Promega, Meinheim, Germany) assays, Neurogranin (Provided with enzyme) was used as positive control peptide, and the incubation was carried out with 25 µM ATP and 5 ng/µl enzyme. Peptides were purchased from commercial supplier (Thermo Fisher Scientific, Ulm, Germany). The sequences of the peptides are listed in </w:t>
      </w:r>
      <w:hyperlink w:anchor="F6-SD1" w:history="1">
        <w:r>
          <w:rPr>
            <w:rStyle w:val="jrnlFigRef"/>
          </w:rPr>
          <w:t xml:space="preserve">Figure 6—source data 1</w:t>
        </w:r>
      </w:hyperlink>
      <w:r>
        <w:rPr>
          <w:sz w:val="22"/>
          <w:szCs w:val="22"/>
          <w:shd w:val="clear" w:color="" w:fill=""/>
        </w:rPr>
        <w:t xml:space="preserve">.</w:t>
      </w:r>
    </w:p>
    <w:p/>
    <w:p>
      <w:pPr>
        <w:pStyle w:val="jrnlHead2"/>
      </w:pPr>
      <w:r>
        <w:rPr>
          <w:color w:val="#134985"/>
          <w:sz w:val="46"/>
          <w:szCs w:val="46"/>
          <w:b/>
          <w:shd w:val="clear" w:color="" w:fill=""/>
        </w:rPr>
        <w:t xml:space="preserve">Immunoblotting</w:t>
      </w:r>
    </w:p>
    <w:p>
      <w:pPr>
        <w:pStyle w:val="jrnlSecPara"/>
      </w:pPr>
      <w:r>
        <w:rPr>
          <w:sz w:val="22"/>
          <w:szCs w:val="22"/>
          <w:shd w:val="clear" w:color="" w:fill=""/>
        </w:rPr>
        <w:t xml:space="preserve">10 µg of synaptosomal extract was used for immunoblotting according to standard procedures (</w:t>
      </w:r>
      <w:hyperlink w:anchor="R58" w:history="1">
        <w:r>
          <w:rPr>
            <w:rStyle w:val="jrnlBibRef"/>
          </w:rPr>
          <w:t xml:space="preserve">Liu et al., 2014</w:t>
        </w:r>
      </w:hyperlink>
      <w:r>
        <w:rPr>
          <w:sz w:val="22"/>
          <w:szCs w:val="22"/>
          <w:shd w:val="clear" w:color="" w:fill=""/>
        </w:rPr>
        <w:t xml:space="preserve">) after separation of samples by 4–12% gradient SDS-PAGE gels. The following primary antibodies were used: synapsin1, dynamin1-3 and α-tubulin (Synaptic Systems, Göttingen, Germany), phospho S774-dynamin1, phospho S603-synapsin1 (Rockland, Pottstow, PA). All primary antibodies were used at a dilution of 1:1000. HRP-conjugated mouse, rat or sheep secondary antibodies were used for detection of the respective primary antibodies. Immunoreactive proteins were developed with enhanced chemiluminescence reagent (SuperSignal West Pico kit, Thermo Fisher Scientific, Rockford, IL), and signals were detected with an LAS-1000 imaging system (Fujifilm, Tokyo, Japan). Quantification of immunoblots was performed using ImageJ, and Prism (version 5.04, GraphPad software) was used for the statistical analysis.</w:t>
      </w:r>
    </w:p>
    <w:p>
      <w:pPr>
        <w:sectPr>
          <w:pgSz w:orient="portrait" w:w="12240" w:h="18720"/>
          <w:pgMar w:top="600" w:right="600" w:bottom="600" w:left="600" w:header="720" w:footer="720" w:gutter="0"/>
          <w:cols w:num="1" w:space="720"/>
        </w:sectPr>
      </w:pPr>
    </w:p>
    <w:p>
      <w:pPr>
        <w:pStyle w:val="jrnlAckHead"/>
      </w:pPr>
      <w:r>
        <w:rPr>
          <w:sz w:val="40"/>
          <w:szCs w:val="40"/>
          <w:b/>
          <w:shd w:val="clear" w:color="" w:fill=""/>
        </w:rPr>
        <w:t xml:space="preserve">Acknowledgements</w:t>
      </w:r>
    </w:p>
    <w:p>
      <w:pPr>
        <w:pStyle w:val="jrnlPara"/>
      </w:pPr>
      <w:r>
        <w:rPr>
          <w:sz w:val="22"/>
          <w:szCs w:val="22"/>
          <w:shd w:val="clear" w:color="" w:fill=""/>
        </w:rPr>
        <w:t xml:space="preserve">The authors thank Momchil Ninov and Ángel Pérez-Lara for help with the preparation of synaptosomes and with the strong cation exchange chromatography, respectively, and Uwe Pleßmann, Monika Raabe, and Annika Kühn for technical support in mass spectrometry. Also we thank Jasmin Corso for helpful discussions and Kuan-Ting Pan for critically reviewing the manuscript. This work was supported by grants from the EU Commission (SynSys, Eurospin) to RJ and the stipend from the International Max Planck Research School (IMPRS) for Molecular Biology of Göttingen to MK.</w:t>
      </w:r>
    </w:p>
    <w:p/>
    <w:p>
      <w:pPr>
        <w:pStyle w:val="jrnlRefHead"/>
      </w:pPr>
      <w:r>
        <w:rPr>
          <w:color w:val="#134985"/>
          <w:sz w:val="40"/>
          <w:szCs w:val="40"/>
          <w:b/>
          <w:shd w:val="clear" w:color="" w:fill=""/>
        </w:rPr>
        <w:t xml:space="preserve">References</w:t>
      </w:r>
    </w:p>
    <w:p>
      <w:pPr>
        <w:pStyle w:val="jrnlRefText"/>
      </w:pPr>
      <w:bookmarkStart w:id="14" w:name="R1"/>
      <w:bookmarkEnd w:id="14"/>
      <w:r>
        <w:rPr>
          <w:rStyle w:val="RefSurName"/>
        </w:rPr>
        <w:t xml:space="preserve">Ahn</w:t>
      </w:r>
      <w:r>
        <w:rPr>
          <w:rStyle w:val="RefAuthor"/>
        </w:rPr>
        <w:t xml:space="preserve"> </w:t>
      </w:r>
      <w:r>
        <w:rPr>
          <w:rStyle w:val="RefGivenName"/>
        </w:rPr>
        <w:t xml:space="preserve">J-H</w:t>
      </w:r>
      <w:r>
        <w:rPr>
          <w:shd w:val="clear" w:color="" w:fill=""/>
        </w:rPr>
        <w:t xml:space="preserve">, </w:t>
      </w:r>
      <w:r>
        <w:rPr>
          <w:rStyle w:val="RefSurName"/>
        </w:rPr>
        <w:t xml:space="preserve">McAvoy</w:t>
      </w:r>
      <w:r>
        <w:rPr>
          <w:rStyle w:val="RefAuthor"/>
        </w:rPr>
        <w:t xml:space="preserve"> </w:t>
      </w:r>
      <w:r>
        <w:rPr>
          <w:rStyle w:val="RefGivenName"/>
        </w:rPr>
        <w:t xml:space="preserve">T</w:t>
      </w:r>
      <w:r>
        <w:rPr>
          <w:shd w:val="clear" w:color="" w:fill=""/>
        </w:rPr>
        <w:t xml:space="preserve">, </w:t>
      </w:r>
      <w:r>
        <w:rPr>
          <w:rStyle w:val="RefSurName"/>
        </w:rPr>
        <w:t xml:space="preserve">Rakhilin</w:t>
      </w:r>
      <w:r>
        <w:rPr>
          <w:rStyle w:val="RefAuthor"/>
        </w:rPr>
        <w:t xml:space="preserve"> </w:t>
      </w:r>
      <w:r>
        <w:rPr>
          <w:rStyle w:val="RefGivenName"/>
        </w:rPr>
        <w:t xml:space="preserve">SV</w:t>
      </w:r>
      <w:r>
        <w:rPr>
          <w:shd w:val="clear" w:color="" w:fill=""/>
        </w:rPr>
        <w:t xml:space="preserve">, </w:t>
      </w:r>
      <w:r>
        <w:rPr>
          <w:rStyle w:val="RefSurName"/>
        </w:rPr>
        <w:t xml:space="preserve">Nishi</w:t>
      </w:r>
      <w:r>
        <w:rPr>
          <w:rStyle w:val="RefAuthor"/>
        </w:rPr>
        <w:t xml:space="preserve"> </w:t>
      </w:r>
      <w:r>
        <w:rPr>
          <w:rStyle w:val="RefGivenName"/>
        </w:rPr>
        <w:t xml:space="preserve">A</w:t>
      </w:r>
      <w:r>
        <w:rPr>
          <w:shd w:val="clear" w:color="" w:fill=""/>
        </w:rPr>
        <w:t xml:space="preserve">, </w:t>
      </w:r>
      <w:r>
        <w:rPr>
          <w:rStyle w:val="RefSurName"/>
        </w:rPr>
        <w:t xml:space="preserve">Greengard</w:t>
      </w:r>
      <w:r>
        <w:rPr>
          <w:rStyle w:val="RefAuthor"/>
        </w:rPr>
        <w:t xml:space="preserve"> </w:t>
      </w:r>
      <w:r>
        <w:rPr>
          <w:rStyle w:val="RefGivenName"/>
        </w:rPr>
        <w:t xml:space="preserve">P</w:t>
      </w:r>
      <w:r>
        <w:rPr>
          <w:shd w:val="clear" w:color="" w:fill=""/>
        </w:rPr>
        <w:t xml:space="preserve">, </w:t>
      </w:r>
      <w:r>
        <w:rPr>
          <w:rStyle w:val="RefSurName"/>
        </w:rPr>
        <w:t xml:space="preserve">Nairn</w:t>
      </w:r>
      <w:r>
        <w:rPr>
          <w:rStyle w:val="RefAuthor"/>
        </w:rPr>
        <w:t xml:space="preserve"> </w:t>
      </w:r>
      <w:r>
        <w:rPr>
          <w:rStyle w:val="RefGivenName"/>
        </w:rPr>
        <w:t xml:space="preserve">AC</w:t>
      </w:r>
      <w:r>
        <w:rPr>
          <w:shd w:val="clear" w:color="" w:fill=""/>
        </w:rPr>
        <w:t xml:space="preserve">. </w:t>
      </w:r>
      <w:r>
        <w:rPr>
          <w:rStyle w:val="RefYear"/>
        </w:rPr>
        <w:t xml:space="preserve">2007</w:t>
      </w:r>
      <w:r>
        <w:rPr>
          <w:shd w:val="clear" w:color="" w:fill=""/>
        </w:rPr>
        <w:t xml:space="preserve">. </w:t>
      </w:r>
      <w:r>
        <w:rPr>
          <w:rStyle w:val="RefArticleTitle"/>
        </w:rPr>
        <w:t xml:space="preserve">Protein kinase A activates protein phosphatase 2A by phosphorylation of the B56 subunit</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104</w:t>
      </w:r>
      <w:r>
        <w:rPr>
          <w:shd w:val="clear" w:color="" w:fill=""/>
        </w:rPr>
        <w:t xml:space="preserve">:</w:t>
      </w:r>
      <w:r>
        <w:rPr>
          <w:rStyle w:val="RefFPage"/>
        </w:rPr>
        <w:t xml:space="preserve">2979</w:t>
      </w:r>
      <w:r>
        <w:rPr>
          <w:shd w:val="clear" w:color="" w:fill=""/>
        </w:rPr>
        <w:t xml:space="preserve">–</w:t>
      </w:r>
      <w:r>
        <w:rPr>
          <w:rStyle w:val="RefLPage"/>
        </w:rPr>
        <w:t xml:space="preserve">2984</w:t>
      </w:r>
      <w:r>
        <w:rPr>
          <w:shd w:val="clear" w:color="" w:fill=""/>
        </w:rPr>
        <w:t xml:space="preserve">.</w:t>
      </w:r>
    </w:p>
    <w:p>
      <w:pPr>
        <w:pStyle w:val="jrnlRefText"/>
      </w:pPr>
      <w:bookmarkStart w:id="15" w:name="R3"/>
      <w:bookmarkEnd w:id="15"/>
      <w:r>
        <w:rPr>
          <w:rStyle w:val="RefSurName"/>
        </w:rPr>
        <w:t xml:space="preserve">Anggono</w:t>
      </w:r>
      <w:r>
        <w:rPr>
          <w:rStyle w:val="RefAuthor"/>
        </w:rPr>
        <w:t xml:space="preserve"> </w:t>
      </w:r>
      <w:r>
        <w:rPr>
          <w:rStyle w:val="RefGivenName"/>
        </w:rPr>
        <w:t xml:space="preserve">V</w:t>
      </w:r>
      <w:r>
        <w:rPr>
          <w:shd w:val="clear" w:color="" w:fill=""/>
        </w:rPr>
        <w:t xml:space="preserve">, </w:t>
      </w:r>
      <w:r>
        <w:rPr>
          <w:rStyle w:val="RefSurName"/>
        </w:rPr>
        <w:t xml:space="preserve">Robinson</w:t>
      </w:r>
      <w:r>
        <w:rPr>
          <w:rStyle w:val="RefAuthor"/>
        </w:rPr>
        <w:t xml:space="preserve"> </w:t>
      </w:r>
      <w:r>
        <w:rPr>
          <w:rStyle w:val="RefGivenName"/>
        </w:rPr>
        <w:t xml:space="preserve">PJ</w:t>
      </w:r>
      <w:r>
        <w:rPr>
          <w:shd w:val="clear" w:color="" w:fill=""/>
        </w:rPr>
        <w:t xml:space="preserve">. </w:t>
      </w:r>
      <w:r>
        <w:rPr>
          <w:rStyle w:val="RefYear"/>
        </w:rPr>
        <w:t xml:space="preserve">2007</w:t>
      </w:r>
      <w:r>
        <w:rPr>
          <w:shd w:val="clear" w:color="" w:fill=""/>
        </w:rPr>
        <w:t xml:space="preserve">. </w:t>
      </w:r>
      <w:r>
        <w:rPr>
          <w:rStyle w:val="RefArticleTitle"/>
        </w:rPr>
        <w:t xml:space="preserve">Syndapin I and endophilin I bind overlapping proline-rich regions of dynamin I: Role in synaptic vesicle endocytosis</w:t>
      </w:r>
      <w:r>
        <w:rPr>
          <w:shd w:val="clear" w:color="" w:fill=""/>
        </w:rPr>
        <w:t xml:space="preserve">. </w:t>
      </w:r>
      <w:r>
        <w:rPr>
          <w:rStyle w:val=""/>
        </w:rPr>
        <w:t xml:space="preserve">Journal of Neurochemistry</w:t>
      </w:r>
      <w:r>
        <w:rPr>
          <w:shd w:val="clear" w:color="" w:fill=""/>
        </w:rPr>
        <w:t xml:space="preserve"> </w:t>
      </w:r>
      <w:r>
        <w:rPr>
          <w:rStyle w:val=""/>
        </w:rPr>
        <w:t xml:space="preserve">102</w:t>
      </w:r>
      <w:r>
        <w:rPr>
          <w:shd w:val="clear" w:color="" w:fill=""/>
        </w:rPr>
        <w:t xml:space="preserve">:</w:t>
      </w:r>
      <w:r>
        <w:rPr>
          <w:rStyle w:val="RefFPage"/>
        </w:rPr>
        <w:t xml:space="preserve">931</w:t>
      </w:r>
      <w:r>
        <w:rPr>
          <w:shd w:val="clear" w:color="" w:fill=""/>
        </w:rPr>
        <w:t xml:space="preserve">–</w:t>
      </w:r>
      <w:r>
        <w:rPr>
          <w:rStyle w:val="RefLPage"/>
        </w:rPr>
        <w:t xml:space="preserve">943</w:t>
      </w:r>
      <w:r>
        <w:rPr>
          <w:shd w:val="clear" w:color="" w:fill=""/>
        </w:rPr>
        <w:t xml:space="preserve">.</w:t>
      </w:r>
    </w:p>
    <w:p>
      <w:pPr>
        <w:pStyle w:val="jrnlRefText"/>
      </w:pPr>
      <w:bookmarkStart w:id="16" w:name="R2"/>
      <w:bookmarkEnd w:id="16"/>
      <w:r>
        <w:rPr>
          <w:rStyle w:val="RefSurName"/>
        </w:rPr>
        <w:t xml:space="preserve">Anggono</w:t>
      </w:r>
      <w:r>
        <w:rPr>
          <w:rStyle w:val="RefAuthor"/>
        </w:rPr>
        <w:t xml:space="preserve"> </w:t>
      </w:r>
      <w:r>
        <w:rPr>
          <w:rStyle w:val="RefGivenName"/>
        </w:rPr>
        <w:t xml:space="preserve">V</w:t>
      </w:r>
      <w:r>
        <w:rPr>
          <w:shd w:val="clear" w:color="" w:fill=""/>
        </w:rPr>
        <w:t xml:space="preserve">, </w:t>
      </w:r>
      <w:r>
        <w:rPr>
          <w:rStyle w:val="RefSurName"/>
        </w:rPr>
        <w:t xml:space="preserve">Smillie</w:t>
      </w:r>
      <w:r>
        <w:rPr>
          <w:rStyle w:val="RefAuthor"/>
        </w:rPr>
        <w:t xml:space="preserve"> </w:t>
      </w:r>
      <w:r>
        <w:rPr>
          <w:rStyle w:val="RefGivenName"/>
        </w:rPr>
        <w:t xml:space="preserve">KJ</w:t>
      </w:r>
      <w:r>
        <w:rPr>
          <w:shd w:val="clear" w:color="" w:fill=""/>
        </w:rPr>
        <w:t xml:space="preserve">, </w:t>
      </w:r>
      <w:r>
        <w:rPr>
          <w:rStyle w:val="RefSurName"/>
        </w:rPr>
        <w:t xml:space="preserve">Graham</w:t>
      </w:r>
      <w:r>
        <w:rPr>
          <w:rStyle w:val="RefAuthor"/>
        </w:rPr>
        <w:t xml:space="preserve"> </w:t>
      </w:r>
      <w:r>
        <w:rPr>
          <w:rStyle w:val="RefGivenName"/>
        </w:rPr>
        <w:t xml:space="preserve">ME</w:t>
      </w:r>
      <w:r>
        <w:rPr>
          <w:shd w:val="clear" w:color="" w:fill=""/>
        </w:rPr>
        <w:t xml:space="preserve">, </w:t>
      </w:r>
      <w:r>
        <w:rPr>
          <w:rStyle w:val="RefSurName"/>
        </w:rPr>
        <w:t xml:space="preserve">Valova</w:t>
      </w:r>
      <w:r>
        <w:rPr>
          <w:rStyle w:val="RefAuthor"/>
        </w:rPr>
        <w:t xml:space="preserve"> </w:t>
      </w:r>
      <w:r>
        <w:rPr>
          <w:rStyle w:val="RefGivenName"/>
        </w:rPr>
        <w:t xml:space="preserve">VA</w:t>
      </w:r>
      <w:r>
        <w:rPr>
          <w:shd w:val="clear" w:color="" w:fill=""/>
        </w:rPr>
        <w:t xml:space="preserve">, </w:t>
      </w:r>
      <w:r>
        <w:rPr>
          <w:rStyle w:val="RefSurName"/>
        </w:rPr>
        <w:t xml:space="preserve">Cousin</w:t>
      </w:r>
      <w:r>
        <w:rPr>
          <w:rStyle w:val="RefAuthor"/>
        </w:rPr>
        <w:t xml:space="preserve"> </w:t>
      </w:r>
      <w:r>
        <w:rPr>
          <w:rStyle w:val="RefGivenName"/>
        </w:rPr>
        <w:t xml:space="preserve">MA</w:t>
      </w:r>
      <w:r>
        <w:rPr>
          <w:shd w:val="clear" w:color="" w:fill=""/>
        </w:rPr>
        <w:t xml:space="preserve">, </w:t>
      </w:r>
      <w:r>
        <w:rPr>
          <w:rStyle w:val="RefSurName"/>
        </w:rPr>
        <w:t xml:space="preserve">Robinson</w:t>
      </w:r>
      <w:r>
        <w:rPr>
          <w:rStyle w:val="RefAuthor"/>
        </w:rPr>
        <w:t xml:space="preserve"> </w:t>
      </w:r>
      <w:r>
        <w:rPr>
          <w:rStyle w:val="RefGivenName"/>
        </w:rPr>
        <w:t xml:space="preserve">PJ</w:t>
      </w:r>
      <w:r>
        <w:rPr>
          <w:shd w:val="clear" w:color="" w:fill=""/>
        </w:rPr>
        <w:t xml:space="preserve">. </w:t>
      </w:r>
      <w:r>
        <w:rPr>
          <w:rStyle w:val="RefYear"/>
        </w:rPr>
        <w:t xml:space="preserve">2006</w:t>
      </w:r>
      <w:r>
        <w:rPr>
          <w:shd w:val="clear" w:color="" w:fill=""/>
        </w:rPr>
        <w:t xml:space="preserve">. </w:t>
      </w:r>
      <w:r>
        <w:rPr>
          <w:rStyle w:val="RefArticleTitle"/>
        </w:rPr>
        <w:t xml:space="preserve">Syndapin I is the phosphorylation-regulated dynamin I partner in synaptic vesicle endocytosis</w:t>
      </w:r>
      <w:r>
        <w:rPr>
          <w:shd w:val="clear" w:color="" w:fill=""/>
        </w:rPr>
        <w:t xml:space="preserve">. </w:t>
      </w:r>
      <w:r>
        <w:rPr>
          <w:rStyle w:val=""/>
        </w:rPr>
        <w:t xml:space="preserve">Nature Neuroscience</w:t>
      </w:r>
      <w:r>
        <w:rPr>
          <w:shd w:val="clear" w:color="" w:fill=""/>
        </w:rPr>
        <w:t xml:space="preserve"> </w:t>
      </w:r>
      <w:r>
        <w:rPr>
          <w:rStyle w:val=""/>
        </w:rPr>
        <w:t xml:space="preserve">9</w:t>
      </w:r>
      <w:r>
        <w:rPr>
          <w:shd w:val="clear" w:color="" w:fill=""/>
        </w:rPr>
        <w:t xml:space="preserve">:</w:t>
      </w:r>
      <w:r>
        <w:rPr>
          <w:rStyle w:val="RefFPage"/>
        </w:rPr>
        <w:t xml:space="preserve">752</w:t>
      </w:r>
      <w:r>
        <w:rPr>
          <w:shd w:val="clear" w:color="" w:fill=""/>
        </w:rPr>
        <w:t xml:space="preserve">–</w:t>
      </w:r>
      <w:r>
        <w:rPr>
          <w:rStyle w:val="RefLPage"/>
        </w:rPr>
        <w:t xml:space="preserve">760</w:t>
      </w:r>
      <w:r>
        <w:rPr>
          <w:shd w:val="clear" w:color="" w:fill=""/>
        </w:rPr>
        <w:t xml:space="preserve">.</w:t>
      </w:r>
    </w:p>
    <w:p>
      <w:pPr>
        <w:pStyle w:val="jrnlRefText"/>
      </w:pPr>
      <w:bookmarkStart w:id="17" w:name="R4"/>
      <w:bookmarkEnd w:id="17"/>
      <w:r>
        <w:rPr>
          <w:rStyle w:val="RefSurName"/>
        </w:rPr>
        <w:t xml:space="preserve">Arbuzova</w:t>
      </w:r>
      <w:r>
        <w:rPr>
          <w:rStyle w:val="RefAuthor"/>
        </w:rPr>
        <w:t xml:space="preserve"> </w:t>
      </w:r>
      <w:r>
        <w:rPr>
          <w:rStyle w:val="RefGivenName"/>
        </w:rPr>
        <w:t xml:space="preserve">A</w:t>
      </w:r>
      <w:r>
        <w:rPr>
          <w:shd w:val="clear" w:color="" w:fill=""/>
        </w:rPr>
        <w:t xml:space="preserve">, </w:t>
      </w:r>
      <w:r>
        <w:rPr>
          <w:rStyle w:val="RefSurName"/>
        </w:rPr>
        <w:t xml:space="preserve">Schmitz</w:t>
      </w:r>
      <w:r>
        <w:rPr>
          <w:rStyle w:val="RefAuthor"/>
        </w:rPr>
        <w:t xml:space="preserve"> </w:t>
      </w:r>
      <w:r>
        <w:rPr>
          <w:rStyle w:val="RefGivenName"/>
        </w:rPr>
        <w:t xml:space="preserve">AA</w:t>
      </w:r>
      <w:r>
        <w:rPr>
          <w:shd w:val="clear" w:color="" w:fill=""/>
        </w:rPr>
        <w:t xml:space="preserve">, </w:t>
      </w:r>
      <w:r>
        <w:rPr>
          <w:rStyle w:val="RefSurName"/>
        </w:rPr>
        <w:t xml:space="preserve">Vergères</w:t>
      </w:r>
      <w:r>
        <w:rPr>
          <w:rStyle w:val="RefAuthor"/>
        </w:rPr>
        <w:t xml:space="preserve"> </w:t>
      </w:r>
      <w:r>
        <w:rPr>
          <w:rStyle w:val="RefGivenName"/>
        </w:rPr>
        <w:t xml:space="preserve">G</w:t>
      </w:r>
      <w:r>
        <w:rPr>
          <w:shd w:val="clear" w:color="" w:fill=""/>
        </w:rPr>
        <w:t xml:space="preserve">. </w:t>
      </w:r>
      <w:r>
        <w:rPr>
          <w:rStyle w:val="RefYear"/>
        </w:rPr>
        <w:t xml:space="preserve">2002</w:t>
      </w:r>
      <w:r>
        <w:rPr>
          <w:shd w:val="clear" w:color="" w:fill=""/>
        </w:rPr>
        <w:t xml:space="preserve">. </w:t>
      </w:r>
      <w:r>
        <w:rPr>
          <w:rStyle w:val="RefArticleTitle"/>
        </w:rPr>
        <w:t xml:space="preserve">Cross-talk unfolded: Marcks proteins</w:t>
      </w:r>
      <w:r>
        <w:rPr>
          <w:shd w:val="clear" w:color="" w:fill=""/>
        </w:rPr>
        <w:t xml:space="preserve">. </w:t>
      </w:r>
      <w:r>
        <w:rPr>
          <w:rStyle w:val=""/>
        </w:rPr>
        <w:t xml:space="preserve">The Biochemical Journal</w:t>
      </w:r>
      <w:r>
        <w:rPr>
          <w:shd w:val="clear" w:color="" w:fill=""/>
        </w:rPr>
        <w:t xml:space="preserve"> </w:t>
      </w:r>
      <w:r>
        <w:rPr>
          <w:rStyle w:val=""/>
        </w:rPr>
        <w:t xml:space="preserve">362</w:t>
      </w:r>
      <w:r>
        <w:rPr>
          <w:shd w:val="clear" w:color="" w:fill=""/>
        </w:rPr>
        <w:t xml:space="preserve">:</w:t>
      </w:r>
      <w:r>
        <w:rPr>
          <w:rStyle w:val="RefFPage"/>
        </w:rPr>
        <w:t xml:space="preserve">1</w:t>
      </w:r>
      <w:r>
        <w:rPr>
          <w:shd w:val="clear" w:color="" w:fill=""/>
        </w:rPr>
        <w:t xml:space="preserve">–</w:t>
      </w:r>
      <w:r>
        <w:rPr>
          <w:rStyle w:val="RefLPage"/>
        </w:rPr>
        <w:t xml:space="preserve">12</w:t>
      </w:r>
      <w:r>
        <w:rPr>
          <w:shd w:val="clear" w:color="" w:fill=""/>
        </w:rPr>
        <w:t xml:space="preserve">.</w:t>
      </w:r>
    </w:p>
    <w:p>
      <w:pPr>
        <w:pStyle w:val="jrnlRefText"/>
      </w:pPr>
      <w:bookmarkStart w:id="18" w:name="R6"/>
      <w:bookmarkEnd w:id="18"/>
      <w:r>
        <w:rPr>
          <w:rStyle w:val="RefSurName"/>
        </w:rPr>
        <w:t xml:space="preserve">Ballif</w:t>
      </w:r>
      <w:r>
        <w:rPr>
          <w:rStyle w:val="RefAuthor"/>
        </w:rPr>
        <w:t xml:space="preserve"> </w:t>
      </w:r>
      <w:r>
        <w:rPr>
          <w:rStyle w:val="RefGivenName"/>
        </w:rPr>
        <w:t xml:space="preserve">BA</w:t>
      </w:r>
      <w:r>
        <w:rPr>
          <w:shd w:val="clear" w:color="" w:fill=""/>
        </w:rPr>
        <w:t xml:space="preserve">, </w:t>
      </w:r>
      <w:r>
        <w:rPr>
          <w:rStyle w:val="RefSurName"/>
        </w:rPr>
        <w:t xml:space="preserve">Carey</w:t>
      </w:r>
      <w:r>
        <w:rPr>
          <w:rStyle w:val="RefAuthor"/>
        </w:rPr>
        <w:t xml:space="preserve"> </w:t>
      </w:r>
      <w:r>
        <w:rPr>
          <w:rStyle w:val="RefGivenName"/>
        </w:rPr>
        <w:t xml:space="preserve">GR</w:t>
      </w:r>
      <w:r>
        <w:rPr>
          <w:shd w:val="clear" w:color="" w:fill=""/>
        </w:rPr>
        <w:t xml:space="preserve">, </w:t>
      </w:r>
      <w:r>
        <w:rPr>
          <w:rStyle w:val="RefSurName"/>
        </w:rPr>
        <w:t xml:space="preserve">Sunyaev</w:t>
      </w:r>
      <w:r>
        <w:rPr>
          <w:rStyle w:val="RefAuthor"/>
        </w:rPr>
        <w:t xml:space="preserve"> </w:t>
      </w:r>
      <w:r>
        <w:rPr>
          <w:rStyle w:val="RefGivenName"/>
        </w:rPr>
        <w:t xml:space="preserve">SR</w:t>
      </w:r>
      <w:r>
        <w:rPr>
          <w:shd w:val="clear" w:color="" w:fill=""/>
        </w:rPr>
        <w:t xml:space="preserve">, </w:t>
      </w:r>
      <w:r>
        <w:rPr>
          <w:rStyle w:val="RefSurName"/>
        </w:rPr>
        <w:t xml:space="preserve">Gygi</w:t>
      </w:r>
      <w:r>
        <w:rPr>
          <w:rStyle w:val="RefAuthor"/>
        </w:rPr>
        <w:t xml:space="preserve"> </w:t>
      </w:r>
      <w:r>
        <w:rPr>
          <w:rStyle w:val="RefGivenName"/>
        </w:rPr>
        <w:t xml:space="preserve">SP</w:t>
      </w:r>
      <w:r>
        <w:rPr>
          <w:shd w:val="clear" w:color="" w:fill=""/>
        </w:rPr>
        <w:t xml:space="preserve">. </w:t>
      </w:r>
      <w:r>
        <w:rPr>
          <w:rStyle w:val="RefYear"/>
        </w:rPr>
        <w:t xml:space="preserve">2008</w:t>
      </w:r>
      <w:r>
        <w:rPr>
          <w:shd w:val="clear" w:color="" w:fill=""/>
        </w:rPr>
        <w:t xml:space="preserve">. </w:t>
      </w:r>
      <w:r>
        <w:rPr>
          <w:rStyle w:val="RefArticleTitle"/>
        </w:rPr>
        <w:t xml:space="preserve">Large-scale identification and evolution indexing of tyrosine phosphorylation sites from murine brain</w:t>
      </w:r>
      <w:r>
        <w:rPr>
          <w:shd w:val="clear" w:color="" w:fill=""/>
        </w:rPr>
        <w:t xml:space="preserve">. </w:t>
      </w:r>
      <w:r>
        <w:rPr>
          <w:rStyle w:val=""/>
        </w:rPr>
        <w:t xml:space="preserve">Journal of Proteome Research</w:t>
      </w:r>
      <w:r>
        <w:rPr>
          <w:shd w:val="clear" w:color="" w:fill=""/>
        </w:rPr>
        <w:t xml:space="preserve"> </w:t>
      </w:r>
      <w:r>
        <w:rPr>
          <w:rStyle w:val=""/>
        </w:rPr>
        <w:t xml:space="preserve">7</w:t>
      </w:r>
      <w:r>
        <w:rPr>
          <w:shd w:val="clear" w:color="" w:fill=""/>
        </w:rPr>
        <w:t xml:space="preserve">:</w:t>
      </w:r>
      <w:r>
        <w:rPr>
          <w:rStyle w:val="RefFPage"/>
        </w:rPr>
        <w:t xml:space="preserve">311</w:t>
      </w:r>
      <w:r>
        <w:rPr>
          <w:shd w:val="clear" w:color="" w:fill=""/>
        </w:rPr>
        <w:t xml:space="preserve">–</w:t>
      </w:r>
      <w:r>
        <w:rPr>
          <w:rStyle w:val="RefLPage"/>
        </w:rPr>
        <w:t xml:space="preserve">318</w:t>
      </w:r>
      <w:r>
        <w:rPr>
          <w:shd w:val="clear" w:color="" w:fill=""/>
        </w:rPr>
        <w:t xml:space="preserve">.</w:t>
      </w:r>
    </w:p>
    <w:p>
      <w:pPr>
        <w:pStyle w:val="jrnlRefText"/>
      </w:pPr>
      <w:bookmarkStart w:id="19" w:name="R5"/>
      <w:bookmarkEnd w:id="19"/>
      <w:r>
        <w:rPr>
          <w:rStyle w:val="RefSurName"/>
        </w:rPr>
        <w:t xml:space="preserve">Ballif</w:t>
      </w:r>
      <w:r>
        <w:rPr>
          <w:rStyle w:val="RefAuthor"/>
        </w:rPr>
        <w:t xml:space="preserve"> </w:t>
      </w:r>
      <w:r>
        <w:rPr>
          <w:rStyle w:val="RefGivenName"/>
        </w:rPr>
        <w:t xml:space="preserve">BA</w:t>
      </w:r>
      <w:r>
        <w:rPr>
          <w:shd w:val="clear" w:color="" w:fill=""/>
        </w:rPr>
        <w:t xml:space="preserve">, </w:t>
      </w:r>
      <w:r>
        <w:rPr>
          <w:rStyle w:val="RefSurName"/>
        </w:rPr>
        <w:t xml:space="preserve">Villén</w:t>
      </w:r>
      <w:r>
        <w:rPr>
          <w:rStyle w:val="RefAuthor"/>
        </w:rPr>
        <w:t xml:space="preserve"> </w:t>
      </w:r>
      <w:r>
        <w:rPr>
          <w:rStyle w:val="RefGivenName"/>
        </w:rPr>
        <w:t xml:space="preserve">J</w:t>
      </w:r>
      <w:r>
        <w:rPr>
          <w:shd w:val="clear" w:color="" w:fill=""/>
        </w:rPr>
        <w:t xml:space="preserve">, </w:t>
      </w:r>
      <w:r>
        <w:rPr>
          <w:rStyle w:val="RefSurName"/>
        </w:rPr>
        <w:t xml:space="preserve">Beausoleil</w:t>
      </w:r>
      <w:r>
        <w:rPr>
          <w:rStyle w:val="RefAuthor"/>
        </w:rPr>
        <w:t xml:space="preserve"> </w:t>
      </w:r>
      <w:r>
        <w:rPr>
          <w:rStyle w:val="RefGivenName"/>
        </w:rPr>
        <w:t xml:space="preserve">SA</w:t>
      </w:r>
      <w:r>
        <w:rPr>
          <w:shd w:val="clear" w:color="" w:fill=""/>
        </w:rPr>
        <w:t xml:space="preserve">, </w:t>
      </w:r>
      <w:r>
        <w:rPr>
          <w:rStyle w:val="RefSurName"/>
        </w:rPr>
        <w:t xml:space="preserve">Schwartz</w:t>
      </w:r>
      <w:r>
        <w:rPr>
          <w:rStyle w:val="RefAuthor"/>
        </w:rPr>
        <w:t xml:space="preserve"> </w:t>
      </w:r>
      <w:r>
        <w:rPr>
          <w:rStyle w:val="RefGivenName"/>
        </w:rPr>
        <w:t xml:space="preserve">D</w:t>
      </w:r>
      <w:r>
        <w:rPr>
          <w:shd w:val="clear" w:color="" w:fill=""/>
        </w:rPr>
        <w:t xml:space="preserve">, </w:t>
      </w:r>
      <w:r>
        <w:rPr>
          <w:rStyle w:val="RefSurName"/>
        </w:rPr>
        <w:t xml:space="preserve">Gygi</w:t>
      </w:r>
      <w:r>
        <w:rPr>
          <w:rStyle w:val="RefAuthor"/>
        </w:rPr>
        <w:t xml:space="preserve"> </w:t>
      </w:r>
      <w:r>
        <w:rPr>
          <w:rStyle w:val="RefGivenName"/>
        </w:rPr>
        <w:t xml:space="preserve">SP</w:t>
      </w:r>
      <w:r>
        <w:rPr>
          <w:shd w:val="clear" w:color="" w:fill=""/>
        </w:rPr>
        <w:t xml:space="preserve">. </w:t>
      </w:r>
      <w:r>
        <w:rPr>
          <w:rStyle w:val="RefYear"/>
        </w:rPr>
        <w:t xml:space="preserve">2004</w:t>
      </w:r>
      <w:r>
        <w:rPr>
          <w:shd w:val="clear" w:color="" w:fill=""/>
        </w:rPr>
        <w:t xml:space="preserve">. </w:t>
      </w:r>
      <w:r>
        <w:rPr>
          <w:rStyle w:val="RefArticleTitle"/>
        </w:rPr>
        <w:t xml:space="preserve">Phosphoproteomic analysis of the developing mouse brain</w:t>
      </w:r>
      <w:r>
        <w:rPr>
          <w:shd w:val="clear" w:color="" w:fill=""/>
        </w:rPr>
        <w:t xml:space="preserve">. </w:t>
      </w:r>
      <w:r>
        <w:rPr>
          <w:rStyle w:val=""/>
        </w:rPr>
        <w:t xml:space="preserve">Molecular &amp; Cellular Proteomics</w:t>
      </w:r>
      <w:r>
        <w:rPr>
          <w:shd w:val="clear" w:color="" w:fill=""/>
        </w:rPr>
        <w:t xml:space="preserve"> </w:t>
      </w:r>
      <w:r>
        <w:rPr>
          <w:rStyle w:val=""/>
        </w:rPr>
        <w:t xml:space="preserve">3</w:t>
      </w:r>
      <w:r>
        <w:rPr>
          <w:shd w:val="clear" w:color="" w:fill=""/>
        </w:rPr>
        <w:t xml:space="preserve">:</w:t>
      </w:r>
      <w:r>
        <w:rPr>
          <w:rStyle w:val="RefFPage"/>
        </w:rPr>
        <w:t xml:space="preserve">1093</w:t>
      </w:r>
      <w:r>
        <w:rPr>
          <w:shd w:val="clear" w:color="" w:fill=""/>
        </w:rPr>
        <w:t xml:space="preserve">–</w:t>
      </w:r>
      <w:r>
        <w:rPr>
          <w:rStyle w:val="RefLPage"/>
        </w:rPr>
        <w:t xml:space="preserve">1101</w:t>
      </w:r>
      <w:r>
        <w:rPr>
          <w:shd w:val="clear" w:color="" w:fill=""/>
        </w:rPr>
        <w:t xml:space="preserve">.</w:t>
      </w:r>
    </w:p>
    <w:p>
      <w:pPr>
        <w:pStyle w:val="jrnlRefText"/>
      </w:pPr>
      <w:bookmarkStart w:id="20" w:name="R7"/>
      <w:bookmarkEnd w:id="20"/>
      <w:r>
        <w:rPr>
          <w:rStyle w:val="RefSurName"/>
        </w:rPr>
        <w:t xml:space="preserve">Belluzzi</w:t>
      </w:r>
      <w:r>
        <w:rPr>
          <w:rStyle w:val="RefAuthor"/>
        </w:rPr>
        <w:t xml:space="preserve"> </w:t>
      </w:r>
      <w:r>
        <w:rPr>
          <w:rStyle w:val="RefGivenName"/>
        </w:rPr>
        <w:t xml:space="preserve">E</w:t>
      </w:r>
      <w:r>
        <w:rPr>
          <w:shd w:val="clear" w:color="" w:fill=""/>
        </w:rPr>
        <w:t xml:space="preserve">, </w:t>
      </w:r>
      <w:r>
        <w:rPr>
          <w:rStyle w:val="RefSurName"/>
        </w:rPr>
        <w:t xml:space="preserve">Gonnelli</w:t>
      </w:r>
      <w:r>
        <w:rPr>
          <w:rStyle w:val="RefAuthor"/>
        </w:rPr>
        <w:t xml:space="preserve"> </w:t>
      </w:r>
      <w:r>
        <w:rPr>
          <w:rStyle w:val="RefGivenName"/>
        </w:rPr>
        <w:t xml:space="preserve">A</w:t>
      </w:r>
      <w:r>
        <w:rPr>
          <w:shd w:val="clear" w:color="" w:fill=""/>
        </w:rPr>
        <w:t xml:space="preserve">, </w:t>
      </w:r>
      <w:r>
        <w:rPr>
          <w:rStyle w:val="RefSurName"/>
        </w:rPr>
        <w:t xml:space="preserve">Cirnaru</w:t>
      </w:r>
      <w:r>
        <w:rPr>
          <w:rStyle w:val="RefAuthor"/>
        </w:rPr>
        <w:t xml:space="preserve"> </w:t>
      </w:r>
      <w:r>
        <w:rPr>
          <w:rStyle w:val="RefGivenName"/>
        </w:rPr>
        <w:t xml:space="preserve">MD</w:t>
      </w:r>
      <w:r>
        <w:rPr>
          <w:shd w:val="clear" w:color="" w:fill=""/>
        </w:rPr>
        <w:t xml:space="preserve">, </w:t>
      </w:r>
      <w:r>
        <w:rPr>
          <w:rStyle w:val="RefSurName"/>
        </w:rPr>
        <w:t xml:space="preserve">Marte</w:t>
      </w:r>
      <w:r>
        <w:rPr>
          <w:rStyle w:val="RefAuthor"/>
        </w:rPr>
        <w:t xml:space="preserve"> </w:t>
      </w:r>
      <w:r>
        <w:rPr>
          <w:rStyle w:val="RefGivenName"/>
        </w:rPr>
        <w:t xml:space="preserve">A</w:t>
      </w:r>
      <w:r>
        <w:rPr>
          <w:shd w:val="clear" w:color="" w:fill=""/>
        </w:rPr>
        <w:t xml:space="preserve">, </w:t>
      </w:r>
      <w:r>
        <w:rPr>
          <w:rStyle w:val="RefSurName"/>
        </w:rPr>
        <w:t xml:space="preserve">Plotegher</w:t>
      </w:r>
      <w:r>
        <w:rPr>
          <w:rStyle w:val="RefAuthor"/>
        </w:rPr>
        <w:t xml:space="preserve"> </w:t>
      </w:r>
      <w:r>
        <w:rPr>
          <w:rStyle w:val="RefGivenName"/>
        </w:rPr>
        <w:t xml:space="preserve">N</w:t>
      </w:r>
      <w:r>
        <w:rPr>
          <w:shd w:val="clear" w:color="" w:fill=""/>
        </w:rPr>
        <w:t xml:space="preserve">, </w:t>
      </w:r>
      <w:r>
        <w:rPr>
          <w:rStyle w:val="RefSurName"/>
        </w:rPr>
        <w:t xml:space="preserve">Russo</w:t>
      </w:r>
      <w:r>
        <w:rPr>
          <w:rStyle w:val="RefAuthor"/>
        </w:rPr>
        <w:t xml:space="preserve"> </w:t>
      </w:r>
      <w:r>
        <w:rPr>
          <w:rStyle w:val="RefGivenName"/>
        </w:rPr>
        <w:t xml:space="preserve">I</w:t>
      </w:r>
      <w:r>
        <w:rPr>
          <w:shd w:val="clear" w:color="" w:fill=""/>
        </w:rPr>
        <w:t xml:space="preserve">, </w:t>
      </w:r>
      <w:r>
        <w:rPr>
          <w:rStyle w:val="RefSurName"/>
        </w:rPr>
        <w:t xml:space="preserve">Civiero</w:t>
      </w:r>
      <w:r>
        <w:rPr>
          <w:rStyle w:val="RefAuthor"/>
        </w:rPr>
        <w:t xml:space="preserve"> </w:t>
      </w:r>
      <w:r>
        <w:rPr>
          <w:rStyle w:val="RefGivenName"/>
        </w:rPr>
        <w:t xml:space="preserve">L</w:t>
      </w:r>
      <w:r>
        <w:rPr>
          <w:shd w:val="clear" w:color="" w:fill=""/>
        </w:rPr>
        <w:t xml:space="preserve">, </w:t>
      </w:r>
      <w:r>
        <w:rPr>
          <w:rStyle w:val="RefSurName"/>
        </w:rPr>
        <w:t xml:space="preserve">Cogo</w:t>
      </w:r>
      <w:r>
        <w:rPr>
          <w:rStyle w:val="RefAuthor"/>
        </w:rPr>
        <w:t xml:space="preserve"> </w:t>
      </w:r>
      <w:r>
        <w:rPr>
          <w:rStyle w:val="RefGivenName"/>
        </w:rPr>
        <w:t xml:space="preserve">S</w:t>
      </w:r>
      <w:r>
        <w:rPr>
          <w:shd w:val="clear" w:color="" w:fill=""/>
        </w:rPr>
        <w:t xml:space="preserve">, </w:t>
      </w:r>
      <w:r>
        <w:rPr>
          <w:rStyle w:val="RefSurName"/>
        </w:rPr>
        <w:t xml:space="preserve">Carrion</w:t>
      </w:r>
      <w:r>
        <w:rPr>
          <w:rStyle w:val="RefAuthor"/>
        </w:rPr>
        <w:t xml:space="preserve"> </w:t>
      </w:r>
      <w:r>
        <w:rPr>
          <w:rStyle w:val="RefGivenName"/>
        </w:rPr>
        <w:t xml:space="preserve">MP</w:t>
      </w:r>
      <w:r>
        <w:rPr>
          <w:shd w:val="clear" w:color="" w:fill=""/>
        </w:rPr>
        <w:t xml:space="preserve">, </w:t>
      </w:r>
      <w:r>
        <w:rPr>
          <w:rStyle w:val="RefSurName"/>
        </w:rPr>
        <w:t xml:space="preserve">Franchin</w:t>
      </w:r>
      <w:r>
        <w:rPr>
          <w:rStyle w:val="RefAuthor"/>
        </w:rPr>
        <w:t xml:space="preserve"> </w:t>
      </w:r>
      <w:r>
        <w:rPr>
          <w:rStyle w:val="RefGivenName"/>
        </w:rPr>
        <w:t xml:space="preserve">C</w:t>
      </w:r>
      <w:r>
        <w:rPr>
          <w:shd w:val="clear" w:color="" w:fill=""/>
        </w:rPr>
        <w:t xml:space="preserve">, </w:t>
      </w:r>
      <w:r>
        <w:rPr>
          <w:rStyle w:val="RefSurName"/>
        </w:rPr>
        <w:t xml:space="preserve">Arrigoni</w:t>
      </w:r>
      <w:r>
        <w:rPr>
          <w:rStyle w:val="RefAuthor"/>
        </w:rPr>
        <w:t xml:space="preserve"> </w:t>
      </w:r>
      <w:r>
        <w:rPr>
          <w:rStyle w:val="RefGivenName"/>
        </w:rPr>
        <w:t xml:space="preserve">G</w:t>
      </w:r>
      <w:r>
        <w:rPr>
          <w:shd w:val="clear" w:color="" w:fill=""/>
        </w:rPr>
        <w:t xml:space="preserve">, </w:t>
      </w:r>
      <w:r>
        <w:rPr>
          <w:rStyle w:val="RefSurName"/>
        </w:rPr>
        <w:t xml:space="preserve">Beltramini</w:t>
      </w:r>
      <w:r>
        <w:rPr>
          <w:rStyle w:val="RefAuthor"/>
        </w:rPr>
        <w:t xml:space="preserve"> </w:t>
      </w:r>
      <w:r>
        <w:rPr>
          <w:rStyle w:val="RefGivenName"/>
        </w:rPr>
        <w:t xml:space="preserve">M</w:t>
      </w:r>
      <w:r>
        <w:rPr>
          <w:shd w:val="clear" w:color="" w:fill=""/>
        </w:rPr>
        <w:t xml:space="preserve">, </w:t>
      </w:r>
      <w:r>
        <w:rPr>
          <w:rStyle w:val="RefSurName"/>
        </w:rPr>
        <w:t xml:space="preserve">Bubacco</w:t>
      </w:r>
      <w:r>
        <w:rPr>
          <w:rStyle w:val="RefAuthor"/>
        </w:rPr>
        <w:t xml:space="preserve"> </w:t>
      </w:r>
      <w:r>
        <w:rPr>
          <w:rStyle w:val="RefGivenName"/>
        </w:rPr>
        <w:t xml:space="preserve">L</w:t>
      </w:r>
      <w:r>
        <w:rPr>
          <w:shd w:val="clear" w:color="" w:fill=""/>
        </w:rPr>
        <w:t xml:space="preserve">, </w:t>
      </w:r>
      <w:r>
        <w:rPr>
          <w:rStyle w:val="RefSurName"/>
        </w:rPr>
        <w:t xml:space="preserve">Onofri</w:t>
      </w:r>
      <w:r>
        <w:rPr>
          <w:rStyle w:val="RefAuthor"/>
        </w:rPr>
        <w:t xml:space="preserve"> </w:t>
      </w:r>
      <w:r>
        <w:rPr>
          <w:rStyle w:val="RefGivenName"/>
        </w:rPr>
        <w:t xml:space="preserve">F</w:t>
      </w:r>
      <w:r>
        <w:rPr>
          <w:shd w:val="clear" w:color="" w:fill=""/>
        </w:rPr>
        <w:t xml:space="preserve">, </w:t>
      </w:r>
      <w:r>
        <w:rPr>
          <w:rStyle w:val="RefSurName"/>
        </w:rPr>
        <w:t xml:space="preserve">Piccoli</w:t>
      </w:r>
      <w:r>
        <w:rPr>
          <w:rStyle w:val="RefAuthor"/>
        </w:rPr>
        <w:t xml:space="preserve"> </w:t>
      </w:r>
      <w:r>
        <w:rPr>
          <w:rStyle w:val="RefGivenName"/>
        </w:rPr>
        <w:t xml:space="preserve">G</w:t>
      </w:r>
      <w:r>
        <w:rPr>
          <w:shd w:val="clear" w:color="" w:fill=""/>
        </w:rPr>
        <w:t xml:space="preserve">, </w:t>
      </w:r>
      <w:r>
        <w:rPr>
          <w:rStyle w:val="RefSurName"/>
        </w:rPr>
        <w:t xml:space="preserve">Greggio</w:t>
      </w:r>
      <w:r>
        <w:rPr>
          <w:rStyle w:val="RefAuthor"/>
        </w:rPr>
        <w:t xml:space="preserve"> </w:t>
      </w:r>
      <w:r>
        <w:rPr>
          <w:rStyle w:val="RefGivenName"/>
        </w:rPr>
        <w:t xml:space="preserve">E</w:t>
      </w:r>
      <w:r>
        <w:rPr>
          <w:shd w:val="clear" w:color="" w:fill=""/>
        </w:rPr>
        <w:t xml:space="preserve">. </w:t>
      </w:r>
      <w:r>
        <w:rPr>
          <w:rStyle w:val="RefYear"/>
        </w:rPr>
        <w:t xml:space="preserve">2016</w:t>
      </w:r>
      <w:r>
        <w:rPr>
          <w:shd w:val="clear" w:color="" w:fill=""/>
        </w:rPr>
        <w:t xml:space="preserve">. </w:t>
      </w:r>
      <w:r>
        <w:rPr>
          <w:rStyle w:val="RefArticleTitle"/>
        </w:rPr>
        <w:t xml:space="preserve">LRRK2 phosphorylates pre-synaptic n-ethylmaleimide sensitive fusion (NSF) protein enhancing its atpase activity and SNARE complex disassembling rate</w:t>
      </w:r>
      <w:r>
        <w:rPr>
          <w:shd w:val="clear" w:color="" w:fill=""/>
        </w:rPr>
        <w:t xml:space="preserve">. </w:t>
      </w:r>
      <w:r>
        <w:rPr>
          <w:rStyle w:val=""/>
        </w:rPr>
        <w:t xml:space="preserve">Molecular Neurodegeneration</w:t>
      </w:r>
      <w:r>
        <w:rPr>
          <w:shd w:val="clear" w:color="" w:fill=""/>
        </w:rPr>
        <w:t xml:space="preserve"> </w:t>
      </w:r>
      <w:r>
        <w:rPr>
          <w:rStyle w:val=""/>
        </w:rPr>
        <w:t xml:space="preserve">11</w:t>
      </w:r>
      <w:r>
        <w:rPr>
          <w:shd w:val="clear" w:color="" w:fill=""/>
        </w:rPr>
        <w:t xml:space="preserve">.</w:t>
      </w:r>
    </w:p>
    <w:p>
      <w:pPr>
        <w:pStyle w:val="jrnlRefText"/>
      </w:pPr>
      <w:bookmarkStart w:id="21" w:name="R8"/>
      <w:bookmarkEnd w:id="21"/>
      <w:r>
        <w:rPr>
          <w:rStyle w:val="RefSurName"/>
        </w:rPr>
        <w:t xml:space="preserve">Bennett</w:t>
      </w:r>
      <w:r>
        <w:rPr>
          <w:rStyle w:val="RefAuthor"/>
        </w:rPr>
        <w:t xml:space="preserve"> </w:t>
      </w:r>
      <w:r>
        <w:rPr>
          <w:rStyle w:val="RefGivenName"/>
        </w:rPr>
        <w:t xml:space="preserve">MK</w:t>
      </w:r>
      <w:r>
        <w:rPr>
          <w:shd w:val="clear" w:color="" w:fill=""/>
        </w:rPr>
        <w:t xml:space="preserve">, </w:t>
      </w:r>
      <w:r>
        <w:rPr>
          <w:rStyle w:val="RefSurName"/>
        </w:rPr>
        <w:t xml:space="preserve">Miller</w:t>
      </w:r>
      <w:r>
        <w:rPr>
          <w:rStyle w:val="RefAuthor"/>
        </w:rPr>
        <w:t xml:space="preserve"> </w:t>
      </w:r>
      <w:r>
        <w:rPr>
          <w:rStyle w:val="RefGivenName"/>
        </w:rPr>
        <w:t xml:space="preserve">KG</w:t>
      </w:r>
      <w:r>
        <w:rPr>
          <w:shd w:val="clear" w:color="" w:fill=""/>
        </w:rPr>
        <w:t xml:space="preserve">, </w:t>
      </w:r>
      <w:r>
        <w:rPr>
          <w:rStyle w:val="RefSurName"/>
        </w:rPr>
        <w:t xml:space="preserve">Scheller</w:t>
      </w:r>
      <w:r>
        <w:rPr>
          <w:rStyle w:val="RefAuthor"/>
        </w:rPr>
        <w:t xml:space="preserve"> </w:t>
      </w:r>
      <w:r>
        <w:rPr>
          <w:rStyle w:val="RefGivenName"/>
        </w:rPr>
        <w:t xml:space="preserve">RH</w:t>
      </w:r>
      <w:r>
        <w:rPr>
          <w:shd w:val="clear" w:color="" w:fill=""/>
        </w:rPr>
        <w:t xml:space="preserve">. </w:t>
      </w:r>
      <w:r>
        <w:rPr>
          <w:rStyle w:val="RefYear"/>
        </w:rPr>
        <w:t xml:space="preserve">1993</w:t>
      </w:r>
      <w:r>
        <w:rPr>
          <w:shd w:val="clear" w:color="" w:fill=""/>
        </w:rPr>
        <w:t xml:space="preserve">. </w:t>
      </w:r>
      <w:r>
        <w:rPr>
          <w:rStyle w:val="RefArticleTitle"/>
        </w:rPr>
        <w:t xml:space="preserve">Casein kinase II phosphorylates the synaptic vesicle protein p65</w:t>
      </w:r>
      <w:r>
        <w:rPr>
          <w:shd w:val="clear" w:color="" w:fill=""/>
        </w:rPr>
        <w:t xml:space="preserve">. </w:t>
      </w:r>
      <w:r>
        <w:rPr>
          <w:rStyle w:val=""/>
        </w:rPr>
        <w:t xml:space="preserve">The Journal of Neuroscience</w:t>
      </w:r>
      <w:r>
        <w:rPr>
          <w:shd w:val="clear" w:color="" w:fill=""/>
        </w:rPr>
        <w:t xml:space="preserve"> </w:t>
      </w:r>
      <w:r>
        <w:rPr>
          <w:rStyle w:val=""/>
        </w:rPr>
        <w:t xml:space="preserve">13</w:t>
      </w:r>
      <w:r>
        <w:rPr>
          <w:shd w:val="clear" w:color="" w:fill=""/>
        </w:rPr>
        <w:t xml:space="preserve">:</w:t>
      </w:r>
      <w:r>
        <w:rPr>
          <w:rStyle w:val="RefFPage"/>
        </w:rPr>
        <w:t xml:space="preserve">1701</w:t>
      </w:r>
      <w:r>
        <w:rPr>
          <w:shd w:val="clear" w:color="" w:fill=""/>
        </w:rPr>
        <w:t xml:space="preserve">–</w:t>
      </w:r>
      <w:r>
        <w:rPr>
          <w:rStyle w:val="RefLPage"/>
        </w:rPr>
        <w:t xml:space="preserve">1707</w:t>
      </w:r>
      <w:r>
        <w:rPr>
          <w:shd w:val="clear" w:color="" w:fill=""/>
        </w:rPr>
        <w:t xml:space="preserve">.</w:t>
      </w:r>
    </w:p>
    <w:p>
      <w:pPr>
        <w:pStyle w:val="jrnlRefText"/>
      </w:pPr>
      <w:bookmarkStart w:id="22" w:name="R9"/>
      <w:bookmarkEnd w:id="22"/>
      <w:r>
        <w:rPr>
          <w:rStyle w:val="RefSurName"/>
        </w:rPr>
        <w:t xml:space="preserve">Blasi</w:t>
      </w:r>
      <w:r>
        <w:rPr>
          <w:rStyle w:val="RefAuthor"/>
        </w:rPr>
        <w:t xml:space="preserve"> </w:t>
      </w:r>
      <w:r>
        <w:rPr>
          <w:rStyle w:val="RefGivenName"/>
        </w:rPr>
        <w:t xml:space="preserve">J</w:t>
      </w:r>
      <w:r>
        <w:rPr>
          <w:shd w:val="clear" w:color="" w:fill=""/>
        </w:rPr>
        <w:t xml:space="preserve">, </w:t>
      </w:r>
      <w:r>
        <w:rPr>
          <w:rStyle w:val="RefSurName"/>
        </w:rPr>
        <w:t xml:space="preserve">Binz</w:t>
      </w:r>
      <w:r>
        <w:rPr>
          <w:rStyle w:val="RefAuthor"/>
        </w:rPr>
        <w:t xml:space="preserve"> </w:t>
      </w:r>
      <w:r>
        <w:rPr>
          <w:rStyle w:val="RefGivenName"/>
        </w:rPr>
        <w:t xml:space="preserve">T</w:t>
      </w:r>
      <w:r>
        <w:rPr>
          <w:shd w:val="clear" w:color="" w:fill=""/>
        </w:rPr>
        <w:t xml:space="preserve">, </w:t>
      </w:r>
      <w:r>
        <w:rPr>
          <w:rStyle w:val="RefSurName"/>
        </w:rPr>
        <w:t xml:space="preserve">Yamasaki</w:t>
      </w:r>
      <w:r>
        <w:rPr>
          <w:rStyle w:val="RefAuthor"/>
        </w:rPr>
        <w:t xml:space="preserve"> </w:t>
      </w:r>
      <w:r>
        <w:rPr>
          <w:rStyle w:val="RefGivenName"/>
        </w:rPr>
        <w:t xml:space="preserve">S</w:t>
      </w:r>
      <w:r>
        <w:rPr>
          <w:shd w:val="clear" w:color="" w:fill=""/>
        </w:rPr>
        <w:t xml:space="preserve">, </w:t>
      </w:r>
      <w:r>
        <w:rPr>
          <w:rStyle w:val="RefSurName"/>
        </w:rPr>
        <w:t xml:space="preserve">Link</w:t>
      </w:r>
      <w:r>
        <w:rPr>
          <w:rStyle w:val="RefAuthor"/>
        </w:rPr>
        <w:t xml:space="preserve"> </w:t>
      </w:r>
      <w:r>
        <w:rPr>
          <w:rStyle w:val="RefGivenName"/>
        </w:rPr>
        <w:t xml:space="preserve">E</w:t>
      </w:r>
      <w:r>
        <w:rPr>
          <w:shd w:val="clear" w:color="" w:fill=""/>
        </w:rPr>
        <w:t xml:space="preserve">, </w:t>
      </w:r>
      <w:r>
        <w:rPr>
          <w:rStyle w:val="RefSurName"/>
        </w:rPr>
        <w:t xml:space="preserve">Niemann</w:t>
      </w:r>
      <w:r>
        <w:rPr>
          <w:rStyle w:val="RefAuthor"/>
        </w:rPr>
        <w:t xml:space="preserve"> </w:t>
      </w:r>
      <w:r>
        <w:rPr>
          <w:rStyle w:val="RefGivenName"/>
        </w:rPr>
        <w:t xml:space="preserve">H</w:t>
      </w:r>
      <w:r>
        <w:rPr>
          <w:shd w:val="clear" w:color="" w:fill=""/>
        </w:rPr>
        <w:t xml:space="preserve">, </w:t>
      </w:r>
      <w:r>
        <w:rPr>
          <w:rStyle w:val="RefSurName"/>
        </w:rPr>
        <w:t xml:space="preserve">Jahn</w:t>
      </w:r>
      <w:r>
        <w:rPr>
          <w:rStyle w:val="RefAuthor"/>
        </w:rPr>
        <w:t xml:space="preserve"> </w:t>
      </w:r>
      <w:r>
        <w:rPr>
          <w:rStyle w:val="RefGivenName"/>
        </w:rPr>
        <w:t xml:space="preserve">R</w:t>
      </w:r>
      <w:r>
        <w:rPr>
          <w:shd w:val="clear" w:color="" w:fill=""/>
        </w:rPr>
        <w:t xml:space="preserve">. </w:t>
      </w:r>
      <w:r>
        <w:rPr>
          <w:rStyle w:val="RefYear"/>
        </w:rPr>
        <w:t xml:space="preserve">1994</w:t>
      </w:r>
      <w:r>
        <w:rPr>
          <w:shd w:val="clear" w:color="" w:fill=""/>
        </w:rPr>
        <w:t xml:space="preserve">. </w:t>
      </w:r>
      <w:r>
        <w:rPr>
          <w:rStyle w:val="RefArticleTitle"/>
        </w:rPr>
        <w:t xml:space="preserve">Inhibition of neurotransmitter release by clostridial neurotoxins correlates with specific proteolysis of synaptosomal proteins</w:t>
      </w:r>
      <w:r>
        <w:rPr>
          <w:shd w:val="clear" w:color="" w:fill=""/>
        </w:rPr>
        <w:t xml:space="preserve">. </w:t>
      </w:r>
      <w:r>
        <w:rPr>
          <w:rStyle w:val=""/>
        </w:rPr>
        <w:t xml:space="preserve">Journal of Physiology, Paris</w:t>
      </w:r>
      <w:r>
        <w:rPr>
          <w:shd w:val="clear" w:color="" w:fill=""/>
        </w:rPr>
        <w:t xml:space="preserve"> </w:t>
      </w:r>
      <w:r>
        <w:rPr>
          <w:rStyle w:val=""/>
        </w:rPr>
        <w:t xml:space="preserve">88</w:t>
      </w:r>
      <w:r>
        <w:rPr>
          <w:shd w:val="clear" w:color="" w:fill=""/>
        </w:rPr>
        <w:t xml:space="preserve">:</w:t>
      </w:r>
      <w:r>
        <w:rPr>
          <w:rStyle w:val="RefFPage"/>
        </w:rPr>
        <w:t xml:space="preserve">235</w:t>
      </w:r>
      <w:r>
        <w:rPr>
          <w:shd w:val="clear" w:color="" w:fill=""/>
        </w:rPr>
        <w:t xml:space="preserve">–</w:t>
      </w:r>
      <w:r>
        <w:rPr>
          <w:rStyle w:val="RefLPage"/>
        </w:rPr>
        <w:t xml:space="preserve">241</w:t>
      </w:r>
      <w:r>
        <w:rPr>
          <w:shd w:val="clear" w:color="" w:fill=""/>
        </w:rPr>
        <w:t xml:space="preserve"> .</w:t>
      </w:r>
    </w:p>
    <w:p>
      <w:pPr>
        <w:pStyle w:val="jrnlRefText"/>
      </w:pPr>
      <w:bookmarkStart w:id="23" w:name="R10"/>
      <w:bookmarkEnd w:id="23"/>
      <w:r>
        <w:rPr>
          <w:rStyle w:val="RefSurName"/>
        </w:rPr>
        <w:t xml:space="preserve">Boersema</w:t>
      </w:r>
      <w:r>
        <w:rPr>
          <w:rStyle w:val="RefAuthor"/>
        </w:rPr>
        <w:t xml:space="preserve"> </w:t>
      </w:r>
      <w:r>
        <w:rPr>
          <w:rStyle w:val="RefGivenName"/>
        </w:rPr>
        <w:t xml:space="preserve">PJ</w:t>
      </w:r>
      <w:r>
        <w:rPr>
          <w:shd w:val="clear" w:color="" w:fill=""/>
        </w:rPr>
        <w:t xml:space="preserve">, </w:t>
      </w:r>
      <w:r>
        <w:rPr>
          <w:rStyle w:val="RefSurName"/>
        </w:rPr>
        <w:t xml:space="preserve">Raijmakers</w:t>
      </w:r>
      <w:r>
        <w:rPr>
          <w:rStyle w:val="RefAuthor"/>
        </w:rPr>
        <w:t xml:space="preserve"> </w:t>
      </w:r>
      <w:r>
        <w:rPr>
          <w:rStyle w:val="RefGivenName"/>
        </w:rPr>
        <w:t xml:space="preserve">R</w:t>
      </w:r>
      <w:r>
        <w:rPr>
          <w:shd w:val="clear" w:color="" w:fill=""/>
        </w:rPr>
        <w:t xml:space="preserve">, </w:t>
      </w:r>
      <w:r>
        <w:rPr>
          <w:rStyle w:val="RefSurName"/>
        </w:rPr>
        <w:t xml:space="preserve">Lemeer</w:t>
      </w:r>
      <w:r>
        <w:rPr>
          <w:rStyle w:val="RefAuthor"/>
        </w:rPr>
        <w:t xml:space="preserve"> </w:t>
      </w:r>
      <w:r>
        <w:rPr>
          <w:rStyle w:val="RefGivenName"/>
        </w:rPr>
        <w:t xml:space="preserve">S</w:t>
      </w:r>
      <w:r>
        <w:rPr>
          <w:shd w:val="clear" w:color="" w:fill=""/>
        </w:rPr>
        <w:t xml:space="preserve">, </w:t>
      </w:r>
      <w:r>
        <w:rPr>
          <w:rStyle w:val="RefSurName"/>
        </w:rPr>
        <w:t xml:space="preserve">Mohammed</w:t>
      </w:r>
      <w:r>
        <w:rPr>
          <w:rStyle w:val="RefAuthor"/>
        </w:rPr>
        <w:t xml:space="preserve"> </w:t>
      </w:r>
      <w:r>
        <w:rPr>
          <w:rStyle w:val="RefGivenName"/>
        </w:rPr>
        <w:t xml:space="preserve">S</w:t>
      </w:r>
      <w:r>
        <w:rPr>
          <w:shd w:val="clear" w:color="" w:fill=""/>
        </w:rPr>
        <w:t xml:space="preserve">, </w:t>
      </w:r>
      <w:r>
        <w:rPr>
          <w:rStyle w:val="RefSurName"/>
        </w:rPr>
        <w:t xml:space="preserve">Heck</w:t>
      </w:r>
      <w:r>
        <w:rPr>
          <w:rStyle w:val="RefAuthor"/>
        </w:rPr>
        <w:t xml:space="preserve"> </w:t>
      </w:r>
      <w:r>
        <w:rPr>
          <w:rStyle w:val="RefGivenName"/>
        </w:rPr>
        <w:t xml:space="preserve">AJ</w:t>
      </w:r>
      <w:r>
        <w:rPr>
          <w:shd w:val="clear" w:color="" w:fill=""/>
        </w:rPr>
        <w:t xml:space="preserve">. </w:t>
      </w:r>
      <w:r>
        <w:rPr>
          <w:rStyle w:val="RefYear"/>
        </w:rPr>
        <w:t xml:space="preserve">2009</w:t>
      </w:r>
      <w:r>
        <w:rPr>
          <w:shd w:val="clear" w:color="" w:fill=""/>
        </w:rPr>
        <w:t xml:space="preserve">. </w:t>
      </w:r>
      <w:r>
        <w:rPr>
          <w:rStyle w:val="RefArticleTitle"/>
        </w:rPr>
        <w:t xml:space="preserve">Multiplex peptide stable isotope dimethyl labeling for quantitative proteomics</w:t>
      </w:r>
      <w:r>
        <w:rPr>
          <w:shd w:val="clear" w:color="" w:fill=""/>
        </w:rPr>
        <w:t xml:space="preserve">. </w:t>
      </w:r>
      <w:r>
        <w:rPr>
          <w:rStyle w:val=""/>
        </w:rPr>
        <w:t xml:space="preserve">Nature Protocols</w:t>
      </w:r>
      <w:r>
        <w:rPr>
          <w:shd w:val="clear" w:color="" w:fill=""/>
        </w:rPr>
        <w:t xml:space="preserve"> </w:t>
      </w:r>
      <w:r>
        <w:rPr>
          <w:rStyle w:val=""/>
        </w:rPr>
        <w:t xml:space="preserve">4</w:t>
      </w:r>
      <w:r>
        <w:rPr>
          <w:shd w:val="clear" w:color="" w:fill=""/>
        </w:rPr>
        <w:t xml:space="preserve">:</w:t>
      </w:r>
      <w:r>
        <w:rPr>
          <w:rStyle w:val="RefFPage"/>
        </w:rPr>
        <w:t xml:space="preserve">484</w:t>
      </w:r>
      <w:r>
        <w:rPr>
          <w:shd w:val="clear" w:color="" w:fill=""/>
        </w:rPr>
        <w:t xml:space="preserve">–</w:t>
      </w:r>
      <w:r>
        <w:rPr>
          <w:rStyle w:val="RefLPage"/>
        </w:rPr>
        <w:t xml:space="preserve">494</w:t>
      </w:r>
      <w:r>
        <w:rPr>
          <w:shd w:val="clear" w:color="" w:fill=""/>
        </w:rPr>
        <w:t xml:space="preserve">.</w:t>
      </w:r>
    </w:p>
    <w:p>
      <w:pPr>
        <w:pStyle w:val="jrnlRefText"/>
      </w:pPr>
      <w:bookmarkStart w:id="24" w:name="R11"/>
      <w:bookmarkEnd w:id="24"/>
      <w:r>
        <w:rPr>
          <w:rStyle w:val="RefSurName"/>
        </w:rPr>
        <w:t xml:space="preserve">Boyken</w:t>
      </w:r>
      <w:r>
        <w:rPr>
          <w:rStyle w:val="RefAuthor"/>
        </w:rPr>
        <w:t xml:space="preserve"> </w:t>
      </w:r>
      <w:r>
        <w:rPr>
          <w:rStyle w:val="RefGivenName"/>
        </w:rPr>
        <w:t xml:space="preserve">J</w:t>
      </w:r>
      <w:r>
        <w:rPr>
          <w:shd w:val="clear" w:color="" w:fill=""/>
        </w:rPr>
        <w:t xml:space="preserve">, </w:t>
      </w:r>
      <w:r>
        <w:rPr>
          <w:rStyle w:val="RefSurName"/>
        </w:rPr>
        <w:t xml:space="preserve">Grønborg</w:t>
      </w:r>
      <w:r>
        <w:rPr>
          <w:rStyle w:val="RefAuthor"/>
        </w:rPr>
        <w:t xml:space="preserve"> </w:t>
      </w:r>
      <w:r>
        <w:rPr>
          <w:rStyle w:val="RefGivenName"/>
        </w:rPr>
        <w:t xml:space="preserve">M</w:t>
      </w:r>
      <w:r>
        <w:rPr>
          <w:shd w:val="clear" w:color="" w:fill=""/>
        </w:rPr>
        <w:t xml:space="preserve">, </w:t>
      </w:r>
      <w:r>
        <w:rPr>
          <w:rStyle w:val="RefSurName"/>
        </w:rPr>
        <w:t xml:space="preserve">Riedel</w:t>
      </w:r>
      <w:r>
        <w:rPr>
          <w:rStyle w:val="RefAuthor"/>
        </w:rPr>
        <w:t xml:space="preserve"> </w:t>
      </w:r>
      <w:r>
        <w:rPr>
          <w:rStyle w:val="RefGivenName"/>
        </w:rPr>
        <w:t xml:space="preserve">D</w:t>
      </w:r>
      <w:r>
        <w:rPr>
          <w:shd w:val="clear" w:color="" w:fill=""/>
        </w:rPr>
        <w:t xml:space="preserve">, </w:t>
      </w:r>
      <w:r>
        <w:rPr>
          <w:rStyle w:val="RefSurName"/>
        </w:rPr>
        <w:t xml:space="preserve">Urlaub</w:t>
      </w:r>
      <w:r>
        <w:rPr>
          <w:rStyle w:val="RefAuthor"/>
        </w:rPr>
        <w:t xml:space="preserve"> </w:t>
      </w:r>
      <w:r>
        <w:rPr>
          <w:rStyle w:val="RefGivenName"/>
        </w:rPr>
        <w:t xml:space="preserve">H</w:t>
      </w:r>
      <w:r>
        <w:rPr>
          <w:shd w:val="clear" w:color="" w:fill=""/>
        </w:rPr>
        <w:t xml:space="preserve">, </w:t>
      </w:r>
      <w:r>
        <w:rPr>
          <w:rStyle w:val="RefSurName"/>
        </w:rPr>
        <w:t xml:space="preserve">Jahn</w:t>
      </w:r>
      <w:r>
        <w:rPr>
          <w:rStyle w:val="RefAuthor"/>
        </w:rPr>
        <w:t xml:space="preserve"> </w:t>
      </w:r>
      <w:r>
        <w:rPr>
          <w:rStyle w:val="RefGivenName"/>
        </w:rPr>
        <w:t xml:space="preserve">R</w:t>
      </w:r>
      <w:r>
        <w:rPr>
          <w:shd w:val="clear" w:color="" w:fill=""/>
        </w:rPr>
        <w:t xml:space="preserve">, </w:t>
      </w:r>
      <w:r>
        <w:rPr>
          <w:rStyle w:val="RefSurName"/>
        </w:rPr>
        <w:t xml:space="preserve">Chua</w:t>
      </w:r>
      <w:r>
        <w:rPr>
          <w:rStyle w:val="RefAuthor"/>
        </w:rPr>
        <w:t xml:space="preserve"> </w:t>
      </w:r>
      <w:r>
        <w:rPr>
          <w:rStyle w:val="RefGivenName"/>
        </w:rPr>
        <w:t xml:space="preserve">JJ</w:t>
      </w:r>
      <w:r>
        <w:rPr>
          <w:shd w:val="clear" w:color="" w:fill=""/>
        </w:rPr>
        <w:t xml:space="preserve">. </w:t>
      </w:r>
      <w:r>
        <w:rPr>
          <w:rStyle w:val="RefYear"/>
        </w:rPr>
        <w:t xml:space="preserve">2013</w:t>
      </w:r>
      <w:r>
        <w:rPr>
          <w:shd w:val="clear" w:color="" w:fill=""/>
        </w:rPr>
        <w:t xml:space="preserve">. </w:t>
      </w:r>
      <w:r>
        <w:rPr>
          <w:rStyle w:val="RefArticleTitle"/>
        </w:rPr>
        <w:t xml:space="preserve">Molecular profiling of synaptic vesicle docking sites reveals novel proteins but few differences between glutamatergic and gabaergic synapses</w:t>
      </w:r>
      <w:r>
        <w:rPr>
          <w:shd w:val="clear" w:color="" w:fill=""/>
        </w:rPr>
        <w:t xml:space="preserve">. </w:t>
      </w:r>
      <w:r>
        <w:rPr>
          <w:rStyle w:val=""/>
        </w:rPr>
        <w:t xml:space="preserve">Neuron</w:t>
      </w:r>
      <w:r>
        <w:rPr>
          <w:shd w:val="clear" w:color="" w:fill=""/>
        </w:rPr>
        <w:t xml:space="preserve"> </w:t>
      </w:r>
      <w:r>
        <w:rPr>
          <w:rStyle w:val=""/>
        </w:rPr>
        <w:t xml:space="preserve">78</w:t>
      </w:r>
      <w:r>
        <w:rPr>
          <w:shd w:val="clear" w:color="" w:fill=""/>
        </w:rPr>
        <w:t xml:space="preserve">:</w:t>
      </w:r>
      <w:r>
        <w:rPr>
          <w:rStyle w:val="RefFPage"/>
        </w:rPr>
        <w:t xml:space="preserve">285</w:t>
      </w:r>
      <w:r>
        <w:rPr>
          <w:shd w:val="clear" w:color="" w:fill=""/>
        </w:rPr>
        <w:t xml:space="preserve">–</w:t>
      </w:r>
      <w:r>
        <w:rPr>
          <w:rStyle w:val="RefLPage"/>
        </w:rPr>
        <w:t xml:space="preserve">297</w:t>
      </w:r>
      <w:r>
        <w:rPr>
          <w:shd w:val="clear" w:color="" w:fill=""/>
        </w:rPr>
        <w:t xml:space="preserve">.</w:t>
      </w:r>
    </w:p>
    <w:p>
      <w:pPr>
        <w:pStyle w:val="jrnlRefText"/>
      </w:pPr>
      <w:bookmarkStart w:id="25" w:name="R12"/>
      <w:bookmarkEnd w:id="25"/>
      <w:r>
        <w:rPr>
          <w:rStyle w:val="RefSurName"/>
        </w:rPr>
        <w:t xml:space="preserve">Brager</w:t>
      </w:r>
      <w:r>
        <w:rPr>
          <w:rStyle w:val="RefAuthor"/>
        </w:rPr>
        <w:t xml:space="preserve"> </w:t>
      </w:r>
      <w:r>
        <w:rPr>
          <w:rStyle w:val="RefGivenName"/>
        </w:rPr>
        <w:t xml:space="preserve">DH</w:t>
      </w:r>
      <w:r>
        <w:rPr>
          <w:shd w:val="clear" w:color="" w:fill=""/>
        </w:rPr>
        <w:t xml:space="preserve">, </w:t>
      </w:r>
      <w:r>
        <w:rPr>
          <w:rStyle w:val="RefSurName"/>
        </w:rPr>
        <w:t xml:space="preserve">Cai</w:t>
      </w:r>
      <w:r>
        <w:rPr>
          <w:rStyle w:val="RefAuthor"/>
        </w:rPr>
        <w:t xml:space="preserve"> </w:t>
      </w:r>
      <w:r>
        <w:rPr>
          <w:rStyle w:val="RefGivenName"/>
        </w:rPr>
        <w:t xml:space="preserve">X</w:t>
      </w:r>
      <w:r>
        <w:rPr>
          <w:shd w:val="clear" w:color="" w:fill=""/>
        </w:rPr>
        <w:t xml:space="preserve">, </w:t>
      </w:r>
      <w:r>
        <w:rPr>
          <w:rStyle w:val="RefSurName"/>
        </w:rPr>
        <w:t xml:space="preserve">Thompson</w:t>
      </w:r>
      <w:r>
        <w:rPr>
          <w:rStyle w:val="RefAuthor"/>
        </w:rPr>
        <w:t xml:space="preserve"> </w:t>
      </w:r>
      <w:r>
        <w:rPr>
          <w:rStyle w:val="RefGivenName"/>
        </w:rPr>
        <w:t xml:space="preserve">SM</w:t>
      </w:r>
      <w:r>
        <w:rPr>
          <w:shd w:val="clear" w:color="" w:fill=""/>
        </w:rPr>
        <w:t xml:space="preserve">. </w:t>
      </w:r>
      <w:r>
        <w:rPr>
          <w:rStyle w:val="RefYear"/>
        </w:rPr>
        <w:t xml:space="preserve">2003</w:t>
      </w:r>
      <w:r>
        <w:rPr>
          <w:shd w:val="clear" w:color="" w:fill=""/>
        </w:rPr>
        <w:t xml:space="preserve">. </w:t>
      </w:r>
      <w:r>
        <w:rPr>
          <w:rStyle w:val="RefArticleTitle"/>
        </w:rPr>
        <w:t xml:space="preserve">Activity-dependent activation of presynaptic protein kinase C mediates post-tetanic potentiation</w:t>
      </w:r>
      <w:r>
        <w:rPr>
          <w:shd w:val="clear" w:color="" w:fill=""/>
        </w:rPr>
        <w:t xml:space="preserve">. </w:t>
      </w:r>
      <w:r>
        <w:rPr>
          <w:rStyle w:val=""/>
        </w:rPr>
        <w:t xml:space="preserve">Nature Neuroscience</w:t>
      </w:r>
      <w:r>
        <w:rPr>
          <w:shd w:val="clear" w:color="" w:fill=""/>
        </w:rPr>
        <w:t xml:space="preserve"> </w:t>
      </w:r>
      <w:r>
        <w:rPr>
          <w:rStyle w:val=""/>
        </w:rPr>
        <w:t xml:space="preserve">6</w:t>
      </w:r>
      <w:r>
        <w:rPr>
          <w:shd w:val="clear" w:color="" w:fill=""/>
        </w:rPr>
        <w:t xml:space="preserve">:</w:t>
      </w:r>
      <w:r>
        <w:rPr>
          <w:rStyle w:val="RefFPage"/>
        </w:rPr>
        <w:t xml:space="preserve">551</w:t>
      </w:r>
      <w:r>
        <w:rPr>
          <w:shd w:val="clear" w:color="" w:fill=""/>
        </w:rPr>
        <w:t xml:space="preserve">–</w:t>
      </w:r>
      <w:r>
        <w:rPr>
          <w:rStyle w:val="RefLPage"/>
        </w:rPr>
        <w:t xml:space="preserve">552</w:t>
      </w:r>
      <w:r>
        <w:rPr>
          <w:shd w:val="clear" w:color="" w:fill=""/>
        </w:rPr>
        <w:t xml:space="preserve">.</w:t>
      </w:r>
    </w:p>
    <w:p>
      <w:pPr>
        <w:pStyle w:val="jrnlRefText"/>
      </w:pPr>
      <w:bookmarkStart w:id="26" w:name="R13"/>
      <w:bookmarkEnd w:id="26"/>
      <w:r>
        <w:rPr>
          <w:rStyle w:val="RefSurName"/>
        </w:rPr>
        <w:t xml:space="preserve">Brose</w:t>
      </w:r>
      <w:r>
        <w:rPr>
          <w:rStyle w:val="RefAuthor"/>
        </w:rPr>
        <w:t xml:space="preserve"> </w:t>
      </w:r>
      <w:r>
        <w:rPr>
          <w:rStyle w:val="RefGivenName"/>
        </w:rPr>
        <w:t xml:space="preserve">N</w:t>
      </w:r>
      <w:r>
        <w:rPr>
          <w:shd w:val="clear" w:color="" w:fill=""/>
        </w:rPr>
        <w:t xml:space="preserve">. </w:t>
      </w:r>
      <w:r>
        <w:rPr>
          <w:rStyle w:val="RefYear"/>
        </w:rPr>
        <w:t xml:space="preserve">2008</w:t>
      </w:r>
      <w:r>
        <w:rPr>
          <w:shd w:val="clear" w:color="" w:fill=""/>
        </w:rPr>
        <w:t xml:space="preserve">. </w:t>
      </w:r>
      <w:r>
        <w:rPr>
          <w:rStyle w:val="RefArticleTitle"/>
        </w:rPr>
        <w:t xml:space="preserve">Altered complexin expression in psychiatric and neurological disorders: </w:t>
      </w:r>
      <w:rPr>
        <w:rStyle w:val="RefArticleTitle"/>
      </w:rPr>
      <w:del w:author="cross-ref" w:date="1970-01-01T00:00:00Z">
        <w:r>
          <w:delText xml:space="preserve">Cause</w:delText>
        </w:r>
      </w:del>
      <w:rPr>
        <w:rStyle w:val="RefArticleTitle"/>
      </w:rPr>
      <w:ins w:author="cross-ref" w:date="1970-01-01T00:00:00Z">
        <w:r>
          <w:t xml:space="preserve">cause</w:t>
        </w:r>
      </w:ins>
      <w:r>
        <w:rPr>
          <w:rStyle w:val="RefArticleTitle"/>
        </w:rPr>
        <w:t xml:space="preserve"> or consequence?</w:t>
      </w:r>
      <w:r>
        <w:rPr>
          <w:shd w:val="clear" w:color="" w:fill=""/>
        </w:rPr>
        <w:t xml:space="preserve"> </w:t>
      </w:r>
      <w:r>
        <w:rPr>
          <w:rStyle w:val=""/>
        </w:rPr>
        <w:t xml:space="preserve">Molecules and Cells</w:t>
      </w:r>
      <w:r>
        <w:rPr>
          <w:shd w:val="clear" w:color="" w:fill=""/>
        </w:rPr>
        <w:t xml:space="preserve"> </w:t>
      </w:r>
      <w:r>
        <w:rPr>
          <w:rStyle w:val=""/>
        </w:rPr>
        <w:t xml:space="preserve">25</w:t>
      </w:r>
      <w:r>
        <w:rPr>
          <w:shd w:val="clear" w:color="" w:fill=""/>
        </w:rPr>
        <w:t xml:space="preserve">:</w:t>
      </w:r>
      <w:r>
        <w:rPr>
          <w:rStyle w:val="RefFPage"/>
        </w:rPr>
        <w:t xml:space="preserve">7</w:t>
      </w:r>
      <w:r>
        <w:rPr>
          <w:shd w:val="clear" w:color="" w:fill=""/>
        </w:rPr>
        <w:t xml:space="preserve">–</w:t>
      </w:r>
      <w:r>
        <w:rPr>
          <w:rStyle w:val="RefLPage"/>
        </w:rPr>
        <w:t xml:space="preserve">19</w:t>
      </w:r>
      <w:r>
        <w:rPr>
          <w:shd w:val="clear" w:color="" w:fill=""/>
        </w:rPr>
        <w:t xml:space="preserve">.</w:t>
      </w:r>
    </w:p>
    <w:p>
      <w:pPr>
        <w:pStyle w:val="jrnlRefText"/>
      </w:pPr>
      <w:bookmarkStart w:id="27" w:name="R14"/>
      <w:bookmarkEnd w:id="27"/>
      <w:r>
        <w:rPr>
          <w:rStyle w:val="RefSurName"/>
        </w:rPr>
        <w:t xml:space="preserve">Cesca</w:t>
      </w:r>
      <w:r>
        <w:rPr>
          <w:rStyle w:val="RefAuthor"/>
        </w:rPr>
        <w:t xml:space="preserve"> </w:t>
      </w:r>
      <w:r>
        <w:rPr>
          <w:rStyle w:val="RefGivenName"/>
        </w:rPr>
        <w:t xml:space="preserve">F</w:t>
      </w:r>
      <w:r>
        <w:rPr>
          <w:shd w:val="clear" w:color="" w:fill=""/>
        </w:rPr>
        <w:t xml:space="preserve">, </w:t>
      </w:r>
      <w:r>
        <w:rPr>
          <w:rStyle w:val="RefSurName"/>
        </w:rPr>
        <w:t xml:space="preserve">Baldelli</w:t>
      </w:r>
      <w:r>
        <w:rPr>
          <w:rStyle w:val="RefAuthor"/>
        </w:rPr>
        <w:t xml:space="preserve"> </w:t>
      </w:r>
      <w:r>
        <w:rPr>
          <w:rStyle w:val="RefGivenName"/>
        </w:rPr>
        <w:t xml:space="preserve">P</w:t>
      </w:r>
      <w:r>
        <w:rPr>
          <w:shd w:val="clear" w:color="" w:fill=""/>
        </w:rPr>
        <w:t xml:space="preserve">, </w:t>
      </w:r>
      <w:r>
        <w:rPr>
          <w:rStyle w:val="RefSurName"/>
        </w:rPr>
        <w:t xml:space="preserve">Valtorta</w:t>
      </w:r>
      <w:r>
        <w:rPr>
          <w:rStyle w:val="RefAuthor"/>
        </w:rPr>
        <w:t xml:space="preserve"> </w:t>
      </w:r>
      <w:r>
        <w:rPr>
          <w:rStyle w:val="RefGivenName"/>
        </w:rPr>
        <w:t xml:space="preserve">F</w:t>
      </w:r>
      <w:r>
        <w:rPr>
          <w:shd w:val="clear" w:color="" w:fill=""/>
        </w:rPr>
        <w:t xml:space="preserve">, </w:t>
      </w:r>
      <w:r>
        <w:rPr>
          <w:rStyle w:val="RefSurName"/>
        </w:rPr>
        <w:t xml:space="preserve">Benfenati</w:t>
      </w:r>
      <w:r>
        <w:rPr>
          <w:rStyle w:val="RefAuthor"/>
        </w:rPr>
        <w:t xml:space="preserve"> </w:t>
      </w:r>
      <w:r>
        <w:rPr>
          <w:rStyle w:val="RefGivenName"/>
        </w:rPr>
        <w:t xml:space="preserve">F</w:t>
      </w:r>
      <w:r>
        <w:rPr>
          <w:shd w:val="clear" w:color="" w:fill=""/>
        </w:rPr>
        <w:t xml:space="preserve">. </w:t>
      </w:r>
      <w:r>
        <w:rPr>
          <w:rStyle w:val="RefYear"/>
        </w:rPr>
        <w:t xml:space="preserve">2010</w:t>
      </w:r>
      <w:r>
        <w:rPr>
          <w:shd w:val="clear" w:color="" w:fill=""/>
        </w:rPr>
        <w:t xml:space="preserve">. </w:t>
      </w:r>
      <w:r>
        <w:rPr>
          <w:rStyle w:val="RefArticleTitle"/>
        </w:rPr>
        <w:t xml:space="preserve">The synapsins: Key actors of synapse function and plasticity</w:t>
      </w:r>
      <w:r>
        <w:rPr>
          <w:shd w:val="clear" w:color="" w:fill=""/>
        </w:rPr>
        <w:t xml:space="preserve">. </w:t>
      </w:r>
      <w:r>
        <w:rPr>
          <w:rStyle w:val=""/>
        </w:rPr>
        <w:t xml:space="preserve">Progress in Neurobiology</w:t>
      </w:r>
      <w:r>
        <w:rPr>
          <w:shd w:val="clear" w:color="" w:fill=""/>
        </w:rPr>
        <w:t xml:space="preserve"> </w:t>
      </w:r>
      <w:r>
        <w:rPr>
          <w:rStyle w:val=""/>
        </w:rPr>
        <w:t xml:space="preserve">91</w:t>
      </w:r>
      <w:r>
        <w:rPr>
          <w:shd w:val="clear" w:color="" w:fill=""/>
        </w:rPr>
        <w:t xml:space="preserve">:</w:t>
      </w:r>
      <w:r>
        <w:rPr>
          <w:rStyle w:val="RefFPage"/>
        </w:rPr>
        <w:t xml:space="preserve">313</w:t>
      </w:r>
      <w:r>
        <w:rPr>
          <w:shd w:val="clear" w:color="" w:fill=""/>
        </w:rPr>
        <w:t xml:space="preserve">–</w:t>
      </w:r>
      <w:r>
        <w:rPr>
          <w:rStyle w:val="RefLPage"/>
        </w:rPr>
        <w:t xml:space="preserve">348</w:t>
      </w:r>
      <w:r>
        <w:rPr>
          <w:shd w:val="clear" w:color="" w:fill=""/>
        </w:rPr>
        <w:t xml:space="preserve">.</w:t>
      </w:r>
    </w:p>
    <w:p>
      <w:pPr>
        <w:pStyle w:val="jrnlRefText"/>
      </w:pPr>
      <w:bookmarkStart w:id="28" w:name="R15"/>
      <w:bookmarkEnd w:id="28"/>
      <w:r>
        <w:rPr>
          <w:rStyle w:val="RefSurName"/>
        </w:rPr>
        <w:t xml:space="preserve">Chan</w:t>
      </w:r>
      <w:r>
        <w:rPr>
          <w:rStyle w:val="RefAuthor"/>
        </w:rPr>
        <w:t xml:space="preserve"> </w:t>
      </w:r>
      <w:r>
        <w:rPr>
          <w:rStyle w:val="RefGivenName"/>
        </w:rPr>
        <w:t xml:space="preserve">GC</w:t>
      </w:r>
      <w:r>
        <w:rPr>
          <w:shd w:val="clear" w:color="" w:fill=""/>
        </w:rPr>
        <w:t xml:space="preserve">, </w:t>
      </w:r>
      <w:r>
        <w:rPr>
          <w:rStyle w:val="RefSurName"/>
        </w:rPr>
        <w:t xml:space="preserve">Tonegawa</w:t>
      </w:r>
      <w:r>
        <w:rPr>
          <w:rStyle w:val="RefAuthor"/>
        </w:rPr>
        <w:t xml:space="preserve"> </w:t>
      </w:r>
      <w:r>
        <w:rPr>
          <w:rStyle w:val="RefGivenName"/>
        </w:rPr>
        <w:t xml:space="preserve">S</w:t>
      </w:r>
      <w:r>
        <w:rPr>
          <w:shd w:val="clear" w:color="" w:fill=""/>
        </w:rPr>
        <w:t xml:space="preserve">, </w:t>
      </w:r>
      <w:r>
        <w:rPr>
          <w:rStyle w:val="RefSurName"/>
        </w:rPr>
        <w:t xml:space="preserve">Storm</w:t>
      </w:r>
      <w:r>
        <w:rPr>
          <w:rStyle w:val="RefAuthor"/>
        </w:rPr>
        <w:t xml:space="preserve"> </w:t>
      </w:r>
      <w:r>
        <w:rPr>
          <w:rStyle w:val="RefGivenName"/>
        </w:rPr>
        <w:t xml:space="preserve">DR</w:t>
      </w:r>
      <w:r>
        <w:rPr>
          <w:shd w:val="clear" w:color="" w:fill=""/>
        </w:rPr>
        <w:t xml:space="preserve">. </w:t>
      </w:r>
      <w:r>
        <w:rPr>
          <w:rStyle w:val="RefYear"/>
        </w:rPr>
        <w:t xml:space="preserve">2005</w:t>
      </w:r>
      <w:r>
        <w:rPr>
          <w:shd w:val="clear" w:color="" w:fill=""/>
        </w:rPr>
        <w:t xml:space="preserve">. </w:t>
      </w:r>
      <w:r>
        <w:rPr>
          <w:rStyle w:val="RefArticleTitle"/>
        </w:rPr>
        <w:t xml:space="preserve">Hippocampal neurons express a calcineurin-activated adenylyl cyclase</w:t>
      </w:r>
      <w:r>
        <w:rPr>
          <w:shd w:val="clear" w:color="" w:fill=""/>
        </w:rPr>
        <w:t xml:space="preserve">. </w:t>
      </w:r>
      <w:r>
        <w:rPr>
          <w:rStyle w:val=""/>
        </w:rPr>
        <w:t xml:space="preserve">The Journal of Neuroscience</w:t>
      </w:r>
      <w:r>
        <w:rPr>
          <w:shd w:val="clear" w:color="" w:fill=""/>
        </w:rPr>
        <w:t xml:space="preserve"> </w:t>
      </w:r>
      <w:r>
        <w:rPr>
          <w:rStyle w:val=""/>
        </w:rPr>
        <w:t xml:space="preserve">25</w:t>
      </w:r>
      <w:r>
        <w:rPr>
          <w:shd w:val="clear" w:color="" w:fill=""/>
        </w:rPr>
        <w:t xml:space="preserve">:</w:t>
      </w:r>
      <w:r>
        <w:rPr>
          <w:rStyle w:val="RefFPage"/>
        </w:rPr>
        <w:t xml:space="preserve">9913</w:t>
      </w:r>
      <w:r>
        <w:rPr>
          <w:shd w:val="clear" w:color="" w:fill=""/>
        </w:rPr>
        <w:t xml:space="preserve">–</w:t>
      </w:r>
      <w:r>
        <w:rPr>
          <w:rStyle w:val="RefLPage"/>
        </w:rPr>
        <w:t xml:space="preserve">9918</w:t>
      </w:r>
      <w:r>
        <w:rPr>
          <w:shd w:val="clear" w:color="" w:fill=""/>
        </w:rPr>
        <w:t xml:space="preserve">.</w:t>
      </w:r>
    </w:p>
    <w:p>
      <w:pPr>
        <w:pStyle w:val="jrnlRefText"/>
      </w:pPr>
      <w:bookmarkStart w:id="29" w:name="R16"/>
      <w:bookmarkEnd w:id="29"/>
      <w:r>
        <w:rPr>
          <w:rStyle w:val="RefSurName"/>
        </w:rPr>
        <w:t xml:space="preserve">Choi</w:t>
      </w:r>
      <w:r>
        <w:rPr>
          <w:rStyle w:val="RefAuthor"/>
        </w:rPr>
        <w:t xml:space="preserve"> </w:t>
      </w:r>
      <w:r>
        <w:rPr>
          <w:rStyle w:val="RefGivenName"/>
        </w:rPr>
        <w:t xml:space="preserve">SW</w:t>
      </w:r>
      <w:r>
        <w:rPr>
          <w:shd w:val="clear" w:color="" w:fill=""/>
        </w:rPr>
        <w:t xml:space="preserve">, </w:t>
      </w:r>
      <w:r>
        <w:rPr>
          <w:rStyle w:val="RefSurName"/>
        </w:rPr>
        <w:t xml:space="preserve">Gerencser</w:t>
      </w:r>
      <w:r>
        <w:rPr>
          <w:rStyle w:val="RefAuthor"/>
        </w:rPr>
        <w:t xml:space="preserve"> </w:t>
      </w:r>
      <w:r>
        <w:rPr>
          <w:rStyle w:val="RefGivenName"/>
        </w:rPr>
        <w:t xml:space="preserve">AA</w:t>
      </w:r>
      <w:r>
        <w:rPr>
          <w:shd w:val="clear" w:color="" w:fill=""/>
        </w:rPr>
        <w:t xml:space="preserve">, </w:t>
      </w:r>
      <w:r>
        <w:rPr>
          <w:rStyle w:val="RefSurName"/>
        </w:rPr>
        <w:t xml:space="preserve">Lee</w:t>
      </w:r>
      <w:r>
        <w:rPr>
          <w:rStyle w:val="RefAuthor"/>
        </w:rPr>
        <w:t xml:space="preserve"> </w:t>
      </w:r>
      <w:r>
        <w:rPr>
          <w:rStyle w:val="RefGivenName"/>
        </w:rPr>
        <w:t xml:space="preserve">DW</w:t>
      </w:r>
      <w:r>
        <w:rPr>
          <w:shd w:val="clear" w:color="" w:fill=""/>
        </w:rPr>
        <w:t xml:space="preserve">, </w:t>
      </w:r>
      <w:r>
        <w:rPr>
          <w:rStyle w:val="RefSurName"/>
        </w:rPr>
        <w:t xml:space="preserve">Rajagopalan</w:t>
      </w:r>
      <w:r>
        <w:rPr>
          <w:rStyle w:val="RefAuthor"/>
        </w:rPr>
        <w:t xml:space="preserve"> </w:t>
      </w:r>
      <w:r>
        <w:rPr>
          <w:rStyle w:val="RefGivenName"/>
        </w:rPr>
        <w:t xml:space="preserve">S</w:t>
      </w:r>
      <w:r>
        <w:rPr>
          <w:shd w:val="clear" w:color="" w:fill=""/>
        </w:rPr>
        <w:t xml:space="preserve">, </w:t>
      </w:r>
      <w:r>
        <w:rPr>
          <w:rStyle w:val="RefSurName"/>
        </w:rPr>
        <w:t xml:space="preserve">Nicholls</w:t>
      </w:r>
      <w:r>
        <w:rPr>
          <w:rStyle w:val="RefAuthor"/>
        </w:rPr>
        <w:t xml:space="preserve"> </w:t>
      </w:r>
      <w:r>
        <w:rPr>
          <w:rStyle w:val="RefGivenName"/>
        </w:rPr>
        <w:t xml:space="preserve">DG</w:t>
      </w:r>
      <w:r>
        <w:rPr>
          <w:shd w:val="clear" w:color="" w:fill=""/>
        </w:rPr>
        <w:t xml:space="preserve">, </w:t>
      </w:r>
      <w:r>
        <w:rPr>
          <w:rStyle w:val="RefSurName"/>
        </w:rPr>
        <w:t xml:space="preserve">Andersen</w:t>
      </w:r>
      <w:r>
        <w:rPr>
          <w:rStyle w:val="RefAuthor"/>
        </w:rPr>
        <w:t xml:space="preserve"> </w:t>
      </w:r>
      <w:r>
        <w:rPr>
          <w:rStyle w:val="RefGivenName"/>
        </w:rPr>
        <w:t xml:space="preserve">JK</w:t>
      </w:r>
      <w:r>
        <w:rPr>
          <w:shd w:val="clear" w:color="" w:fill=""/>
        </w:rPr>
        <w:t xml:space="preserve">, </w:t>
      </w:r>
      <w:r>
        <w:rPr>
          <w:rStyle w:val="RefSurName"/>
        </w:rPr>
        <w:t xml:space="preserve">Brand</w:t>
      </w:r>
      <w:r>
        <w:rPr>
          <w:rStyle w:val="RefAuthor"/>
        </w:rPr>
        <w:t xml:space="preserve"> </w:t>
      </w:r>
      <w:r>
        <w:rPr>
          <w:rStyle w:val="RefGivenName"/>
        </w:rPr>
        <w:t xml:space="preserve">MD</w:t>
      </w:r>
      <w:r>
        <w:rPr>
          <w:shd w:val="clear" w:color="" w:fill=""/>
        </w:rPr>
        <w:t xml:space="preserve">. </w:t>
      </w:r>
      <w:r>
        <w:rPr>
          <w:rStyle w:val="RefYear"/>
        </w:rPr>
        <w:t xml:space="preserve">2011</w:t>
      </w:r>
      <w:r>
        <w:rPr>
          <w:shd w:val="clear" w:color="" w:fill=""/>
        </w:rPr>
        <w:t xml:space="preserve">. </w:t>
      </w:r>
      <w:r>
        <w:rPr>
          <w:rStyle w:val="RefArticleTitle"/>
        </w:rPr>
        <w:t xml:space="preserve">Intrinsic bioenergetic properties and stress sensitivity of dopaminergic synaptosomes</w:t>
      </w:r>
      <w:r>
        <w:rPr>
          <w:shd w:val="clear" w:color="" w:fill=""/>
        </w:rPr>
        <w:t xml:space="preserve">. </w:t>
      </w:r>
      <w:r>
        <w:rPr>
          <w:rStyle w:val=""/>
        </w:rPr>
        <w:t xml:space="preserve">The Journal of Neuroscience</w:t>
      </w:r>
      <w:r>
        <w:rPr>
          <w:shd w:val="clear" w:color="" w:fill=""/>
        </w:rPr>
        <w:t xml:space="preserve"> </w:t>
      </w:r>
      <w:r>
        <w:rPr>
          <w:rStyle w:val=""/>
        </w:rPr>
        <w:t xml:space="preserve">31</w:t>
      </w:r>
      <w:r>
        <w:rPr>
          <w:shd w:val="clear" w:color="" w:fill=""/>
        </w:rPr>
        <w:t xml:space="preserve">:</w:t>
      </w:r>
      <w:r>
        <w:rPr>
          <w:rStyle w:val="RefFPage"/>
        </w:rPr>
        <w:t xml:space="preserve">4524</w:t>
      </w:r>
      <w:r>
        <w:rPr>
          <w:shd w:val="clear" w:color="" w:fill=""/>
        </w:rPr>
        <w:t xml:space="preserve">–</w:t>
      </w:r>
      <w:r>
        <w:rPr>
          <w:rStyle w:val="RefLPage"/>
        </w:rPr>
        <w:t xml:space="preserve">4534</w:t>
      </w:r>
      <w:r>
        <w:rPr>
          <w:shd w:val="clear" w:color="" w:fill=""/>
        </w:rPr>
        <w:t xml:space="preserve">.</w:t>
      </w:r>
    </w:p>
    <w:p>
      <w:pPr>
        <w:pStyle w:val="jrnlRefText"/>
      </w:pPr>
      <w:bookmarkStart w:id="30" w:name="R17"/>
      <w:bookmarkEnd w:id="30"/>
      <w:r>
        <w:rPr>
          <w:rStyle w:val="RefSurName"/>
        </w:rPr>
        <w:t xml:space="preserve">Cingolani</w:t>
      </w:r>
      <w:r>
        <w:rPr>
          <w:rStyle w:val="RefAuthor"/>
        </w:rPr>
        <w:t xml:space="preserve"> </w:t>
      </w:r>
      <w:r>
        <w:rPr>
          <w:rStyle w:val="RefGivenName"/>
        </w:rPr>
        <w:t xml:space="preserve">LA</w:t>
      </w:r>
      <w:r>
        <w:rPr>
          <w:shd w:val="clear" w:color="" w:fill=""/>
        </w:rPr>
        <w:t xml:space="preserve">, </w:t>
      </w:r>
      <w:r>
        <w:rPr>
          <w:rStyle w:val="RefSurName"/>
        </w:rPr>
        <w:t xml:space="preserve">Goda</w:t>
      </w:r>
      <w:r>
        <w:rPr>
          <w:rStyle w:val="RefAuthor"/>
        </w:rPr>
        <w:t xml:space="preserve"> </w:t>
      </w:r>
      <w:r>
        <w:rPr>
          <w:rStyle w:val="RefGivenName"/>
        </w:rPr>
        <w:t xml:space="preserve">Y</w:t>
      </w:r>
      <w:r>
        <w:rPr>
          <w:shd w:val="clear" w:color="" w:fill=""/>
        </w:rPr>
        <w:t xml:space="preserve">. </w:t>
      </w:r>
      <w:r>
        <w:rPr>
          <w:rStyle w:val="RefYear"/>
        </w:rPr>
        <w:t xml:space="preserve">2008</w:t>
      </w:r>
      <w:r>
        <w:rPr>
          <w:shd w:val="clear" w:color="" w:fill=""/>
        </w:rPr>
        <w:t xml:space="preserve">. </w:t>
      </w:r>
      <w:r>
        <w:rPr>
          <w:rStyle w:val="RefArticleTitle"/>
        </w:rPr>
        <w:t xml:space="preserve">Actin in action: The interplay between the actin cytoskeleton and synaptic efficacy</w:t>
      </w:r>
      <w:r>
        <w:rPr>
          <w:shd w:val="clear" w:color="" w:fill=""/>
        </w:rPr>
        <w:t xml:space="preserve">. </w:t>
      </w:r>
      <w:r>
        <w:rPr>
          <w:rStyle w:val=""/>
        </w:rPr>
        <w:t xml:space="preserve">Nature Reviews. Neuroscience</w:t>
      </w:r>
      <w:r>
        <w:rPr>
          <w:shd w:val="clear" w:color="" w:fill=""/>
        </w:rPr>
        <w:t xml:space="preserve"> </w:t>
      </w:r>
      <w:r>
        <w:rPr>
          <w:rStyle w:val=""/>
        </w:rPr>
        <w:t xml:space="preserve">9</w:t>
      </w:r>
      <w:r>
        <w:rPr>
          <w:shd w:val="clear" w:color="" w:fill=""/>
        </w:rPr>
        <w:t xml:space="preserve">:</w:t>
      </w:r>
      <w:r>
        <w:rPr>
          <w:rStyle w:val="RefFPage"/>
        </w:rPr>
        <w:t xml:space="preserve">344</w:t>
      </w:r>
      <w:r>
        <w:rPr>
          <w:shd w:val="clear" w:color="" w:fill=""/>
        </w:rPr>
        <w:t xml:space="preserve">–</w:t>
      </w:r>
      <w:r>
        <w:rPr>
          <w:rStyle w:val="RefLPage"/>
        </w:rPr>
        <w:t xml:space="preserve">356</w:t>
      </w:r>
      <w:r>
        <w:rPr>
          <w:shd w:val="clear" w:color="" w:fill=""/>
        </w:rPr>
        <w:t xml:space="preserve">.</w:t>
      </w:r>
    </w:p>
    <w:p>
      <w:pPr>
        <w:pStyle w:val="jrnlRefText"/>
      </w:pPr>
      <w:bookmarkStart w:id="31" w:name="R18"/>
      <w:bookmarkEnd w:id="31"/>
      <w:r>
        <w:rPr>
          <w:rStyle w:val="RefSurName"/>
        </w:rPr>
        <w:t xml:space="preserve">Clayton</w:t>
      </w:r>
      <w:r>
        <w:rPr>
          <w:rStyle w:val="RefAuthor"/>
        </w:rPr>
        <w:t xml:space="preserve"> </w:t>
      </w:r>
      <w:r>
        <w:rPr>
          <w:rStyle w:val="RefGivenName"/>
        </w:rPr>
        <w:t xml:space="preserve">EL</w:t>
      </w:r>
      <w:r>
        <w:rPr>
          <w:shd w:val="clear" w:color="" w:fill=""/>
        </w:rPr>
        <w:t xml:space="preserve">, </w:t>
      </w:r>
      <w:r>
        <w:rPr>
          <w:rStyle w:val="RefSurName"/>
        </w:rPr>
        <w:t xml:space="preserve">Cousin</w:t>
      </w:r>
      <w:r>
        <w:rPr>
          <w:rStyle w:val="RefAuthor"/>
        </w:rPr>
        <w:t xml:space="preserve"> </w:t>
      </w:r>
      <w:r>
        <w:rPr>
          <w:rStyle w:val="RefGivenName"/>
        </w:rPr>
        <w:t xml:space="preserve">MA</w:t>
      </w:r>
      <w:r>
        <w:rPr>
          <w:shd w:val="clear" w:color="" w:fill=""/>
        </w:rPr>
        <w:t xml:space="preserve">. </w:t>
      </w:r>
      <w:r>
        <w:rPr>
          <w:rStyle w:val="RefYear"/>
        </w:rPr>
        <w:t xml:space="preserve">2009</w:t>
      </w:r>
      <w:r>
        <w:rPr>
          <w:shd w:val="clear" w:color="" w:fill=""/>
        </w:rPr>
        <w:t xml:space="preserve">. </w:t>
      </w:r>
      <w:r>
        <w:rPr>
          <w:rStyle w:val="RefArticleTitle"/>
        </w:rPr>
        <w:t xml:space="preserve">The molecular physiology of activity-dependent bulk endocytosis of synaptic vesicles</w:t>
      </w:r>
      <w:r>
        <w:rPr>
          <w:shd w:val="clear" w:color="" w:fill=""/>
        </w:rPr>
        <w:t xml:space="preserve">. </w:t>
      </w:r>
      <w:r>
        <w:rPr>
          <w:rStyle w:val=""/>
        </w:rPr>
        <w:t xml:space="preserve">Journal of Neurochemistry</w:t>
      </w:r>
      <w:r>
        <w:rPr>
          <w:shd w:val="clear" w:color="" w:fill=""/>
        </w:rPr>
        <w:t xml:space="preserve"> </w:t>
      </w:r>
      <w:r>
        <w:rPr>
          <w:rStyle w:val=""/>
        </w:rPr>
        <w:t xml:space="preserve">111</w:t>
      </w:r>
      <w:r>
        <w:rPr>
          <w:shd w:val="clear" w:color="" w:fill=""/>
        </w:rPr>
        <w:t xml:space="preserve">:</w:t>
      </w:r>
      <w:r>
        <w:rPr>
          <w:rStyle w:val="RefFPage"/>
        </w:rPr>
        <w:t xml:space="preserve">901</w:t>
      </w:r>
      <w:r>
        <w:rPr>
          <w:shd w:val="clear" w:color="" w:fill=""/>
        </w:rPr>
        <w:t xml:space="preserve">–</w:t>
      </w:r>
      <w:r>
        <w:rPr>
          <w:rStyle w:val="RefLPage"/>
        </w:rPr>
        <w:t xml:space="preserve">914</w:t>
      </w:r>
      <w:r>
        <w:rPr>
          <w:shd w:val="clear" w:color="" w:fill=""/>
        </w:rPr>
        <w:t xml:space="preserve">.</w:t>
      </w:r>
    </w:p>
    <w:p>
      <w:pPr>
        <w:pStyle w:val="jrnlRefText"/>
      </w:pPr>
      <w:bookmarkStart w:id="32" w:name="R19"/>
      <w:bookmarkEnd w:id="32"/>
      <w:r>
        <w:rPr>
          <w:rStyle w:val="RefSurName"/>
        </w:rPr>
        <w:t xml:space="preserve">Cohen</w:t>
      </w:r>
      <w:r>
        <w:rPr>
          <w:rStyle w:val="RefAuthor"/>
        </w:rPr>
        <w:t xml:space="preserve"> </w:t>
      </w:r>
      <w:r>
        <w:rPr>
          <w:rStyle w:val="RefGivenName"/>
        </w:rPr>
        <w:t xml:space="preserve">P</w:t>
      </w:r>
      <w:r>
        <w:rPr>
          <w:shd w:val="clear" w:color="" w:fill=""/>
        </w:rPr>
        <w:t xml:space="preserve">. </w:t>
      </w:r>
      <w:r>
        <w:rPr>
          <w:rStyle w:val="RefYear"/>
        </w:rPr>
        <w:t xml:space="preserve">2000</w:t>
      </w:r>
      <w:r>
        <w:rPr>
          <w:shd w:val="clear" w:color="" w:fill=""/>
        </w:rPr>
        <w:t xml:space="preserve">. </w:t>
      </w:r>
      <w:r>
        <w:rPr>
          <w:rStyle w:val="RefArticleTitle"/>
        </w:rPr>
        <w:t xml:space="preserve">The regulation of protein function by multisite phosphorylation--a 25 year update</w:t>
      </w:r>
      <w:r>
        <w:rPr>
          <w:shd w:val="clear" w:color="" w:fill=""/>
        </w:rPr>
        <w:t xml:space="preserve">. </w:t>
      </w:r>
      <w:r>
        <w:rPr>
          <w:rStyle w:val=""/>
        </w:rPr>
        <w:t xml:space="preserve">Trends in Biochemical Sciences</w:t>
      </w:r>
      <w:r>
        <w:rPr>
          <w:shd w:val="clear" w:color="" w:fill=""/>
        </w:rPr>
        <w:t xml:space="preserve"> </w:t>
      </w:r>
      <w:r>
        <w:rPr>
          <w:rStyle w:val=""/>
        </w:rPr>
        <w:t xml:space="preserve">25</w:t>
      </w:r>
      <w:r>
        <w:rPr>
          <w:shd w:val="clear" w:color="" w:fill=""/>
        </w:rPr>
        <w:t xml:space="preserve">:</w:t>
      </w:r>
      <w:r>
        <w:rPr>
          <w:rStyle w:val="RefFPage"/>
        </w:rPr>
        <w:t xml:space="preserve">596</w:t>
      </w:r>
      <w:r>
        <w:rPr>
          <w:shd w:val="clear" w:color="" w:fill=""/>
        </w:rPr>
        <w:t xml:space="preserve">–</w:t>
      </w:r>
      <w:r>
        <w:rPr>
          <w:rStyle w:val="RefLPage"/>
        </w:rPr>
        <w:t xml:space="preserve">601</w:t>
      </w:r>
      <w:r>
        <w:rPr>
          <w:shd w:val="clear" w:color="" w:fill=""/>
        </w:rPr>
        <w:t xml:space="preserve"> .</w:t>
      </w:r>
    </w:p>
    <w:p>
      <w:pPr>
        <w:pStyle w:val="jrnlRefText"/>
      </w:pPr>
      <w:bookmarkStart w:id="33" w:name="R20"/>
      <w:bookmarkEnd w:id="33"/>
      <w:r>
        <w:rPr>
          <w:rStyle w:val="RefSurName"/>
        </w:rPr>
        <w:t xml:space="preserve">Colbran</w:t>
      </w:r>
      <w:r>
        <w:rPr>
          <w:rStyle w:val="RefAuthor"/>
        </w:rPr>
        <w:t xml:space="preserve"> </w:t>
      </w:r>
      <w:r>
        <w:rPr>
          <w:rStyle w:val="RefGivenName"/>
        </w:rPr>
        <w:t xml:space="preserve">RJ</w:t>
      </w:r>
      <w:r>
        <w:rPr>
          <w:shd w:val="clear" w:color="" w:fill=""/>
        </w:rPr>
        <w:t xml:space="preserve">. </w:t>
      </w:r>
      <w:r>
        <w:rPr>
          <w:rStyle w:val="RefYear"/>
        </w:rPr>
        <w:t xml:space="preserve">2004</w:t>
      </w:r>
      <w:r>
        <w:rPr>
          <w:shd w:val="clear" w:color="" w:fill=""/>
        </w:rPr>
        <w:t xml:space="preserve">. </w:t>
      </w:r>
      <w:r>
        <w:rPr>
          <w:rStyle w:val="RefArticleTitle"/>
        </w:rPr>
        <w:t xml:space="preserve">Protein phosphatases and calcium/calmodulin-dependent protein kinase ii-dependent synaptic plasticity</w:t>
      </w:r>
      <w:r>
        <w:rPr>
          <w:shd w:val="clear" w:color="" w:fill=""/>
        </w:rPr>
        <w:t xml:space="preserve">. </w:t>
      </w:r>
      <w:r>
        <w:rPr>
          <w:rStyle w:val=""/>
        </w:rPr>
        <w:t xml:space="preserve">The Journal of Neuroscience</w:t>
      </w:r>
      <w:r>
        <w:rPr>
          <w:shd w:val="clear" w:color="" w:fill=""/>
        </w:rPr>
        <w:t xml:space="preserve"> </w:t>
      </w:r>
      <w:r>
        <w:rPr>
          <w:rStyle w:val=""/>
        </w:rPr>
        <w:t xml:space="preserve">24</w:t>
      </w:r>
      <w:r>
        <w:rPr>
          <w:shd w:val="clear" w:color="" w:fill=""/>
        </w:rPr>
        <w:t xml:space="preserve">:</w:t>
      </w:r>
      <w:r>
        <w:rPr>
          <w:rStyle w:val="RefFPage"/>
        </w:rPr>
        <w:t xml:space="preserve">8404</w:t>
      </w:r>
      <w:r>
        <w:rPr>
          <w:shd w:val="clear" w:color="" w:fill=""/>
        </w:rPr>
        <w:t xml:space="preserve">–</w:t>
      </w:r>
      <w:r>
        <w:rPr>
          <w:rStyle w:val="RefLPage"/>
        </w:rPr>
        <w:t xml:space="preserve">8409</w:t>
      </w:r>
      <w:r>
        <w:rPr>
          <w:shd w:val="clear" w:color="" w:fill=""/>
        </w:rPr>
        <w:t xml:space="preserve">.</w:t>
      </w:r>
    </w:p>
    <w:p>
      <w:pPr>
        <w:pStyle w:val="jrnlRefText"/>
      </w:pPr>
      <w:bookmarkStart w:id="34" w:name="R21"/>
      <w:bookmarkEnd w:id="34"/>
      <w:r>
        <w:rPr>
          <w:rStyle w:val="RefSurName"/>
        </w:rPr>
        <w:t xml:space="preserve">Collins</w:t>
      </w:r>
      <w:r>
        <w:rPr>
          <w:rStyle w:val="RefAuthor"/>
        </w:rPr>
        <w:t xml:space="preserve"> </w:t>
      </w:r>
      <w:r>
        <w:rPr>
          <w:rStyle w:val="RefGivenName"/>
        </w:rPr>
        <w:t xml:space="preserve">MO</w:t>
      </w:r>
      <w:r>
        <w:rPr>
          <w:shd w:val="clear" w:color="" w:fill=""/>
        </w:rPr>
        <w:t xml:space="preserve">, </w:t>
      </w:r>
      <w:r>
        <w:rPr>
          <w:rStyle w:val="RefSurName"/>
        </w:rPr>
        <w:t xml:space="preserve">Yu</w:t>
      </w:r>
      <w:r>
        <w:rPr>
          <w:rStyle w:val="RefAuthor"/>
        </w:rPr>
        <w:t xml:space="preserve"> </w:t>
      </w:r>
      <w:r>
        <w:rPr>
          <w:rStyle w:val="RefGivenName"/>
        </w:rPr>
        <w:t xml:space="preserve">L</w:t>
      </w:r>
      <w:r>
        <w:rPr>
          <w:shd w:val="clear" w:color="" w:fill=""/>
        </w:rPr>
        <w:t xml:space="preserve">, </w:t>
      </w:r>
      <w:r>
        <w:rPr>
          <w:rStyle w:val="RefSurName"/>
        </w:rPr>
        <w:t xml:space="preserve">Campuzano</w:t>
      </w:r>
      <w:r>
        <w:rPr>
          <w:rStyle w:val="RefAuthor"/>
        </w:rPr>
        <w:t xml:space="preserve"> </w:t>
      </w:r>
      <w:r>
        <w:rPr>
          <w:rStyle w:val="RefGivenName"/>
        </w:rPr>
        <w:t xml:space="preserve">I</w:t>
      </w:r>
      <w:r>
        <w:rPr>
          <w:shd w:val="clear" w:color="" w:fill=""/>
        </w:rPr>
        <w:t xml:space="preserve">, </w:t>
      </w:r>
      <w:r>
        <w:rPr>
          <w:rStyle w:val="RefSurName"/>
        </w:rPr>
        <w:t xml:space="preserve">Grant</w:t>
      </w:r>
      <w:r>
        <w:rPr>
          <w:rStyle w:val="RefAuthor"/>
        </w:rPr>
        <w:t xml:space="preserve"> </w:t>
      </w:r>
      <w:r>
        <w:rPr>
          <w:rStyle w:val="RefGivenName"/>
        </w:rPr>
        <w:t xml:space="preserve">SG</w:t>
      </w:r>
      <w:r>
        <w:rPr>
          <w:shd w:val="clear" w:color="" w:fill=""/>
        </w:rPr>
        <w:t xml:space="preserve">, </w:t>
      </w:r>
      <w:r>
        <w:rPr>
          <w:rStyle w:val="RefSurName"/>
        </w:rPr>
        <w:t xml:space="preserve">Choudhary</w:t>
      </w:r>
      <w:r>
        <w:rPr>
          <w:rStyle w:val="RefAuthor"/>
        </w:rPr>
        <w:t xml:space="preserve"> </w:t>
      </w:r>
      <w:r>
        <w:rPr>
          <w:rStyle w:val="RefGivenName"/>
        </w:rPr>
        <w:t xml:space="preserve">JS</w:t>
      </w:r>
      <w:r>
        <w:rPr>
          <w:shd w:val="clear" w:color="" w:fill=""/>
        </w:rPr>
        <w:t xml:space="preserve">. </w:t>
      </w:r>
      <w:r>
        <w:rPr>
          <w:rStyle w:val="RefYear"/>
        </w:rPr>
        <w:t xml:space="preserve">2008</w:t>
      </w:r>
      <w:r>
        <w:rPr>
          <w:shd w:val="clear" w:color="" w:fill=""/>
        </w:rPr>
        <w:t xml:space="preserve">. </w:t>
      </w:r>
      <w:r>
        <w:rPr>
          <w:rStyle w:val="RefArticleTitle"/>
        </w:rPr>
        <w:t xml:space="preserve">Phosphoproteomic analysis of the mouse brain cytosol reveals a predominance of protein phosphorylation in regions of intrinsic sequence disorder</w:t>
      </w:r>
      <w:r>
        <w:rPr>
          <w:shd w:val="clear" w:color="" w:fill=""/>
        </w:rPr>
        <w:t xml:space="preserve">. </w:t>
      </w:r>
      <w:r>
        <w:rPr>
          <w:rStyle w:val=""/>
        </w:rPr>
        <w:t xml:space="preserve">Molecular &amp; Cellular Proteomics : MCP</w:t>
      </w:r>
      <w:r>
        <w:rPr>
          <w:shd w:val="clear" w:color="" w:fill=""/>
        </w:rPr>
        <w:t xml:space="preserve"> </w:t>
      </w:r>
      <w:r>
        <w:rPr>
          <w:rStyle w:val=""/>
        </w:rPr>
        <w:t xml:space="preserve">7</w:t>
      </w:r>
      <w:r>
        <w:rPr>
          <w:shd w:val="clear" w:color="" w:fill=""/>
        </w:rPr>
        <w:t xml:space="preserve">:</w:t>
      </w:r>
      <w:r>
        <w:rPr>
          <w:rStyle w:val="RefFPage"/>
        </w:rPr>
        <w:t xml:space="preserve">1331</w:t>
      </w:r>
      <w:r>
        <w:rPr>
          <w:shd w:val="clear" w:color="" w:fill=""/>
        </w:rPr>
        <w:t xml:space="preserve">–</w:t>
      </w:r>
      <w:r>
        <w:rPr>
          <w:rStyle w:val="RefLPage"/>
        </w:rPr>
        <w:t xml:space="preserve">1348</w:t>
      </w:r>
      <w:r>
        <w:rPr>
          <w:shd w:val="clear" w:color="" w:fill=""/>
        </w:rPr>
        <w:t xml:space="preserve">.</w:t>
      </w:r>
    </w:p>
    <w:p>
      <w:pPr>
        <w:pStyle w:val="jrnlRefText"/>
      </w:pPr>
      <w:bookmarkStart w:id="35" w:name="R22"/>
      <w:bookmarkEnd w:id="35"/>
      <w:r>
        <w:rPr>
          <w:rStyle w:val="RefSurName"/>
        </w:rPr>
        <w:t xml:space="preserve">Corradini</w:t>
      </w:r>
      <w:r>
        <w:rPr>
          <w:rStyle w:val="RefAuthor"/>
        </w:rPr>
        <w:t xml:space="preserve"> </w:t>
      </w:r>
      <w:r>
        <w:rPr>
          <w:rStyle w:val="RefGivenName"/>
        </w:rPr>
        <w:t xml:space="preserve">E</w:t>
      </w:r>
      <w:r>
        <w:rPr>
          <w:shd w:val="clear" w:color="" w:fill=""/>
        </w:rPr>
        <w:t xml:space="preserve">, </w:t>
      </w:r>
      <w:r>
        <w:rPr>
          <w:rStyle w:val="RefSurName"/>
        </w:rPr>
        <w:t xml:space="preserve">Vallur</w:t>
      </w:r>
      <w:r>
        <w:rPr>
          <w:rStyle w:val="RefAuthor"/>
        </w:rPr>
        <w:t xml:space="preserve"> </w:t>
      </w:r>
      <w:r>
        <w:rPr>
          <w:rStyle w:val="RefGivenName"/>
        </w:rPr>
        <w:t xml:space="preserve">R</w:t>
      </w:r>
      <w:r>
        <w:rPr>
          <w:shd w:val="clear" w:color="" w:fill=""/>
        </w:rPr>
        <w:t xml:space="preserve">, </w:t>
      </w:r>
      <w:r>
        <w:rPr>
          <w:rStyle w:val="RefSurName"/>
        </w:rPr>
        <w:t xml:space="preserve">Raaijmakers</w:t>
      </w:r>
      <w:r>
        <w:rPr>
          <w:rStyle w:val="RefAuthor"/>
        </w:rPr>
        <w:t xml:space="preserve"> </w:t>
      </w:r>
      <w:r>
        <w:rPr>
          <w:rStyle w:val="RefGivenName"/>
        </w:rPr>
        <w:t xml:space="preserve">LM</w:t>
      </w:r>
      <w:r>
        <w:rPr>
          <w:shd w:val="clear" w:color="" w:fill=""/>
        </w:rPr>
        <w:t xml:space="preserve">, </w:t>
      </w:r>
      <w:r>
        <w:rPr>
          <w:rStyle w:val="RefSurName"/>
        </w:rPr>
        <w:t xml:space="preserve">Feil</w:t>
      </w:r>
      <w:r>
        <w:rPr>
          <w:rStyle w:val="RefAuthor"/>
        </w:rPr>
        <w:t xml:space="preserve"> </w:t>
      </w:r>
      <w:r>
        <w:rPr>
          <w:rStyle w:val="RefGivenName"/>
        </w:rPr>
        <w:t xml:space="preserve">S</w:t>
      </w:r>
      <w:r>
        <w:rPr>
          <w:shd w:val="clear" w:color="" w:fill=""/>
        </w:rPr>
        <w:t xml:space="preserve">, </w:t>
      </w:r>
      <w:r>
        <w:rPr>
          <w:rStyle w:val="RefSurName"/>
        </w:rPr>
        <w:t xml:space="preserve">Feil</w:t>
      </w:r>
      <w:r>
        <w:rPr>
          <w:rStyle w:val="RefAuthor"/>
        </w:rPr>
        <w:t xml:space="preserve"> </w:t>
      </w:r>
      <w:r>
        <w:rPr>
          <w:rStyle w:val="RefGivenName"/>
        </w:rPr>
        <w:t xml:space="preserve">R</w:t>
      </w:r>
      <w:r>
        <w:rPr>
          <w:shd w:val="clear" w:color="" w:fill=""/>
        </w:rPr>
        <w:t xml:space="preserve">, </w:t>
      </w:r>
      <w:r>
        <w:rPr>
          <w:rStyle w:val="RefSurName"/>
        </w:rPr>
        <w:t xml:space="preserve">Heck</w:t>
      </w:r>
      <w:r>
        <w:rPr>
          <w:rStyle w:val="RefAuthor"/>
        </w:rPr>
        <w:t xml:space="preserve"> </w:t>
      </w:r>
      <w:r>
        <w:rPr>
          <w:rStyle w:val="RefGivenName"/>
        </w:rPr>
        <w:t xml:space="preserve">AJ</w:t>
      </w:r>
      <w:r>
        <w:rPr>
          <w:shd w:val="clear" w:color="" w:fill=""/>
        </w:rPr>
        <w:t xml:space="preserve">, </w:t>
      </w:r>
      <w:r>
        <w:rPr>
          <w:rStyle w:val="RefSurName"/>
        </w:rPr>
        <w:t xml:space="preserve">Scholten</w:t>
      </w:r>
      <w:r>
        <w:rPr>
          <w:rStyle w:val="RefAuthor"/>
        </w:rPr>
        <w:t xml:space="preserve"> </w:t>
      </w:r>
      <w:r>
        <w:rPr>
          <w:rStyle w:val="RefGivenName"/>
        </w:rPr>
        <w:t xml:space="preserve">A</w:t>
      </w:r>
      <w:r>
        <w:rPr>
          <w:shd w:val="clear" w:color="" w:fill=""/>
        </w:rPr>
        <w:t xml:space="preserve">. </w:t>
      </w:r>
      <w:r>
        <w:rPr>
          <w:rStyle w:val="RefYear"/>
        </w:rPr>
        <w:t xml:space="preserve">2014</w:t>
      </w:r>
      <w:r>
        <w:rPr>
          <w:shd w:val="clear" w:color="" w:fill=""/>
        </w:rPr>
        <w:t xml:space="preserve">. </w:t>
      </w:r>
      <w:r>
        <w:rPr>
          <w:rStyle w:val="RefArticleTitle"/>
        </w:rPr>
        <w:t xml:space="preserve">Alterations in the cerebellar (phospho)proteome of a cyclic guanosine monophosphate (cgmp)-dependent protein kinase knockout mouse</w:t>
      </w:r>
      <w:r>
        <w:rPr>
          <w:shd w:val="clear" w:color="" w:fill=""/>
        </w:rPr>
        <w:t xml:space="preserve">. </w:t>
      </w:r>
      <w:r>
        <w:rPr>
          <w:rStyle w:val=""/>
        </w:rPr>
        <w:t xml:space="preserve">Molecular &amp; Cellular Proteomics</w:t>
      </w:r>
      <w:r>
        <w:rPr>
          <w:shd w:val="clear" w:color="" w:fill=""/>
        </w:rPr>
        <w:t xml:space="preserve"> </w:t>
      </w:r>
      <w:r>
        <w:rPr>
          <w:rStyle w:val=""/>
        </w:rPr>
        <w:t xml:space="preserve">13</w:t>
      </w:r>
      <w:r>
        <w:rPr>
          <w:shd w:val="clear" w:color="" w:fill=""/>
        </w:rPr>
        <w:t xml:space="preserve">:</w:t>
      </w:r>
      <w:r>
        <w:rPr>
          <w:rStyle w:val="RefFPage"/>
        </w:rPr>
        <w:t xml:space="preserve">2004</w:t>
      </w:r>
      <w:r>
        <w:rPr>
          <w:shd w:val="clear" w:color="" w:fill=""/>
        </w:rPr>
        <w:t xml:space="preserve">–</w:t>
      </w:r>
      <w:r>
        <w:rPr>
          <w:rStyle w:val="RefLPage"/>
        </w:rPr>
        <w:t xml:space="preserve">2016</w:t>
      </w:r>
      <w:r>
        <w:rPr>
          <w:shd w:val="clear" w:color="" w:fill=""/>
        </w:rPr>
        <w:t xml:space="preserve">.</w:t>
      </w:r>
    </w:p>
    <w:p>
      <w:pPr>
        <w:pStyle w:val="jrnlRefText"/>
      </w:pPr>
      <w:bookmarkStart w:id="36" w:name="R23"/>
      <w:bookmarkEnd w:id="36"/>
      <w:r>
        <w:rPr>
          <w:rStyle w:val="RefSurName"/>
        </w:rPr>
        <w:t xml:space="preserve">Coultrap</w:t>
      </w:r>
      <w:r>
        <w:rPr>
          <w:rStyle w:val="RefAuthor"/>
        </w:rPr>
        <w:t xml:space="preserve"> </w:t>
      </w:r>
      <w:r>
        <w:rPr>
          <w:rStyle w:val="RefGivenName"/>
        </w:rPr>
        <w:t xml:space="preserve">SJ</w:t>
      </w:r>
      <w:r>
        <w:rPr>
          <w:shd w:val="clear" w:color="" w:fill=""/>
        </w:rPr>
        <w:t xml:space="preserve">, </w:t>
      </w:r>
      <w:r>
        <w:rPr>
          <w:rStyle w:val="RefSurName"/>
        </w:rPr>
        <w:t xml:space="preserve">Bayer</w:t>
      </w:r>
      <w:r>
        <w:rPr>
          <w:rStyle w:val="RefAuthor"/>
        </w:rPr>
        <w:t xml:space="preserve"> </w:t>
      </w:r>
      <w:r>
        <w:rPr>
          <w:rStyle w:val="RefGivenName"/>
        </w:rPr>
        <w:t xml:space="preserve">KU</w:t>
      </w:r>
      <w:r>
        <w:rPr>
          <w:shd w:val="clear" w:color="" w:fill=""/>
        </w:rPr>
        <w:t xml:space="preserve">. </w:t>
      </w:r>
      <w:r>
        <w:rPr>
          <w:rStyle w:val="RefYear"/>
        </w:rPr>
        <w:t xml:space="preserve">2012</w:t>
      </w:r>
      <w:r>
        <w:rPr>
          <w:shd w:val="clear" w:color="" w:fill=""/>
        </w:rPr>
        <w:t xml:space="preserve">. </w:t>
      </w:r>
      <w:r>
        <w:rPr>
          <w:rStyle w:val="RefArticleTitle"/>
        </w:rPr>
        <w:t xml:space="preserve">Camkii regulation in information processing and storage</w:t>
      </w:r>
      <w:r>
        <w:rPr>
          <w:shd w:val="clear" w:color="" w:fill=""/>
        </w:rPr>
        <w:t xml:space="preserve">. </w:t>
      </w:r>
      <w:r>
        <w:rPr>
          <w:rStyle w:val=""/>
        </w:rPr>
        <w:t xml:space="preserve">Trends in Neurosciences</w:t>
      </w:r>
      <w:r>
        <w:rPr>
          <w:shd w:val="clear" w:color="" w:fill=""/>
        </w:rPr>
        <w:t xml:space="preserve"> </w:t>
      </w:r>
      <w:r>
        <w:rPr>
          <w:rStyle w:val=""/>
        </w:rPr>
        <w:t xml:space="preserve">35</w:t>
      </w:r>
      <w:r>
        <w:rPr>
          <w:shd w:val="clear" w:color="" w:fill=""/>
        </w:rPr>
        <w:t xml:space="preserve">:</w:t>
      </w:r>
      <w:r>
        <w:rPr>
          <w:rStyle w:val="RefFPage"/>
        </w:rPr>
        <w:t xml:space="preserve">607</w:t>
      </w:r>
      <w:r>
        <w:rPr>
          <w:shd w:val="clear" w:color="" w:fill=""/>
        </w:rPr>
        <w:t xml:space="preserve">–</w:t>
      </w:r>
      <w:r>
        <w:rPr>
          <w:rStyle w:val="RefLPage"/>
        </w:rPr>
        <w:t xml:space="preserve">618</w:t>
      </w:r>
      <w:r>
        <w:rPr>
          <w:shd w:val="clear" w:color="" w:fill=""/>
        </w:rPr>
        <w:t xml:space="preserve">.</w:t>
      </w:r>
    </w:p>
    <w:p>
      <w:pPr>
        <w:pStyle w:val="jrnlRefText"/>
      </w:pPr>
      <w:bookmarkStart w:id="37" w:name="R24"/>
      <w:bookmarkEnd w:id="37"/>
      <w:r>
        <w:rPr>
          <w:rStyle w:val="RefSurName"/>
        </w:rPr>
        <w:t xml:space="preserve">Cousin</w:t>
      </w:r>
      <w:r>
        <w:rPr>
          <w:rStyle w:val="RefAuthor"/>
        </w:rPr>
        <w:t xml:space="preserve"> </w:t>
      </w:r>
      <w:r>
        <w:rPr>
          <w:rStyle w:val="RefGivenName"/>
        </w:rPr>
        <w:t xml:space="preserve">MA</w:t>
      </w:r>
      <w:r>
        <w:rPr>
          <w:shd w:val="clear" w:color="" w:fill=""/>
        </w:rPr>
        <w:t xml:space="preserve">, </w:t>
      </w:r>
      <w:r>
        <w:rPr>
          <w:rStyle w:val="RefSurName"/>
        </w:rPr>
        <w:t xml:space="preserve">Robinson</w:t>
      </w:r>
      <w:r>
        <w:rPr>
          <w:rStyle w:val="RefAuthor"/>
        </w:rPr>
        <w:t xml:space="preserve"> </w:t>
      </w:r>
      <w:r>
        <w:rPr>
          <w:rStyle w:val="RefGivenName"/>
        </w:rPr>
        <w:t xml:space="preserve">PJ</w:t>
      </w:r>
      <w:r>
        <w:rPr>
          <w:shd w:val="clear" w:color="" w:fill=""/>
        </w:rPr>
        <w:t xml:space="preserve">. </w:t>
      </w:r>
      <w:r>
        <w:rPr>
          <w:rStyle w:val="RefYear"/>
        </w:rPr>
        <w:t xml:space="preserve">2001</w:t>
      </w:r>
      <w:r>
        <w:rPr>
          <w:shd w:val="clear" w:color="" w:fill=""/>
        </w:rPr>
        <w:t xml:space="preserve">. </w:t>
      </w:r>
      <w:r>
        <w:rPr>
          <w:rStyle w:val="RefArticleTitle"/>
        </w:rPr>
        <w:t xml:space="preserve">The dephosphins: Dephosphorylation by calcineurin triggers synaptic vesicle endocytosis</w:t>
      </w:r>
      <w:r>
        <w:rPr>
          <w:shd w:val="clear" w:color="" w:fill=""/>
        </w:rPr>
        <w:t xml:space="preserve">. </w:t>
      </w:r>
      <w:r>
        <w:rPr>
          <w:rStyle w:val=""/>
        </w:rPr>
        <w:t xml:space="preserve">Trends in Neurosciences</w:t>
      </w:r>
      <w:r>
        <w:rPr>
          <w:shd w:val="clear" w:color="" w:fill=""/>
        </w:rPr>
        <w:t xml:space="preserve"> </w:t>
      </w:r>
      <w:r>
        <w:rPr>
          <w:rStyle w:val=""/>
        </w:rPr>
        <w:t xml:space="preserve">24</w:t>
      </w:r>
      <w:r>
        <w:rPr>
          <w:shd w:val="clear" w:color="" w:fill=""/>
        </w:rPr>
        <w:t xml:space="preserve">:</w:t>
      </w:r>
      <w:r>
        <w:rPr>
          <w:rStyle w:val="RefFPage"/>
        </w:rPr>
        <w:t xml:space="preserve">659</w:t>
      </w:r>
      <w:r>
        <w:rPr>
          <w:shd w:val="clear" w:color="" w:fill=""/>
        </w:rPr>
        <w:t xml:space="preserve">–</w:t>
      </w:r>
      <w:r>
        <w:rPr>
          <w:rStyle w:val="RefLPage"/>
        </w:rPr>
        <w:t xml:space="preserve">665</w:t>
      </w:r>
      <w:r>
        <w:rPr>
          <w:shd w:val="clear" w:color="" w:fill=""/>
        </w:rPr>
        <w:t xml:space="preserve"> .</w:t>
      </w:r>
    </w:p>
    <w:p>
      <w:pPr>
        <w:pStyle w:val="jrnlRefText"/>
      </w:pPr>
      <w:bookmarkStart w:id="38" w:name="R25"/>
      <w:bookmarkEnd w:id="38"/>
      <w:r>
        <w:rPr>
          <w:rStyle w:val="RefSurName"/>
        </w:rPr>
        <w:t xml:space="preserve">Cox</w:t>
      </w:r>
      <w:r>
        <w:rPr>
          <w:rStyle w:val="RefAuthor"/>
        </w:rPr>
        <w:t xml:space="preserve"> </w:t>
      </w:r>
      <w:r>
        <w:rPr>
          <w:rStyle w:val="RefGivenName"/>
        </w:rPr>
        <w:t xml:space="preserve">J</w:t>
      </w:r>
      <w:r>
        <w:rPr>
          <w:shd w:val="clear" w:color="" w:fill=""/>
        </w:rPr>
        <w:t xml:space="preserve">, </w:t>
      </w:r>
      <w:r>
        <w:rPr>
          <w:rStyle w:val="RefSurName"/>
        </w:rPr>
        <w:t xml:space="preserve">Mann</w:t>
      </w:r>
      <w:r>
        <w:rPr>
          <w:rStyle w:val="RefAuthor"/>
        </w:rPr>
        <w:t xml:space="preserve"> </w:t>
      </w:r>
      <w:r>
        <w:rPr>
          <w:rStyle w:val="RefGivenName"/>
        </w:rPr>
        <w:t xml:space="preserve">M</w:t>
      </w:r>
      <w:r>
        <w:rPr>
          <w:shd w:val="clear" w:color="" w:fill=""/>
        </w:rPr>
        <w:t xml:space="preserve">. </w:t>
      </w:r>
      <w:r>
        <w:rPr>
          <w:rStyle w:val="RefYear"/>
        </w:rPr>
        <w:t xml:space="preserve">2008</w:t>
      </w:r>
      <w:r>
        <w:rPr>
          <w:shd w:val="clear" w:color="" w:fill=""/>
        </w:rPr>
        <w:t xml:space="preserve">. </w:t>
      </w:r>
      <w:r>
        <w:rPr>
          <w:rStyle w:val="RefArticleTitle"/>
        </w:rPr>
        <w:t xml:space="preserve">Maxquant enables high peptide identification rates, individualized p.p.b.-range mass accuracies and proteome-wide protein quantification</w:t>
      </w:r>
      <w:r>
        <w:rPr>
          <w:shd w:val="clear" w:color="" w:fill=""/>
        </w:rPr>
        <w:t xml:space="preserve">. </w:t>
      </w:r>
      <w:r>
        <w:rPr>
          <w:rStyle w:val=""/>
        </w:rPr>
        <w:t xml:space="preserve">Nature Biotechnology</w:t>
      </w:r>
      <w:r>
        <w:rPr>
          <w:shd w:val="clear" w:color="" w:fill=""/>
        </w:rPr>
        <w:t xml:space="preserve"> </w:t>
      </w:r>
      <w:r>
        <w:rPr>
          <w:rStyle w:val=""/>
        </w:rPr>
        <w:t xml:space="preserve">26</w:t>
      </w:r>
      <w:r>
        <w:rPr>
          <w:shd w:val="clear" w:color="" w:fill=""/>
        </w:rPr>
        <w:t xml:space="preserve">:</w:t>
      </w:r>
      <w:r>
        <w:rPr>
          <w:rStyle w:val="RefFPage"/>
        </w:rPr>
        <w:t xml:space="preserve">1367</w:t>
      </w:r>
      <w:r>
        <w:rPr>
          <w:shd w:val="clear" w:color="" w:fill=""/>
        </w:rPr>
        <w:t xml:space="preserve">–</w:t>
      </w:r>
      <w:r>
        <w:rPr>
          <w:rStyle w:val="RefLPage"/>
        </w:rPr>
        <w:t xml:space="preserve">1372</w:t>
      </w:r>
      <w:r>
        <w:rPr>
          <w:shd w:val="clear" w:color="" w:fill=""/>
        </w:rPr>
        <w:t xml:space="preserve">.</w:t>
      </w:r>
    </w:p>
    <w:p>
      <w:pPr>
        <w:pStyle w:val="jrnlRefText"/>
      </w:pPr>
      <w:bookmarkStart w:id="39" w:name="R26"/>
      <w:bookmarkEnd w:id="39"/>
      <w:r>
        <w:rPr>
          <w:rStyle w:val="RefSurName"/>
        </w:rPr>
        <w:t xml:space="preserve">Cox</w:t>
      </w:r>
      <w:r>
        <w:rPr>
          <w:rStyle w:val="RefAuthor"/>
        </w:rPr>
        <w:t xml:space="preserve"> </w:t>
      </w:r>
      <w:r>
        <w:rPr>
          <w:rStyle w:val="RefGivenName"/>
        </w:rPr>
        <w:t xml:space="preserve">J</w:t>
      </w:r>
      <w:r>
        <w:rPr>
          <w:shd w:val="clear" w:color="" w:fill=""/>
        </w:rPr>
        <w:t xml:space="preserve">, </w:t>
      </w:r>
      <w:r>
        <w:rPr>
          <w:rStyle w:val="RefSurName"/>
        </w:rPr>
        <w:t xml:space="preserve">Matic</w:t>
      </w:r>
      <w:r>
        <w:rPr>
          <w:rStyle w:val="RefAuthor"/>
        </w:rPr>
        <w:t xml:space="preserve"> </w:t>
      </w:r>
      <w:r>
        <w:rPr>
          <w:rStyle w:val="RefGivenName"/>
        </w:rPr>
        <w:t xml:space="preserve">I</w:t>
      </w:r>
      <w:r>
        <w:rPr>
          <w:shd w:val="clear" w:color="" w:fill=""/>
        </w:rPr>
        <w:t xml:space="preserve">, </w:t>
      </w:r>
      <w:r>
        <w:rPr>
          <w:rStyle w:val="RefSurName"/>
        </w:rPr>
        <w:t xml:space="preserve">Hilger</w:t>
      </w:r>
      <w:r>
        <w:rPr>
          <w:rStyle w:val="RefAuthor"/>
        </w:rPr>
        <w:t xml:space="preserve"> </w:t>
      </w:r>
      <w:r>
        <w:rPr>
          <w:rStyle w:val="RefGivenName"/>
        </w:rPr>
        <w:t xml:space="preserve">M</w:t>
      </w:r>
      <w:r>
        <w:rPr>
          <w:shd w:val="clear" w:color="" w:fill=""/>
        </w:rPr>
        <w:t xml:space="preserve">, </w:t>
      </w:r>
      <w:r>
        <w:rPr>
          <w:rStyle w:val="RefSurName"/>
        </w:rPr>
        <w:t xml:space="preserve">Nagaraj</w:t>
      </w:r>
      <w:r>
        <w:rPr>
          <w:rStyle w:val="RefAuthor"/>
        </w:rPr>
        <w:t xml:space="preserve"> </w:t>
      </w:r>
      <w:r>
        <w:rPr>
          <w:rStyle w:val="RefGivenName"/>
        </w:rPr>
        <w:t xml:space="preserve">N</w:t>
      </w:r>
      <w:r>
        <w:rPr>
          <w:shd w:val="clear" w:color="" w:fill=""/>
        </w:rPr>
        <w:t xml:space="preserve">, </w:t>
      </w:r>
      <w:r>
        <w:rPr>
          <w:rStyle w:val="RefSurName"/>
        </w:rPr>
        <w:t xml:space="preserve">Selbach</w:t>
      </w:r>
      <w:r>
        <w:rPr>
          <w:rStyle w:val="RefAuthor"/>
        </w:rPr>
        <w:t xml:space="preserve"> </w:t>
      </w:r>
      <w:r>
        <w:rPr>
          <w:rStyle w:val="RefGivenName"/>
        </w:rPr>
        <w:t xml:space="preserve">M</w:t>
      </w:r>
      <w:r>
        <w:rPr>
          <w:shd w:val="clear" w:color="" w:fill=""/>
        </w:rPr>
        <w:t xml:space="preserve">, </w:t>
      </w:r>
      <w:r>
        <w:rPr>
          <w:rStyle w:val="RefSurName"/>
        </w:rPr>
        <w:t xml:space="preserve">Olsen</w:t>
      </w:r>
      <w:r>
        <w:rPr>
          <w:rStyle w:val="RefAuthor"/>
        </w:rPr>
        <w:t xml:space="preserve"> </w:t>
      </w:r>
      <w:r>
        <w:rPr>
          <w:rStyle w:val="RefGivenName"/>
        </w:rPr>
        <w:t xml:space="preserve">JV</w:t>
      </w:r>
      <w:r>
        <w:rPr>
          <w:shd w:val="clear" w:color="" w:fill=""/>
        </w:rPr>
        <w:t xml:space="preserve">, </w:t>
      </w:r>
      <w:r>
        <w:rPr>
          <w:rStyle w:val="RefSurName"/>
        </w:rPr>
        <w:t xml:space="preserve">Mann</w:t>
      </w:r>
      <w:r>
        <w:rPr>
          <w:rStyle w:val="RefAuthor"/>
        </w:rPr>
        <w:t xml:space="preserve"> </w:t>
      </w:r>
      <w:r>
        <w:rPr>
          <w:rStyle w:val="RefGivenName"/>
        </w:rPr>
        <w:t xml:space="preserve">M</w:t>
      </w:r>
      <w:r>
        <w:rPr>
          <w:shd w:val="clear" w:color="" w:fill=""/>
        </w:rPr>
        <w:t xml:space="preserve">. </w:t>
      </w:r>
      <w:r>
        <w:rPr>
          <w:rStyle w:val="RefYear"/>
        </w:rPr>
        <w:t xml:space="preserve">2009</w:t>
      </w:r>
      <w:r>
        <w:rPr>
          <w:shd w:val="clear" w:color="" w:fill=""/>
        </w:rPr>
        <w:t xml:space="preserve">. </w:t>
      </w:r>
      <w:r>
        <w:rPr>
          <w:rStyle w:val="RefArticleTitle"/>
        </w:rPr>
        <w:t xml:space="preserve">A practical guide to the maxquant computational platform for silac-based quantitative proteomics</w:t>
      </w:r>
      <w:r>
        <w:rPr>
          <w:shd w:val="clear" w:color="" w:fill=""/>
        </w:rPr>
        <w:t xml:space="preserve">. </w:t>
      </w:r>
      <w:r>
        <w:rPr>
          <w:rStyle w:val=""/>
        </w:rPr>
        <w:t xml:space="preserve">Nature Protocols</w:t>
      </w:r>
      <w:r>
        <w:rPr>
          <w:shd w:val="clear" w:color="" w:fill=""/>
        </w:rPr>
        <w:t xml:space="preserve"> </w:t>
      </w:r>
      <w:r>
        <w:rPr>
          <w:rStyle w:val=""/>
        </w:rPr>
        <w:t xml:space="preserve">4</w:t>
      </w:r>
      <w:r>
        <w:rPr>
          <w:shd w:val="clear" w:color="" w:fill=""/>
        </w:rPr>
        <w:t xml:space="preserve">:</w:t>
      </w:r>
      <w:r>
        <w:rPr>
          <w:rStyle w:val="RefFPage"/>
        </w:rPr>
        <w:t xml:space="preserve">698</w:t>
      </w:r>
      <w:r>
        <w:rPr>
          <w:shd w:val="clear" w:color="" w:fill=""/>
        </w:rPr>
        <w:t xml:space="preserve">–</w:t>
      </w:r>
      <w:r>
        <w:rPr>
          <w:rStyle w:val="RefLPage"/>
        </w:rPr>
        <w:t xml:space="preserve">705</w:t>
      </w:r>
      <w:r>
        <w:rPr>
          <w:shd w:val="clear" w:color="" w:fill=""/>
        </w:rPr>
        <w:t xml:space="preserve">.</w:t>
      </w:r>
    </w:p>
    <w:p>
      <w:pPr>
        <w:pStyle w:val="jrnlRefText"/>
      </w:pPr>
      <w:bookmarkStart w:id="40" w:name="R27"/>
      <w:bookmarkEnd w:id="40"/>
      <w:r>
        <w:rPr>
          <w:rStyle w:val="RefSurName"/>
        </w:rPr>
        <w:t xml:space="preserve">Cox</w:t>
      </w:r>
      <w:r>
        <w:rPr>
          <w:rStyle w:val="RefAuthor"/>
        </w:rPr>
        <w:t xml:space="preserve"> </w:t>
      </w:r>
      <w:r>
        <w:rPr>
          <w:rStyle w:val="RefGivenName"/>
        </w:rPr>
        <w:t xml:space="preserve">J</w:t>
      </w:r>
      <w:r>
        <w:rPr>
          <w:shd w:val="clear" w:color="" w:fill=""/>
        </w:rPr>
        <w:t xml:space="preserve">, </w:t>
      </w:r>
      <w:r>
        <w:rPr>
          <w:rStyle w:val="RefSurName"/>
        </w:rPr>
        <w:t xml:space="preserve">Neuhauser</w:t>
      </w:r>
      <w:r>
        <w:rPr>
          <w:rStyle w:val="RefAuthor"/>
        </w:rPr>
        <w:t xml:space="preserve"> </w:t>
      </w:r>
      <w:r>
        <w:rPr>
          <w:rStyle w:val="RefGivenName"/>
        </w:rPr>
        <w:t xml:space="preserve">N</w:t>
      </w:r>
      <w:r>
        <w:rPr>
          <w:shd w:val="clear" w:color="" w:fill=""/>
        </w:rPr>
        <w:t xml:space="preserve">, </w:t>
      </w:r>
      <w:r>
        <w:rPr>
          <w:rStyle w:val="RefSurName"/>
        </w:rPr>
        <w:t xml:space="preserve">Michalski</w:t>
      </w:r>
      <w:r>
        <w:rPr>
          <w:rStyle w:val="RefAuthor"/>
        </w:rPr>
        <w:t xml:space="preserve"> </w:t>
      </w:r>
      <w:r>
        <w:rPr>
          <w:rStyle w:val="RefGivenName"/>
        </w:rPr>
        <w:t xml:space="preserve">A</w:t>
      </w:r>
      <w:r>
        <w:rPr>
          <w:shd w:val="clear" w:color="" w:fill=""/>
        </w:rPr>
        <w:t xml:space="preserve">, </w:t>
      </w:r>
      <w:r>
        <w:rPr>
          <w:rStyle w:val="RefSurName"/>
        </w:rPr>
        <w:t xml:space="preserve">Scheltema</w:t>
      </w:r>
      <w:r>
        <w:rPr>
          <w:rStyle w:val="RefAuthor"/>
        </w:rPr>
        <w:t xml:space="preserve"> </w:t>
      </w:r>
      <w:r>
        <w:rPr>
          <w:rStyle w:val="RefGivenName"/>
        </w:rPr>
        <w:t xml:space="preserve">RA</w:t>
      </w:r>
      <w:r>
        <w:rPr>
          <w:shd w:val="clear" w:color="" w:fill=""/>
        </w:rPr>
        <w:t xml:space="preserve">, </w:t>
      </w:r>
      <w:r>
        <w:rPr>
          <w:rStyle w:val="RefSurName"/>
        </w:rPr>
        <w:t xml:space="preserve">Olsen</w:t>
      </w:r>
      <w:r>
        <w:rPr>
          <w:rStyle w:val="RefAuthor"/>
        </w:rPr>
        <w:t xml:space="preserve"> </w:t>
      </w:r>
      <w:r>
        <w:rPr>
          <w:rStyle w:val="RefGivenName"/>
        </w:rPr>
        <w:t xml:space="preserve">JV</w:t>
      </w:r>
      <w:r>
        <w:rPr>
          <w:shd w:val="clear" w:color="" w:fill=""/>
        </w:rPr>
        <w:t xml:space="preserve">, </w:t>
      </w:r>
      <w:r>
        <w:rPr>
          <w:rStyle w:val="RefSurName"/>
        </w:rPr>
        <w:t xml:space="preserve">Mann</w:t>
      </w:r>
      <w:r>
        <w:rPr>
          <w:rStyle w:val="RefAuthor"/>
        </w:rPr>
        <w:t xml:space="preserve"> </w:t>
      </w:r>
      <w:r>
        <w:rPr>
          <w:rStyle w:val="RefGivenName"/>
        </w:rPr>
        <w:t xml:space="preserve">M</w:t>
      </w:r>
      <w:r>
        <w:rPr>
          <w:shd w:val="clear" w:color="" w:fill=""/>
        </w:rPr>
        <w:t xml:space="preserve">. </w:t>
      </w:r>
      <w:r>
        <w:rPr>
          <w:rStyle w:val="RefYear"/>
        </w:rPr>
        <w:t xml:space="preserve">2011</w:t>
      </w:r>
      <w:r>
        <w:rPr>
          <w:shd w:val="clear" w:color="" w:fill=""/>
        </w:rPr>
        <w:t xml:space="preserve">. </w:t>
      </w:r>
      <w:r>
        <w:rPr>
          <w:rStyle w:val="RefArticleTitle"/>
        </w:rPr>
        <w:t xml:space="preserve">Andromeda: A peptide search engine integrated into the maxquant environment</w:t>
      </w:r>
      <w:r>
        <w:rPr>
          <w:shd w:val="clear" w:color="" w:fill=""/>
        </w:rPr>
        <w:t xml:space="preserve">. </w:t>
      </w:r>
      <w:r>
        <w:rPr>
          <w:rStyle w:val=""/>
        </w:rPr>
        <w:t xml:space="preserve">Journal of Proteome Research</w:t>
      </w:r>
      <w:r>
        <w:rPr>
          <w:shd w:val="clear" w:color="" w:fill=""/>
        </w:rPr>
        <w:t xml:space="preserve"> </w:t>
      </w:r>
      <w:r>
        <w:rPr>
          <w:rStyle w:val=""/>
        </w:rPr>
        <w:t xml:space="preserve">10</w:t>
      </w:r>
      <w:r>
        <w:rPr>
          <w:shd w:val="clear" w:color="" w:fill=""/>
        </w:rPr>
        <w:t xml:space="preserve">:</w:t>
      </w:r>
      <w:r>
        <w:rPr>
          <w:rStyle w:val="RefFPage"/>
        </w:rPr>
        <w:t xml:space="preserve">1794</w:t>
      </w:r>
      <w:r>
        <w:rPr>
          <w:shd w:val="clear" w:color="" w:fill=""/>
        </w:rPr>
        <w:t xml:space="preserve">–</w:t>
      </w:r>
      <w:r>
        <w:rPr>
          <w:rStyle w:val="RefLPage"/>
        </w:rPr>
        <w:t xml:space="preserve">1805</w:t>
      </w:r>
      <w:r>
        <w:rPr>
          <w:shd w:val="clear" w:color="" w:fill=""/>
        </w:rPr>
        <w:t xml:space="preserve">.</w:t>
      </w:r>
    </w:p>
    <w:p>
      <w:pPr>
        <w:pStyle w:val="jrnlRefText"/>
      </w:pPr>
      <w:bookmarkStart w:id="41" w:name="R28"/>
      <w:bookmarkEnd w:id="41"/>
      <w:r>
        <w:rPr>
          <w:rStyle w:val="RefSurName"/>
        </w:rPr>
        <w:t xml:space="preserve">Daniel</w:t>
      </w:r>
      <w:r>
        <w:rPr>
          <w:rStyle w:val="RefAuthor"/>
        </w:rPr>
        <w:t xml:space="preserve"> </w:t>
      </w:r>
      <w:r>
        <w:rPr>
          <w:rStyle w:val="RefGivenName"/>
        </w:rPr>
        <w:t xml:space="preserve">JA</w:t>
      </w:r>
      <w:r>
        <w:rPr>
          <w:shd w:val="clear" w:color="" w:fill=""/>
        </w:rPr>
        <w:t xml:space="preserve">, </w:t>
      </w:r>
      <w:r>
        <w:rPr>
          <w:rStyle w:val="RefSurName"/>
        </w:rPr>
        <w:t xml:space="preserve">Malladi</w:t>
      </w:r>
      <w:r>
        <w:rPr>
          <w:rStyle w:val="RefAuthor"/>
        </w:rPr>
        <w:t xml:space="preserve"> </w:t>
      </w:r>
      <w:r>
        <w:rPr>
          <w:rStyle w:val="RefGivenName"/>
        </w:rPr>
        <w:t xml:space="preserve">CS</w:t>
      </w:r>
      <w:r>
        <w:rPr>
          <w:shd w:val="clear" w:color="" w:fill=""/>
        </w:rPr>
        <w:t xml:space="preserve">, </w:t>
      </w:r>
      <w:r>
        <w:rPr>
          <w:rStyle w:val="RefSurName"/>
        </w:rPr>
        <w:t xml:space="preserve">Kettle</w:t>
      </w:r>
      <w:r>
        <w:rPr>
          <w:rStyle w:val="RefAuthor"/>
        </w:rPr>
        <w:t xml:space="preserve"> </w:t>
      </w:r>
      <w:r>
        <w:rPr>
          <w:rStyle w:val="RefGivenName"/>
        </w:rPr>
        <w:t xml:space="preserve">E</w:t>
      </w:r>
      <w:r>
        <w:rPr>
          <w:shd w:val="clear" w:color="" w:fill=""/>
        </w:rPr>
        <w:t xml:space="preserve">, </w:t>
      </w:r>
      <w:r>
        <w:rPr>
          <w:rStyle w:val="RefSurName"/>
        </w:rPr>
        <w:t xml:space="preserve">McCluskey</w:t>
      </w:r>
      <w:r>
        <w:rPr>
          <w:rStyle w:val="RefAuthor"/>
        </w:rPr>
        <w:t xml:space="preserve"> </w:t>
      </w:r>
      <w:r>
        <w:rPr>
          <w:rStyle w:val="RefGivenName"/>
        </w:rPr>
        <w:t xml:space="preserve">A</w:t>
      </w:r>
      <w:r>
        <w:rPr>
          <w:shd w:val="clear" w:color="" w:fill=""/>
        </w:rPr>
        <w:t xml:space="preserve">, </w:t>
      </w:r>
      <w:r>
        <w:rPr>
          <w:rStyle w:val="RefSurName"/>
        </w:rPr>
        <w:t xml:space="preserve">Robinson</w:t>
      </w:r>
      <w:r>
        <w:rPr>
          <w:rStyle w:val="RefAuthor"/>
        </w:rPr>
        <w:t xml:space="preserve"> </w:t>
      </w:r>
      <w:r>
        <w:rPr>
          <w:rStyle w:val="RefGivenName"/>
        </w:rPr>
        <w:t xml:space="preserve">PJ</w:t>
      </w:r>
      <w:r>
        <w:rPr>
          <w:shd w:val="clear" w:color="" w:fill=""/>
        </w:rPr>
        <w:t xml:space="preserve">. </w:t>
      </w:r>
      <w:r>
        <w:rPr>
          <w:rStyle w:val="RefYear"/>
        </w:rPr>
        <w:t xml:space="preserve">2012</w:t>
      </w:r>
      <w:r>
        <w:rPr>
          <w:shd w:val="clear" w:color="" w:fill=""/>
        </w:rPr>
        <w:t xml:space="preserve">. </w:t>
      </w:r>
      <w:r>
        <w:rPr>
          <w:rStyle w:val="RefArticleTitle"/>
        </w:rPr>
        <w:t xml:space="preserve">Analysis of synaptic vesicle endocytosis in synaptosomes by high-content screening</w:t>
      </w:r>
      <w:r>
        <w:rPr>
          <w:shd w:val="clear" w:color="" w:fill=""/>
        </w:rPr>
        <w:t xml:space="preserve">. </w:t>
      </w:r>
      <w:r>
        <w:rPr>
          <w:rStyle w:val=""/>
        </w:rPr>
        <w:t xml:space="preserve">Nature Protocols</w:t>
      </w:r>
      <w:r>
        <w:rPr>
          <w:shd w:val="clear" w:color="" w:fill=""/>
        </w:rPr>
        <w:t xml:space="preserve"> </w:t>
      </w:r>
      <w:r>
        <w:rPr>
          <w:rStyle w:val=""/>
        </w:rPr>
        <w:t xml:space="preserve">7</w:t>
      </w:r>
      <w:r>
        <w:rPr>
          <w:shd w:val="clear" w:color="" w:fill=""/>
        </w:rPr>
        <w:t xml:space="preserve">:</w:t>
      </w:r>
      <w:r>
        <w:rPr>
          <w:rStyle w:val="RefFPage"/>
        </w:rPr>
        <w:t xml:space="preserve">1439</w:t>
      </w:r>
      <w:r>
        <w:rPr>
          <w:shd w:val="clear" w:color="" w:fill=""/>
        </w:rPr>
        <w:t xml:space="preserve">–</w:t>
      </w:r>
      <w:r>
        <w:rPr>
          <w:rStyle w:val="RefLPage"/>
        </w:rPr>
        <w:t xml:space="preserve">1455</w:t>
      </w:r>
      <w:r>
        <w:rPr>
          <w:shd w:val="clear" w:color="" w:fill=""/>
        </w:rPr>
        <w:t xml:space="preserve">.</w:t>
      </w:r>
    </w:p>
    <w:p>
      <w:pPr>
        <w:pStyle w:val="jrnlRefText"/>
      </w:pPr>
      <w:bookmarkStart w:id="42" w:name="R29"/>
      <w:bookmarkEnd w:id="42"/>
      <w:r>
        <w:rPr>
          <w:rStyle w:val="RefSurName"/>
        </w:rPr>
        <w:t xml:space="preserve">de Graaf</w:t>
      </w:r>
      <w:r>
        <w:rPr>
          <w:rStyle w:val="RefAuthor"/>
        </w:rPr>
        <w:t xml:space="preserve"> </w:t>
      </w:r>
      <w:r>
        <w:rPr>
          <w:rStyle w:val="RefGivenName"/>
        </w:rPr>
        <w:t xml:space="preserve">EL</w:t>
      </w:r>
      <w:r>
        <w:rPr>
          <w:shd w:val="clear" w:color="" w:fill=""/>
        </w:rPr>
        <w:t xml:space="preserve">, </w:t>
      </w:r>
      <w:r>
        <w:rPr>
          <w:rStyle w:val="RefSurName"/>
        </w:rPr>
        <w:t xml:space="preserve">Giansanti</w:t>
      </w:r>
      <w:r>
        <w:rPr>
          <w:rStyle w:val="RefAuthor"/>
        </w:rPr>
        <w:t xml:space="preserve"> </w:t>
      </w:r>
      <w:r>
        <w:rPr>
          <w:rStyle w:val="RefGivenName"/>
        </w:rPr>
        <w:t xml:space="preserve">P</w:t>
      </w:r>
      <w:r>
        <w:rPr>
          <w:shd w:val="clear" w:color="" w:fill=""/>
        </w:rPr>
        <w:t xml:space="preserve">, </w:t>
      </w:r>
      <w:r>
        <w:rPr>
          <w:rStyle w:val="RefSurName"/>
        </w:rPr>
        <w:t xml:space="preserve">Altelaar</w:t>
      </w:r>
      <w:r>
        <w:rPr>
          <w:rStyle w:val="RefAuthor"/>
        </w:rPr>
        <w:t xml:space="preserve"> </w:t>
      </w:r>
      <w:r>
        <w:rPr>
          <w:rStyle w:val="RefGivenName"/>
        </w:rPr>
        <w:t xml:space="preserve">AF</w:t>
      </w:r>
      <w:r>
        <w:rPr>
          <w:shd w:val="clear" w:color="" w:fill=""/>
        </w:rPr>
        <w:t xml:space="preserve">, </w:t>
      </w:r>
      <w:r>
        <w:rPr>
          <w:rStyle w:val="RefSurName"/>
        </w:rPr>
        <w:t xml:space="preserve">Heck</w:t>
      </w:r>
      <w:r>
        <w:rPr>
          <w:rStyle w:val="RefAuthor"/>
        </w:rPr>
        <w:t xml:space="preserve"> </w:t>
      </w:r>
      <w:r>
        <w:rPr>
          <w:rStyle w:val="RefGivenName"/>
        </w:rPr>
        <w:t xml:space="preserve">AJ</w:t>
      </w:r>
      <w:r>
        <w:rPr>
          <w:shd w:val="clear" w:color="" w:fill=""/>
        </w:rPr>
        <w:t xml:space="preserve">. </w:t>
      </w:r>
      <w:r>
        <w:rPr>
          <w:rStyle w:val="RefYear"/>
        </w:rPr>
        <w:t xml:space="preserve">2014</w:t>
      </w:r>
      <w:r>
        <w:rPr>
          <w:shd w:val="clear" w:color="" w:fill=""/>
        </w:rPr>
        <w:t xml:space="preserve">. </w:t>
      </w:r>
      <w:r>
        <w:rPr>
          <w:rStyle w:val="RefArticleTitle"/>
        </w:rPr>
        <w:t xml:space="preserve">Single-step enrichment by ti4+-imac and label-free quantitation enables in-depth monitoring of phosphorylation dynamics with high reproducibility and temporal resolution</w:t>
      </w:r>
      <w:r>
        <w:rPr>
          <w:shd w:val="clear" w:color="" w:fill=""/>
        </w:rPr>
        <w:t xml:space="preserve">. </w:t>
      </w:r>
      <w:r>
        <w:rPr>
          <w:rStyle w:val=""/>
        </w:rPr>
        <w:t xml:space="preserve">Molecular &amp; Cellular Proteomics</w:t>
      </w:r>
      <w:r>
        <w:rPr>
          <w:shd w:val="clear" w:color="" w:fill=""/>
        </w:rPr>
        <w:t xml:space="preserve"> </w:t>
      </w:r>
      <w:r>
        <w:rPr>
          <w:rStyle w:val=""/>
        </w:rPr>
        <w:t xml:space="preserve">13</w:t>
      </w:r>
      <w:r>
        <w:rPr>
          <w:shd w:val="clear" w:color="" w:fill=""/>
        </w:rPr>
        <w:t xml:space="preserve">:</w:t>
      </w:r>
      <w:r>
        <w:rPr>
          <w:rStyle w:val="RefFPage"/>
        </w:rPr>
        <w:t xml:space="preserve">2426</w:t>
      </w:r>
      <w:r>
        <w:rPr>
          <w:shd w:val="clear" w:color="" w:fill=""/>
        </w:rPr>
        <w:t xml:space="preserve">–</w:t>
      </w:r>
      <w:r>
        <w:rPr>
          <w:rStyle w:val="RefLPage"/>
        </w:rPr>
        <w:t xml:space="preserve">2434</w:t>
      </w:r>
      <w:r>
        <w:rPr>
          <w:shd w:val="clear" w:color="" w:fill=""/>
        </w:rPr>
        <w:t xml:space="preserve">.</w:t>
      </w:r>
    </w:p>
    <w:p>
      <w:pPr>
        <w:pStyle w:val="jrnlRefText"/>
      </w:pPr>
      <w:bookmarkStart w:id="43" w:name="R30"/>
      <w:bookmarkEnd w:id="43"/>
      <w:r>
        <w:rPr>
          <w:rStyle w:val="RefSurName"/>
        </w:rPr>
        <w:t xml:space="preserve">Denker</w:t>
      </w:r>
      <w:r>
        <w:rPr>
          <w:rStyle w:val="RefAuthor"/>
        </w:rPr>
        <w:t xml:space="preserve"> </w:t>
      </w:r>
      <w:r>
        <w:rPr>
          <w:rStyle w:val="RefGivenName"/>
        </w:rPr>
        <w:t xml:space="preserve">A</w:t>
      </w:r>
      <w:r>
        <w:rPr>
          <w:shd w:val="clear" w:color="" w:fill=""/>
        </w:rPr>
        <w:t xml:space="preserve">, </w:t>
      </w:r>
      <w:r>
        <w:rPr>
          <w:rStyle w:val="RefSurName"/>
        </w:rPr>
        <w:t xml:space="preserve">Kröhnert</w:t>
      </w:r>
      <w:r>
        <w:rPr>
          <w:rStyle w:val="RefAuthor"/>
        </w:rPr>
        <w:t xml:space="preserve"> </w:t>
      </w:r>
      <w:r>
        <w:rPr>
          <w:rStyle w:val="RefGivenName"/>
        </w:rPr>
        <w:t xml:space="preserve">K</w:t>
      </w:r>
      <w:r>
        <w:rPr>
          <w:shd w:val="clear" w:color="" w:fill=""/>
        </w:rPr>
        <w:t xml:space="preserve">, </w:t>
      </w:r>
      <w:r>
        <w:rPr>
          <w:rStyle w:val="RefSurName"/>
        </w:rPr>
        <w:t xml:space="preserve">Bückers</w:t>
      </w:r>
      <w:r>
        <w:rPr>
          <w:rStyle w:val="RefAuthor"/>
        </w:rPr>
        <w:t xml:space="preserve"> </w:t>
      </w:r>
      <w:r>
        <w:rPr>
          <w:rStyle w:val="RefGivenName"/>
        </w:rPr>
        <w:t xml:space="preserve">J</w:t>
      </w:r>
      <w:r>
        <w:rPr>
          <w:shd w:val="clear" w:color="" w:fill=""/>
        </w:rPr>
        <w:t xml:space="preserve">, </w:t>
      </w:r>
      <w:r>
        <w:rPr>
          <w:rStyle w:val="RefSurName"/>
        </w:rPr>
        <w:t xml:space="preserve">Neher</w:t>
      </w:r>
      <w:r>
        <w:rPr>
          <w:rStyle w:val="RefAuthor"/>
        </w:rPr>
        <w:t xml:space="preserve"> </w:t>
      </w:r>
      <w:r>
        <w:rPr>
          <w:rStyle w:val="RefGivenName"/>
        </w:rPr>
        <w:t xml:space="preserve">E</w:t>
      </w:r>
      <w:r>
        <w:rPr>
          <w:shd w:val="clear" w:color="" w:fill=""/>
        </w:rPr>
        <w:t xml:space="preserve">, </w:t>
      </w:r>
      <w:r>
        <w:rPr>
          <w:rStyle w:val="RefSurName"/>
        </w:rPr>
        <w:t xml:space="preserve">Rizzoli</w:t>
      </w:r>
      <w:r>
        <w:rPr>
          <w:rStyle w:val="RefAuthor"/>
        </w:rPr>
        <w:t xml:space="preserve"> </w:t>
      </w:r>
      <w:r>
        <w:rPr>
          <w:rStyle w:val="RefGivenName"/>
        </w:rPr>
        <w:t xml:space="preserve">SO</w:t>
      </w:r>
      <w:r>
        <w:rPr>
          <w:shd w:val="clear" w:color="" w:fill=""/>
        </w:rPr>
        <w:t xml:space="preserve">. </w:t>
      </w:r>
      <w:r>
        <w:rPr>
          <w:rStyle w:val="RefYear"/>
        </w:rPr>
        <w:t xml:space="preserve">2011</w:t>
      </w:r>
      <w:r>
        <w:rPr>
          <w:shd w:val="clear" w:color="" w:fill=""/>
        </w:rPr>
        <w:t xml:space="preserve">. </w:t>
      </w:r>
      <w:r>
        <w:rPr>
          <w:rStyle w:val="RefArticleTitle"/>
        </w:rPr>
        <w:t xml:space="preserve">The reserve pool of synaptic vesicles acts as a buffer for proteins involved in synaptic vesicle recycling</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108</w:t>
      </w:r>
      <w:r>
        <w:rPr>
          <w:shd w:val="clear" w:color="" w:fill=""/>
        </w:rPr>
        <w:t xml:space="preserve">:</w:t>
      </w:r>
      <w:r>
        <w:rPr>
          <w:rStyle w:val="RefFPage"/>
        </w:rPr>
        <w:t xml:space="preserve">17183</w:t>
      </w:r>
      <w:r>
        <w:rPr>
          <w:shd w:val="clear" w:color="" w:fill=""/>
        </w:rPr>
        <w:t xml:space="preserve">–</w:t>
      </w:r>
      <w:r>
        <w:rPr>
          <w:rStyle w:val="RefLPage"/>
        </w:rPr>
        <w:t xml:space="preserve">17188</w:t>
      </w:r>
      <w:r>
        <w:rPr>
          <w:shd w:val="clear" w:color="" w:fill=""/>
        </w:rPr>
        <w:t xml:space="preserve">.</w:t>
      </w:r>
    </w:p>
    <w:p>
      <w:pPr>
        <w:pStyle w:val="jrnlRefText"/>
      </w:pPr>
      <w:bookmarkStart w:id="44" w:name="R31"/>
      <w:bookmarkEnd w:id="44"/>
      <w:r>
        <w:rPr>
          <w:rStyle w:val="RefSurName"/>
        </w:rPr>
        <w:t xml:space="preserve">Dolphin</w:t>
      </w:r>
      <w:r>
        <w:rPr>
          <w:rStyle w:val="RefAuthor"/>
        </w:rPr>
        <w:t xml:space="preserve"> </w:t>
      </w:r>
      <w:r>
        <w:rPr>
          <w:rStyle w:val="RefGivenName"/>
        </w:rPr>
        <w:t xml:space="preserve">AC</w:t>
      </w:r>
      <w:r>
        <w:rPr>
          <w:shd w:val="clear" w:color="" w:fill=""/>
        </w:rPr>
        <w:t xml:space="preserve">, </w:t>
      </w:r>
      <w:r>
        <w:rPr>
          <w:rStyle w:val="RefSurName"/>
        </w:rPr>
        <w:t xml:space="preserve">Greengard</w:t>
      </w:r>
      <w:r>
        <w:rPr>
          <w:rStyle w:val="RefAuthor"/>
        </w:rPr>
        <w:t xml:space="preserve"> </w:t>
      </w:r>
      <w:r>
        <w:rPr>
          <w:rStyle w:val="RefGivenName"/>
        </w:rPr>
        <w:t xml:space="preserve">P</w:t>
      </w:r>
      <w:r>
        <w:rPr>
          <w:shd w:val="clear" w:color="" w:fill=""/>
        </w:rPr>
        <w:t xml:space="preserve">. </w:t>
      </w:r>
      <w:r>
        <w:rPr>
          <w:rStyle w:val="RefYear"/>
        </w:rPr>
        <w:t xml:space="preserve">1981</w:t>
      </w:r>
      <w:r>
        <w:rPr>
          <w:shd w:val="clear" w:color="" w:fill=""/>
        </w:rPr>
        <w:t xml:space="preserve">. </w:t>
      </w:r>
      <w:r>
        <w:rPr>
          <w:rStyle w:val="RefArticleTitle"/>
        </w:rPr>
        <w:t xml:space="preserve">Serotonin stimulates phosphorylation of protein I in the facial motor nucleus of rat brain</w:t>
      </w:r>
      <w:r>
        <w:rPr>
          <w:shd w:val="clear" w:color="" w:fill=""/>
        </w:rPr>
        <w:t xml:space="preserve">. </w:t>
      </w:r>
      <w:r>
        <w:rPr>
          <w:rStyle w:val=""/>
        </w:rPr>
        <w:t xml:space="preserve">Nature</w:t>
      </w:r>
      <w:r>
        <w:rPr>
          <w:shd w:val="clear" w:color="" w:fill=""/>
        </w:rPr>
        <w:t xml:space="preserve"> </w:t>
      </w:r>
      <w:r>
        <w:rPr>
          <w:rStyle w:val=""/>
        </w:rPr>
        <w:t xml:space="preserve">289</w:t>
      </w:r>
      <w:r>
        <w:rPr>
          <w:shd w:val="clear" w:color="" w:fill=""/>
        </w:rPr>
        <w:t xml:space="preserve">:</w:t>
      </w:r>
      <w:r>
        <w:rPr>
          <w:rStyle w:val="RefFPage"/>
        </w:rPr>
        <w:t xml:space="preserve">76</w:t>
      </w:r>
      <w:r>
        <w:rPr>
          <w:shd w:val="clear" w:color="" w:fill=""/>
        </w:rPr>
        <w:t xml:space="preserve">–</w:t>
      </w:r>
      <w:r>
        <w:rPr>
          <w:rStyle w:val="RefLPage"/>
        </w:rPr>
        <w:t xml:space="preserve">79</w:t>
      </w:r>
      <w:r>
        <w:rPr>
          <w:shd w:val="clear" w:color="" w:fill=""/>
        </w:rPr>
        <w:t xml:space="preserve"> .</w:t>
      </w:r>
    </w:p>
    <w:p>
      <w:pPr>
        <w:pStyle w:val="jrnlRefText"/>
      </w:pPr>
      <w:bookmarkStart w:id="45" w:name="R32"/>
      <w:bookmarkEnd w:id="45"/>
      <w:r>
        <w:rPr>
          <w:rStyle w:val="RefSurName"/>
        </w:rPr>
        <w:t xml:space="preserve">Ferguson</w:t>
      </w:r>
      <w:r>
        <w:rPr>
          <w:rStyle w:val="RefAuthor"/>
        </w:rPr>
        <w:t xml:space="preserve"> </w:t>
      </w:r>
      <w:r>
        <w:rPr>
          <w:rStyle w:val="RefGivenName"/>
        </w:rPr>
        <w:t xml:space="preserve">GD</w:t>
      </w:r>
      <w:r>
        <w:rPr>
          <w:shd w:val="clear" w:color="" w:fill=""/>
        </w:rPr>
        <w:t xml:space="preserve">, </w:t>
      </w:r>
      <w:r>
        <w:rPr>
          <w:rStyle w:val="RefSurName"/>
        </w:rPr>
        <w:t xml:space="preserve">Storm</w:t>
      </w:r>
      <w:r>
        <w:rPr>
          <w:rStyle w:val="RefAuthor"/>
        </w:rPr>
        <w:t xml:space="preserve"> </w:t>
      </w:r>
      <w:r>
        <w:rPr>
          <w:rStyle w:val="RefGivenName"/>
        </w:rPr>
        <w:t xml:space="preserve">DR</w:t>
      </w:r>
      <w:r>
        <w:rPr>
          <w:shd w:val="clear" w:color="" w:fill=""/>
        </w:rPr>
        <w:t xml:space="preserve">. </w:t>
      </w:r>
      <w:r>
        <w:rPr>
          <w:rStyle w:val="RefYear"/>
        </w:rPr>
        <w:t xml:space="preserve">2004</w:t>
      </w:r>
      <w:r>
        <w:rPr>
          <w:shd w:val="clear" w:color="" w:fill=""/>
        </w:rPr>
        <w:t xml:space="preserve">. </w:t>
      </w:r>
      <w:r>
        <w:rPr>
          <w:rStyle w:val="RefArticleTitle"/>
        </w:rPr>
        <w:t xml:space="preserve">Why calcium-stimulated adenylyl cyclases?</w:t>
      </w:r>
      <w:r>
        <w:rPr>
          <w:shd w:val="clear" w:color="" w:fill=""/>
        </w:rPr>
        <w:t xml:space="preserve"> </w:t>
      </w:r>
      <w:r>
        <w:rPr>
          <w:rStyle w:val=""/>
        </w:rPr>
        <w:t xml:space="preserve">Physiology</w:t>
      </w:r>
      <w:r>
        <w:rPr>
          <w:shd w:val="clear" w:color="" w:fill=""/>
        </w:rPr>
        <w:t xml:space="preserve"> </w:t>
      </w:r>
      <w:r>
        <w:rPr>
          <w:rStyle w:val=""/>
        </w:rPr>
        <w:t xml:space="preserve">19</w:t>
      </w:r>
      <w:r>
        <w:rPr>
          <w:shd w:val="clear" w:color="" w:fill=""/>
        </w:rPr>
        <w:t xml:space="preserve">:</w:t>
      </w:r>
      <w:r>
        <w:rPr>
          <w:rStyle w:val="RefFPage"/>
        </w:rPr>
        <w:t xml:space="preserve">271</w:t>
      </w:r>
      <w:r>
        <w:rPr>
          <w:shd w:val="clear" w:color="" w:fill=""/>
        </w:rPr>
        <w:t xml:space="preserve">–</w:t>
      </w:r>
      <w:r>
        <w:rPr>
          <w:rStyle w:val="RefLPage"/>
        </w:rPr>
        <w:t xml:space="preserve">276</w:t>
      </w:r>
      <w:r>
        <w:rPr>
          <w:shd w:val="clear" w:color="" w:fill=""/>
        </w:rPr>
        <w:t xml:space="preserve">.</w:t>
      </w:r>
    </w:p>
    <w:p>
      <w:pPr>
        <w:pStyle w:val="jrnlRefText"/>
      </w:pPr>
      <w:bookmarkStart w:id="46" w:name="R33"/>
      <w:bookmarkEnd w:id="46"/>
      <w:r>
        <w:rPr>
          <w:rStyle w:val="RefSurName"/>
        </w:rPr>
        <w:t xml:space="preserve">Ferreon</w:t>
      </w:r>
      <w:r>
        <w:rPr>
          <w:rStyle w:val="RefAuthor"/>
        </w:rPr>
        <w:t xml:space="preserve"> </w:t>
      </w:r>
      <w:r>
        <w:rPr>
          <w:rStyle w:val="RefGivenName"/>
        </w:rPr>
        <w:t xml:space="preserve">JC</w:t>
      </w:r>
      <w:r>
        <w:rPr>
          <w:shd w:val="clear" w:color="" w:fill=""/>
        </w:rPr>
        <w:t xml:space="preserve">, </w:t>
      </w:r>
      <w:r>
        <w:rPr>
          <w:rStyle w:val="RefSurName"/>
        </w:rPr>
        <w:t xml:space="preserve">Lee</w:t>
      </w:r>
      <w:r>
        <w:rPr>
          <w:rStyle w:val="RefAuthor"/>
        </w:rPr>
        <w:t xml:space="preserve"> </w:t>
      </w:r>
      <w:r>
        <w:rPr>
          <w:rStyle w:val="RefGivenName"/>
        </w:rPr>
        <w:t xml:space="preserve">CW</w:t>
      </w:r>
      <w:r>
        <w:rPr>
          <w:shd w:val="clear" w:color="" w:fill=""/>
        </w:rPr>
        <w:t xml:space="preserve">, </w:t>
      </w:r>
      <w:r>
        <w:rPr>
          <w:rStyle w:val="RefSurName"/>
        </w:rPr>
        <w:t xml:space="preserve">Arai</w:t>
      </w:r>
      <w:r>
        <w:rPr>
          <w:rStyle w:val="RefAuthor"/>
        </w:rPr>
        <w:t xml:space="preserve"> </w:t>
      </w:r>
      <w:r>
        <w:rPr>
          <w:rStyle w:val="RefGivenName"/>
        </w:rPr>
        <w:t xml:space="preserve">M</w:t>
      </w:r>
      <w:r>
        <w:rPr>
          <w:shd w:val="clear" w:color="" w:fill=""/>
        </w:rPr>
        <w:t xml:space="preserve">, </w:t>
      </w:r>
      <w:r>
        <w:rPr>
          <w:rStyle w:val="RefSurName"/>
        </w:rPr>
        <w:t xml:space="preserve">Martinez-Yamout</w:t>
      </w:r>
      <w:r>
        <w:rPr>
          <w:rStyle w:val="RefAuthor"/>
        </w:rPr>
        <w:t xml:space="preserve"> </w:t>
      </w:r>
      <w:r>
        <w:rPr>
          <w:rStyle w:val="RefGivenName"/>
        </w:rPr>
        <w:t xml:space="preserve">MA</w:t>
      </w:r>
      <w:r>
        <w:rPr>
          <w:shd w:val="clear" w:color="" w:fill=""/>
        </w:rPr>
        <w:t xml:space="preserve">, </w:t>
      </w:r>
      <w:r>
        <w:rPr>
          <w:rStyle w:val="RefSurName"/>
        </w:rPr>
        <w:t xml:space="preserve">Dyson</w:t>
      </w:r>
      <w:r>
        <w:rPr>
          <w:rStyle w:val="RefAuthor"/>
        </w:rPr>
        <w:t xml:space="preserve"> </w:t>
      </w:r>
      <w:r>
        <w:rPr>
          <w:rStyle w:val="RefGivenName"/>
        </w:rPr>
        <w:t xml:space="preserve">HJ</w:t>
      </w:r>
      <w:r>
        <w:rPr>
          <w:shd w:val="clear" w:color="" w:fill=""/>
        </w:rPr>
        <w:t xml:space="preserve">, </w:t>
      </w:r>
      <w:r>
        <w:rPr>
          <w:rStyle w:val="RefSurName"/>
        </w:rPr>
        <w:t xml:space="preserve">Wright</w:t>
      </w:r>
      <w:r>
        <w:rPr>
          <w:rStyle w:val="RefAuthor"/>
        </w:rPr>
        <w:t xml:space="preserve"> </w:t>
      </w:r>
      <w:r>
        <w:rPr>
          <w:rStyle w:val="RefGivenName"/>
        </w:rPr>
        <w:t xml:space="preserve">PE</w:t>
      </w:r>
      <w:r>
        <w:rPr>
          <w:shd w:val="clear" w:color="" w:fill=""/>
        </w:rPr>
        <w:t xml:space="preserve">. </w:t>
      </w:r>
      <w:r>
        <w:rPr>
          <w:rStyle w:val="RefYear"/>
        </w:rPr>
        <w:t xml:space="preserve">2009</w:t>
      </w:r>
      <w:r>
        <w:rPr>
          <w:shd w:val="clear" w:color="" w:fill=""/>
        </w:rPr>
        <w:t xml:space="preserve">. </w:t>
      </w:r>
      <w:r>
        <w:rPr>
          <w:rStyle w:val="RefArticleTitle"/>
        </w:rPr>
        <w:t xml:space="preserve">Cooperative regulation of p53 by modulation of ternary complex formation with cbp/p300 and HDM2</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106</w:t>
      </w:r>
      <w:r>
        <w:rPr>
          <w:shd w:val="clear" w:color="" w:fill=""/>
        </w:rPr>
        <w:t xml:space="preserve">:</w:t>
      </w:r>
      <w:r>
        <w:rPr>
          <w:rStyle w:val="RefFPage"/>
        </w:rPr>
        <w:t xml:space="preserve">6591</w:t>
      </w:r>
      <w:r>
        <w:rPr>
          <w:shd w:val="clear" w:color="" w:fill=""/>
        </w:rPr>
        <w:t xml:space="preserve">–</w:t>
      </w:r>
      <w:r>
        <w:rPr>
          <w:rStyle w:val="RefLPage"/>
        </w:rPr>
        <w:t xml:space="preserve">6596</w:t>
      </w:r>
      <w:r>
        <w:rPr>
          <w:shd w:val="clear" w:color="" w:fill=""/>
        </w:rPr>
        <w:t xml:space="preserve">.</w:t>
      </w:r>
    </w:p>
    <w:p>
      <w:pPr>
        <w:pStyle w:val="jrnlRefText"/>
      </w:pPr>
      <w:bookmarkStart w:id="47" w:name="R34"/>
      <w:bookmarkEnd w:id="47"/>
      <w:r>
        <w:rPr>
          <w:rStyle w:val="RefSurName"/>
        </w:rPr>
        <w:t xml:space="preserve">Filiou</w:t>
      </w:r>
      <w:r>
        <w:rPr>
          <w:rStyle w:val="RefAuthor"/>
        </w:rPr>
        <w:t xml:space="preserve"> </w:t>
      </w:r>
      <w:r>
        <w:rPr>
          <w:rStyle w:val="RefGivenName"/>
        </w:rPr>
        <w:t xml:space="preserve">MD</w:t>
      </w:r>
      <w:r>
        <w:rPr>
          <w:shd w:val="clear" w:color="" w:fill=""/>
        </w:rPr>
        <w:t xml:space="preserve">, </w:t>
      </w:r>
      <w:r>
        <w:rPr>
          <w:rStyle w:val="RefSurName"/>
        </w:rPr>
        <w:t xml:space="preserve">Bisle</w:t>
      </w:r>
      <w:r>
        <w:rPr>
          <w:rStyle w:val="RefAuthor"/>
        </w:rPr>
        <w:t xml:space="preserve"> </w:t>
      </w:r>
      <w:r>
        <w:rPr>
          <w:rStyle w:val="RefGivenName"/>
        </w:rPr>
        <w:t xml:space="preserve">B</w:t>
      </w:r>
      <w:r>
        <w:rPr>
          <w:shd w:val="clear" w:color="" w:fill=""/>
        </w:rPr>
        <w:t xml:space="preserve">, </w:t>
      </w:r>
      <w:r>
        <w:rPr>
          <w:rStyle w:val="RefSurName"/>
        </w:rPr>
        <w:t xml:space="preserve">Reckow</w:t>
      </w:r>
      <w:r>
        <w:rPr>
          <w:rStyle w:val="RefAuthor"/>
        </w:rPr>
        <w:t xml:space="preserve"> </w:t>
      </w:r>
      <w:r>
        <w:rPr>
          <w:rStyle w:val="RefGivenName"/>
        </w:rPr>
        <w:t xml:space="preserve">S</w:t>
      </w:r>
      <w:r>
        <w:rPr>
          <w:shd w:val="clear" w:color="" w:fill=""/>
        </w:rPr>
        <w:t xml:space="preserve">, </w:t>
      </w:r>
      <w:r>
        <w:rPr>
          <w:rStyle w:val="RefSurName"/>
        </w:rPr>
        <w:t xml:space="preserve">Teplytska</w:t>
      </w:r>
      <w:r>
        <w:rPr>
          <w:rStyle w:val="RefAuthor"/>
        </w:rPr>
        <w:t xml:space="preserve"> </w:t>
      </w:r>
      <w:r>
        <w:rPr>
          <w:rStyle w:val="RefGivenName"/>
        </w:rPr>
        <w:t xml:space="preserve">L</w:t>
      </w:r>
      <w:r>
        <w:rPr>
          <w:shd w:val="clear" w:color="" w:fill=""/>
        </w:rPr>
        <w:t xml:space="preserve">, </w:t>
      </w:r>
      <w:r>
        <w:rPr>
          <w:rStyle w:val="RefSurName"/>
        </w:rPr>
        <w:t xml:space="preserve">Maccarrone</w:t>
      </w:r>
      <w:r>
        <w:rPr>
          <w:rStyle w:val="RefAuthor"/>
        </w:rPr>
        <w:t xml:space="preserve"> </w:t>
      </w:r>
      <w:r>
        <w:rPr>
          <w:rStyle w:val="RefGivenName"/>
        </w:rPr>
        <w:t xml:space="preserve">G</w:t>
      </w:r>
      <w:r>
        <w:rPr>
          <w:shd w:val="clear" w:color="" w:fill=""/>
        </w:rPr>
        <w:t xml:space="preserve">, </w:t>
      </w:r>
      <w:r>
        <w:rPr>
          <w:rStyle w:val="RefSurName"/>
        </w:rPr>
        <w:t xml:space="preserve">Turck</w:t>
      </w:r>
      <w:r>
        <w:rPr>
          <w:rStyle w:val="RefAuthor"/>
        </w:rPr>
        <w:t xml:space="preserve"> </w:t>
      </w:r>
      <w:r>
        <w:rPr>
          <w:rStyle w:val="RefGivenName"/>
        </w:rPr>
        <w:t xml:space="preserve">CW</w:t>
      </w:r>
      <w:r>
        <w:rPr>
          <w:shd w:val="clear" w:color="" w:fill=""/>
        </w:rPr>
        <w:t xml:space="preserve">. </w:t>
      </w:r>
      <w:r>
        <w:rPr>
          <w:rStyle w:val="RefYear"/>
        </w:rPr>
        <w:t xml:space="preserve">2010</w:t>
      </w:r>
      <w:r>
        <w:rPr>
          <w:shd w:val="clear" w:color="" w:fill=""/>
        </w:rPr>
        <w:t xml:space="preserve">. </w:t>
      </w:r>
      <w:r>
        <w:rPr>
          <w:rStyle w:val="RefArticleTitle"/>
        </w:rPr>
        <w:t xml:space="preserve">Profiling of mouse synaptosome proteome and phosphoproteome by IEF</w:t>
      </w:r>
      <w:r>
        <w:rPr>
          <w:shd w:val="clear" w:color="" w:fill=""/>
        </w:rPr>
        <w:t xml:space="preserve">. </w:t>
      </w:r>
      <w:r>
        <w:rPr>
          <w:rStyle w:val=""/>
        </w:rPr>
        <w:t xml:space="preserve">Electrophoresis</w:t>
      </w:r>
      <w:r>
        <w:rPr>
          <w:shd w:val="clear" w:color="" w:fill=""/>
        </w:rPr>
        <w:t xml:space="preserve"> </w:t>
      </w:r>
      <w:r>
        <w:rPr>
          <w:rStyle w:val=""/>
        </w:rPr>
        <w:t xml:space="preserve">31</w:t>
      </w:r>
      <w:r>
        <w:rPr>
          <w:shd w:val="clear" w:color="" w:fill=""/>
        </w:rPr>
        <w:t xml:space="preserve">:</w:t>
      </w:r>
      <w:r>
        <w:rPr>
          <w:rStyle w:val="RefFPage"/>
        </w:rPr>
        <w:t xml:space="preserve">1294</w:t>
      </w:r>
      <w:r>
        <w:rPr>
          <w:shd w:val="clear" w:color="" w:fill=""/>
        </w:rPr>
        <w:t xml:space="preserve">–</w:t>
      </w:r>
      <w:r>
        <w:rPr>
          <w:rStyle w:val="RefLPage"/>
        </w:rPr>
        <w:t xml:space="preserve">1301</w:t>
      </w:r>
      <w:r>
        <w:rPr>
          <w:shd w:val="clear" w:color="" w:fill=""/>
        </w:rPr>
        <w:t xml:space="preserve">.</w:t>
      </w:r>
    </w:p>
    <w:p>
      <w:pPr>
        <w:pStyle w:val="jrnlRefText"/>
      </w:pPr>
      <w:bookmarkStart w:id="48" w:name="R35"/>
      <w:bookmarkEnd w:id="48"/>
      <w:r>
        <w:rPr>
          <w:rStyle w:val="RefSurName"/>
        </w:rPr>
        <w:t xml:space="preserve">Fischer von Mollard</w:t>
      </w:r>
      <w:r>
        <w:rPr>
          <w:rStyle w:val="RefAuthor"/>
        </w:rPr>
        <w:t xml:space="preserve"> </w:t>
      </w:r>
      <w:r>
        <w:rPr>
          <w:rStyle w:val="RefGivenName"/>
        </w:rPr>
        <w:t xml:space="preserve">G</w:t>
      </w:r>
      <w:r>
        <w:rPr>
          <w:shd w:val="clear" w:color="" w:fill=""/>
        </w:rPr>
        <w:t xml:space="preserve">, </w:t>
      </w:r>
      <w:r>
        <w:rPr>
          <w:rStyle w:val="RefSurName"/>
        </w:rPr>
        <w:t xml:space="preserve">Südhof</w:t>
      </w:r>
      <w:r>
        <w:rPr>
          <w:rStyle w:val="RefAuthor"/>
        </w:rPr>
        <w:t xml:space="preserve"> </w:t>
      </w:r>
      <w:r>
        <w:rPr>
          <w:rStyle w:val="RefGivenName"/>
        </w:rPr>
        <w:t xml:space="preserve">TC</w:t>
      </w:r>
      <w:r>
        <w:rPr>
          <w:shd w:val="clear" w:color="" w:fill=""/>
        </w:rPr>
        <w:t xml:space="preserve">, </w:t>
      </w:r>
      <w:r>
        <w:rPr>
          <w:rStyle w:val="RefSurName"/>
        </w:rPr>
        <w:t xml:space="preserve">Jahn</w:t>
      </w:r>
      <w:r>
        <w:rPr>
          <w:rStyle w:val="RefAuthor"/>
        </w:rPr>
        <w:t xml:space="preserve"> </w:t>
      </w:r>
      <w:r>
        <w:rPr>
          <w:rStyle w:val="RefGivenName"/>
        </w:rPr>
        <w:t xml:space="preserve">R</w:t>
      </w:r>
      <w:r>
        <w:rPr>
          <w:shd w:val="clear" w:color="" w:fill=""/>
        </w:rPr>
        <w:t xml:space="preserve">. </w:t>
      </w:r>
      <w:r>
        <w:rPr>
          <w:rStyle w:val="RefYear"/>
        </w:rPr>
        <w:t xml:space="preserve">1991</w:t>
      </w:r>
      <w:r>
        <w:rPr>
          <w:shd w:val="clear" w:color="" w:fill=""/>
        </w:rPr>
        <w:t xml:space="preserve">. </w:t>
      </w:r>
      <w:r>
        <w:rPr>
          <w:rStyle w:val="RefArticleTitle"/>
        </w:rPr>
        <w:t xml:space="preserve">A small gtp-binding protein dissociates from synaptic vesicles during exocytosis</w:t>
      </w:r>
      <w:r>
        <w:rPr>
          <w:shd w:val="clear" w:color="" w:fill=""/>
        </w:rPr>
        <w:t xml:space="preserve">. </w:t>
      </w:r>
      <w:r>
        <w:rPr>
          <w:rStyle w:val=""/>
        </w:rPr>
        <w:t xml:space="preserve">Nature</w:t>
      </w:r>
      <w:r>
        <w:rPr>
          <w:shd w:val="clear" w:color="" w:fill=""/>
        </w:rPr>
        <w:t xml:space="preserve"> </w:t>
      </w:r>
      <w:r>
        <w:rPr>
          <w:rStyle w:val=""/>
        </w:rPr>
        <w:t xml:space="preserve">349</w:t>
      </w:r>
      <w:r>
        <w:rPr>
          <w:shd w:val="clear" w:color="" w:fill=""/>
        </w:rPr>
        <w:t xml:space="preserve">:</w:t>
      </w:r>
      <w:r>
        <w:rPr>
          <w:rStyle w:val="RefFPage"/>
        </w:rPr>
        <w:t xml:space="preserve">79</w:t>
      </w:r>
      <w:r>
        <w:rPr>
          <w:shd w:val="clear" w:color="" w:fill=""/>
        </w:rPr>
        <w:t xml:space="preserve">–</w:t>
      </w:r>
      <w:r>
        <w:rPr>
          <w:rStyle w:val="RefLPage"/>
        </w:rPr>
        <w:t xml:space="preserve">81</w:t>
      </w:r>
      <w:r>
        <w:rPr>
          <w:shd w:val="clear" w:color="" w:fill=""/>
        </w:rPr>
        <w:t xml:space="preserve">.</w:t>
      </w:r>
    </w:p>
    <w:p>
      <w:pPr>
        <w:pStyle w:val="jrnlRefText"/>
      </w:pPr>
      <w:bookmarkStart w:id="49" w:name="R36"/>
      <w:bookmarkEnd w:id="49"/>
      <w:r>
        <w:rPr>
          <w:rStyle w:val="RefSurName"/>
        </w:rPr>
        <w:t xml:space="preserve">Gao</w:t>
      </w:r>
      <w:r>
        <w:rPr>
          <w:rStyle w:val="RefAuthor"/>
        </w:rPr>
        <w:t xml:space="preserve"> </w:t>
      </w:r>
      <w:r>
        <w:rPr>
          <w:rStyle w:val="RefGivenName"/>
        </w:rPr>
        <w:t xml:space="preserve">J</w:t>
      </w:r>
      <w:r>
        <w:rPr>
          <w:shd w:val="clear" w:color="" w:fill=""/>
        </w:rPr>
        <w:t xml:space="preserve">, </w:t>
      </w:r>
      <w:r>
        <w:rPr>
          <w:rStyle w:val="RefSurName"/>
        </w:rPr>
        <w:t xml:space="preserve">Hirata</w:t>
      </w:r>
      <w:r>
        <w:rPr>
          <w:rStyle w:val="RefAuthor"/>
        </w:rPr>
        <w:t xml:space="preserve"> </w:t>
      </w:r>
      <w:r>
        <w:rPr>
          <w:rStyle w:val="RefGivenName"/>
        </w:rPr>
        <w:t xml:space="preserve">M</w:t>
      </w:r>
      <w:r>
        <w:rPr>
          <w:shd w:val="clear" w:color="" w:fill=""/>
        </w:rPr>
        <w:t xml:space="preserve">, </w:t>
      </w:r>
      <w:r>
        <w:rPr>
          <w:rStyle w:val="RefSurName"/>
        </w:rPr>
        <w:t xml:space="preserve">Mizokami</w:t>
      </w:r>
      <w:r>
        <w:rPr>
          <w:rStyle w:val="RefAuthor"/>
        </w:rPr>
        <w:t xml:space="preserve"> </w:t>
      </w:r>
      <w:r>
        <w:rPr>
          <w:rStyle w:val="RefGivenName"/>
        </w:rPr>
        <w:t xml:space="preserve">A</w:t>
      </w:r>
      <w:r>
        <w:rPr>
          <w:shd w:val="clear" w:color="" w:fill=""/>
        </w:rPr>
        <w:t xml:space="preserve">, </w:t>
      </w:r>
      <w:r>
        <w:rPr>
          <w:rStyle w:val="RefSurName"/>
        </w:rPr>
        <w:t xml:space="preserve">Zhao</w:t>
      </w:r>
      <w:r>
        <w:rPr>
          <w:rStyle w:val="RefAuthor"/>
        </w:rPr>
        <w:t xml:space="preserve"> </w:t>
      </w:r>
      <w:r>
        <w:rPr>
          <w:rStyle w:val="RefGivenName"/>
        </w:rPr>
        <w:t xml:space="preserve">J</w:t>
      </w:r>
      <w:r>
        <w:rPr>
          <w:shd w:val="clear" w:color="" w:fill=""/>
        </w:rPr>
        <w:t xml:space="preserve">, </w:t>
      </w:r>
      <w:r>
        <w:rPr>
          <w:rStyle w:val="RefSurName"/>
        </w:rPr>
        <w:t xml:space="preserve">Takahashi</w:t>
      </w:r>
      <w:r>
        <w:rPr>
          <w:rStyle w:val="RefAuthor"/>
        </w:rPr>
        <w:t xml:space="preserve"> </w:t>
      </w:r>
      <w:r>
        <w:rPr>
          <w:rStyle w:val="RefGivenName"/>
        </w:rPr>
        <w:t xml:space="preserve">I</w:t>
      </w:r>
      <w:r>
        <w:rPr>
          <w:shd w:val="clear" w:color="" w:fill=""/>
        </w:rPr>
        <w:t xml:space="preserve">, </w:t>
      </w:r>
      <w:r>
        <w:rPr>
          <w:rStyle w:val="RefSurName"/>
        </w:rPr>
        <w:t xml:space="preserve">Takeuchi</w:t>
      </w:r>
      <w:r>
        <w:rPr>
          <w:rStyle w:val="RefAuthor"/>
        </w:rPr>
        <w:t xml:space="preserve"> </w:t>
      </w:r>
      <w:r>
        <w:rPr>
          <w:rStyle w:val="RefGivenName"/>
        </w:rPr>
        <w:t xml:space="preserve">H</w:t>
      </w:r>
      <w:r>
        <w:rPr>
          <w:shd w:val="clear" w:color="" w:fill=""/>
        </w:rPr>
        <w:t xml:space="preserve">, </w:t>
      </w:r>
      <w:r>
        <w:rPr>
          <w:rStyle w:val="RefSurName"/>
        </w:rPr>
        <w:t xml:space="preserve">Hirata</w:t>
      </w:r>
      <w:r>
        <w:rPr>
          <w:rStyle w:val="RefAuthor"/>
        </w:rPr>
        <w:t xml:space="preserve"> </w:t>
      </w:r>
      <w:r>
        <w:rPr>
          <w:rStyle w:val="RefGivenName"/>
        </w:rPr>
        <w:t xml:space="preserve">M</w:t>
      </w:r>
      <w:r>
        <w:rPr>
          <w:shd w:val="clear" w:color="" w:fill=""/>
        </w:rPr>
        <w:t xml:space="preserve">. </w:t>
      </w:r>
      <w:r>
        <w:rPr>
          <w:rStyle w:val="RefYear"/>
        </w:rPr>
        <w:t xml:space="preserve">2016</w:t>
      </w:r>
      <w:r>
        <w:rPr>
          <w:shd w:val="clear" w:color="" w:fill=""/>
        </w:rPr>
        <w:t xml:space="preserve">. </w:t>
      </w:r>
      <w:r>
        <w:rPr>
          <w:rStyle w:val="RefArticleTitle"/>
        </w:rPr>
        <w:t xml:space="preserve">Differential role of SNAP-25 phosphorylation by protein kinases A and C in the regulation of SNARE complex formation and exocytosis in PC12 cells</w:t>
      </w:r>
      <w:r>
        <w:rPr>
          <w:shd w:val="clear" w:color="" w:fill=""/>
        </w:rPr>
        <w:t xml:space="preserve">. </w:t>
      </w:r>
      <w:r>
        <w:rPr>
          <w:rStyle w:val=""/>
        </w:rPr>
        <w:t xml:space="preserve">Cellular Signalling</w:t>
      </w:r>
      <w:r>
        <w:rPr>
          <w:shd w:val="clear" w:color="" w:fill=""/>
        </w:rPr>
        <w:t xml:space="preserve"> </w:t>
      </w:r>
      <w:r>
        <w:rPr>
          <w:rStyle w:val=""/>
        </w:rPr>
        <w:t xml:space="preserve">28</w:t>
      </w:r>
      <w:r>
        <w:rPr>
          <w:shd w:val="clear" w:color="" w:fill=""/>
        </w:rPr>
        <w:t xml:space="preserve">:</w:t>
      </w:r>
      <w:r>
        <w:rPr>
          <w:rStyle w:val="RefFPage"/>
        </w:rPr>
        <w:t xml:space="preserve">425</w:t>
      </w:r>
      <w:r>
        <w:rPr>
          <w:shd w:val="clear" w:color="" w:fill=""/>
        </w:rPr>
        <w:t xml:space="preserve">–</w:t>
      </w:r>
      <w:r>
        <w:rPr>
          <w:rStyle w:val="RefLPage"/>
        </w:rPr>
        <w:t xml:space="preserve">437</w:t>
      </w:r>
      <w:r>
        <w:rPr>
          <w:shd w:val="clear" w:color="" w:fill=""/>
        </w:rPr>
        <w:t xml:space="preserve">.</w:t>
      </w:r>
    </w:p>
    <w:p>
      <w:pPr>
        <w:pStyle w:val="jrnlRefText"/>
      </w:pPr>
      <w:bookmarkStart w:id="50" w:name="R37"/>
      <w:bookmarkEnd w:id="50"/>
      <w:r>
        <w:rPr>
          <w:rStyle w:val="RefSurName"/>
        </w:rPr>
        <w:t xml:space="preserve">Giansanti</w:t>
      </w:r>
      <w:r>
        <w:rPr>
          <w:rStyle w:val="RefAuthor"/>
        </w:rPr>
        <w:t xml:space="preserve"> </w:t>
      </w:r>
      <w:r>
        <w:rPr>
          <w:rStyle w:val="RefGivenName"/>
        </w:rPr>
        <w:t xml:space="preserve">P</w:t>
      </w:r>
      <w:r>
        <w:rPr>
          <w:shd w:val="clear" w:color="" w:fill=""/>
        </w:rPr>
        <w:t xml:space="preserve">, </w:t>
      </w:r>
      <w:r>
        <w:rPr>
          <w:rStyle w:val="RefSurName"/>
        </w:rPr>
        <w:t xml:space="preserve">Aye</w:t>
      </w:r>
      <w:r>
        <w:rPr>
          <w:rStyle w:val="RefAuthor"/>
        </w:rPr>
        <w:t xml:space="preserve"> </w:t>
      </w:r>
      <w:r>
        <w:rPr>
          <w:rStyle w:val="RefGivenName"/>
        </w:rPr>
        <w:t xml:space="preserve">TT</w:t>
      </w:r>
      <w:r>
        <w:rPr>
          <w:shd w:val="clear" w:color="" w:fill=""/>
        </w:rPr>
        <w:t xml:space="preserve">, </w:t>
      </w:r>
      <w:r>
        <w:rPr>
          <w:rStyle w:val="RefSurName"/>
        </w:rPr>
        <w:t xml:space="preserve">van den Toorn</w:t>
      </w:r>
      <w:r>
        <w:rPr>
          <w:rStyle w:val="RefAuthor"/>
        </w:rPr>
        <w:t xml:space="preserve"> </w:t>
      </w:r>
      <w:r>
        <w:rPr>
          <w:rStyle w:val="RefGivenName"/>
        </w:rPr>
        <w:t xml:space="preserve">H</w:t>
      </w:r>
      <w:r>
        <w:rPr>
          <w:shd w:val="clear" w:color="" w:fill=""/>
        </w:rPr>
        <w:t xml:space="preserve">, </w:t>
      </w:r>
      <w:r>
        <w:rPr>
          <w:rStyle w:val="RefSurName"/>
        </w:rPr>
        <w:t xml:space="preserve">Peng</w:t>
      </w:r>
      <w:r>
        <w:rPr>
          <w:rStyle w:val="RefAuthor"/>
        </w:rPr>
        <w:t xml:space="preserve"> </w:t>
      </w:r>
      <w:r>
        <w:rPr>
          <w:rStyle w:val="RefGivenName"/>
        </w:rPr>
        <w:t xml:space="preserve">M</w:t>
      </w:r>
      <w:r>
        <w:rPr>
          <w:shd w:val="clear" w:color="" w:fill=""/>
        </w:rPr>
        <w:t xml:space="preserve">, </w:t>
      </w:r>
      <w:r>
        <w:rPr>
          <w:rStyle w:val="RefSurName"/>
        </w:rPr>
        <w:t xml:space="preserve">van Breukelen</w:t>
      </w:r>
      <w:r>
        <w:rPr>
          <w:rStyle w:val="RefAuthor"/>
        </w:rPr>
        <w:t xml:space="preserve"> </w:t>
      </w:r>
      <w:r>
        <w:rPr>
          <w:rStyle w:val="RefGivenName"/>
        </w:rPr>
        <w:t xml:space="preserve">B</w:t>
      </w:r>
      <w:r>
        <w:rPr>
          <w:shd w:val="clear" w:color="" w:fill=""/>
        </w:rPr>
        <w:t xml:space="preserve">, </w:t>
      </w:r>
      <w:r>
        <w:rPr>
          <w:rStyle w:val="RefSurName"/>
        </w:rPr>
        <w:t xml:space="preserve">Heck</w:t>
      </w:r>
      <w:r>
        <w:rPr>
          <w:rStyle w:val="RefAuthor"/>
        </w:rPr>
        <w:t xml:space="preserve"> </w:t>
      </w:r>
      <w:r>
        <w:rPr>
          <w:rStyle w:val="RefGivenName"/>
        </w:rPr>
        <w:t xml:space="preserve">AJ</w:t>
      </w:r>
      <w:r>
        <w:rPr>
          <w:shd w:val="clear" w:color="" w:fill=""/>
        </w:rPr>
        <w:t xml:space="preserve">. </w:t>
      </w:r>
      <w:r>
        <w:rPr>
          <w:rStyle w:val="RefYear"/>
        </w:rPr>
        <w:t xml:space="preserve">2015</w:t>
      </w:r>
      <w:r>
        <w:rPr>
          <w:shd w:val="clear" w:color="" w:fill=""/>
        </w:rPr>
        <w:t xml:space="preserve">. </w:t>
      </w:r>
      <w:r>
        <w:rPr>
          <w:rStyle w:val="RefArticleTitle"/>
        </w:rPr>
        <w:t xml:space="preserve">An augmented multiple-protease-based human phosphopeptide atlas</w:t>
      </w:r>
      <w:r>
        <w:rPr>
          <w:shd w:val="clear" w:color="" w:fill=""/>
        </w:rPr>
        <w:t xml:space="preserve">. </w:t>
      </w:r>
      <w:r>
        <w:rPr>
          <w:rStyle w:val=""/>
        </w:rPr>
        <w:t xml:space="preserve">Cell Reports</w:t>
      </w:r>
      <w:r>
        <w:rPr>
          <w:shd w:val="clear" w:color="" w:fill=""/>
        </w:rPr>
        <w:t xml:space="preserve"> </w:t>
      </w:r>
      <w:r>
        <w:rPr>
          <w:rStyle w:val=""/>
        </w:rPr>
        <w:t xml:space="preserve">11</w:t>
      </w:r>
      <w:r>
        <w:rPr>
          <w:shd w:val="clear" w:color="" w:fill=""/>
        </w:rPr>
        <w:t xml:space="preserve">:</w:t>
      </w:r>
      <w:r>
        <w:rPr>
          <w:rStyle w:val="RefFPage"/>
        </w:rPr>
        <w:t xml:space="preserve">1834</w:t>
      </w:r>
      <w:r>
        <w:rPr>
          <w:shd w:val="clear" w:color="" w:fill=""/>
        </w:rPr>
        <w:t xml:space="preserve">–</w:t>
      </w:r>
      <w:r>
        <w:rPr>
          <w:rStyle w:val="RefLPage"/>
        </w:rPr>
        <w:t xml:space="preserve">1843</w:t>
      </w:r>
      <w:r>
        <w:rPr>
          <w:shd w:val="clear" w:color="" w:fill=""/>
        </w:rPr>
        <w:t xml:space="preserve">.</w:t>
      </w:r>
    </w:p>
    <w:p>
      <w:pPr>
        <w:pStyle w:val="jrnlRefText"/>
      </w:pPr>
      <w:bookmarkStart w:id="51" w:name="R38"/>
      <w:bookmarkEnd w:id="51"/>
      <w:r>
        <w:rPr>
          <w:rStyle w:val="RefSurName"/>
        </w:rPr>
        <w:t xml:space="preserve">Goswami</w:t>
      </w:r>
      <w:r>
        <w:rPr>
          <w:rStyle w:val="RefAuthor"/>
        </w:rPr>
        <w:t xml:space="preserve"> </w:t>
      </w:r>
      <w:r>
        <w:rPr>
          <w:rStyle w:val="RefGivenName"/>
        </w:rPr>
        <w:t xml:space="preserve">T</w:t>
      </w:r>
      <w:r>
        <w:rPr>
          <w:shd w:val="clear" w:color="" w:fill=""/>
        </w:rPr>
        <w:t xml:space="preserve">, </w:t>
      </w:r>
      <w:r>
        <w:rPr>
          <w:rStyle w:val="RefSurName"/>
        </w:rPr>
        <w:t xml:space="preserve">Li</w:t>
      </w:r>
      <w:r>
        <w:rPr>
          <w:rStyle w:val="RefAuthor"/>
        </w:rPr>
        <w:t xml:space="preserve"> </w:t>
      </w:r>
      <w:r>
        <w:rPr>
          <w:rStyle w:val="RefGivenName"/>
        </w:rPr>
        <w:t xml:space="preserve">X</w:t>
      </w:r>
      <w:r>
        <w:rPr>
          <w:shd w:val="clear" w:color="" w:fill=""/>
        </w:rPr>
        <w:t xml:space="preserve">, </w:t>
      </w:r>
      <w:r>
        <w:rPr>
          <w:rStyle w:val="RefSurName"/>
        </w:rPr>
        <w:t xml:space="preserve">Smith</w:t>
      </w:r>
      <w:r>
        <w:rPr>
          <w:rStyle w:val="RefAuthor"/>
        </w:rPr>
        <w:t xml:space="preserve"> </w:t>
      </w:r>
      <w:r>
        <w:rPr>
          <w:rStyle w:val="RefGivenName"/>
        </w:rPr>
        <w:t xml:space="preserve">AM</w:t>
      </w:r>
      <w:r>
        <w:rPr>
          <w:shd w:val="clear" w:color="" w:fill=""/>
        </w:rPr>
        <w:t xml:space="preserve">, </w:t>
      </w:r>
      <w:r>
        <w:rPr>
          <w:rStyle w:val="RefSurName"/>
        </w:rPr>
        <w:t xml:space="preserve">Luderowski</w:t>
      </w:r>
      <w:r>
        <w:rPr>
          <w:rStyle w:val="RefAuthor"/>
        </w:rPr>
        <w:t xml:space="preserve"> </w:t>
      </w:r>
      <w:r>
        <w:rPr>
          <w:rStyle w:val="RefGivenName"/>
        </w:rPr>
        <w:t xml:space="preserve">EM</w:t>
      </w:r>
      <w:r>
        <w:rPr>
          <w:shd w:val="clear" w:color="" w:fill=""/>
        </w:rPr>
        <w:t xml:space="preserve">, </w:t>
      </w:r>
      <w:r>
        <w:rPr>
          <w:rStyle w:val="RefSurName"/>
        </w:rPr>
        <w:t xml:space="preserve">Vincent</w:t>
      </w:r>
      <w:r>
        <w:rPr>
          <w:rStyle w:val="RefAuthor"/>
        </w:rPr>
        <w:t xml:space="preserve"> </w:t>
      </w:r>
      <w:r>
        <w:rPr>
          <w:rStyle w:val="RefGivenName"/>
        </w:rPr>
        <w:t xml:space="preserve">JJ</w:t>
      </w:r>
      <w:r>
        <w:rPr>
          <w:shd w:val="clear" w:color="" w:fill=""/>
        </w:rPr>
        <w:t xml:space="preserve">, </w:t>
      </w:r>
      <w:r>
        <w:rPr>
          <w:rStyle w:val="RefSurName"/>
        </w:rPr>
        <w:t xml:space="preserve">Rush</w:t>
      </w:r>
      <w:r>
        <w:rPr>
          <w:rStyle w:val="RefAuthor"/>
        </w:rPr>
        <w:t xml:space="preserve"> </w:t>
      </w:r>
      <w:r>
        <w:rPr>
          <w:rStyle w:val="RefGivenName"/>
        </w:rPr>
        <w:t xml:space="preserve">J</w:t>
      </w:r>
      <w:r>
        <w:rPr>
          <w:shd w:val="clear" w:color="" w:fill=""/>
        </w:rPr>
        <w:t xml:space="preserve">, </w:t>
      </w:r>
      <w:r>
        <w:rPr>
          <w:rStyle w:val="RefSurName"/>
        </w:rPr>
        <w:t xml:space="preserve">Ballif</w:t>
      </w:r>
      <w:r>
        <w:rPr>
          <w:rStyle w:val="RefAuthor"/>
        </w:rPr>
        <w:t xml:space="preserve"> </w:t>
      </w:r>
      <w:r>
        <w:rPr>
          <w:rStyle w:val="RefGivenName"/>
        </w:rPr>
        <w:t xml:space="preserve">BA</w:t>
      </w:r>
      <w:r>
        <w:rPr>
          <w:shd w:val="clear" w:color="" w:fill=""/>
        </w:rPr>
        <w:t xml:space="preserve">. </w:t>
      </w:r>
      <w:r>
        <w:rPr>
          <w:rStyle w:val="RefYear"/>
        </w:rPr>
        <w:t xml:space="preserve">2012</w:t>
      </w:r>
      <w:r>
        <w:rPr>
          <w:shd w:val="clear" w:color="" w:fill=""/>
        </w:rPr>
        <w:t xml:space="preserve">. </w:t>
      </w:r>
      <w:r>
        <w:rPr>
          <w:rStyle w:val="RefArticleTitle"/>
        </w:rPr>
        <w:t xml:space="preserve">Comparative phosphoproteomic analysis of neonatal and adult murine brain</w:t>
      </w:r>
      <w:r>
        <w:rPr>
          <w:shd w:val="clear" w:color="" w:fill=""/>
        </w:rPr>
        <w:t xml:space="preserve">. </w:t>
      </w:r>
      <w:r>
        <w:rPr>
          <w:rStyle w:val=""/>
        </w:rPr>
        <w:t xml:space="preserve">Proteomics</w:t>
      </w:r>
      <w:r>
        <w:rPr>
          <w:shd w:val="clear" w:color="" w:fill=""/>
        </w:rPr>
        <w:t xml:space="preserve"> </w:t>
      </w:r>
      <w:r>
        <w:rPr>
          <w:rStyle w:val=""/>
        </w:rPr>
        <w:t xml:space="preserve">12</w:t>
      </w:r>
      <w:r>
        <w:rPr>
          <w:shd w:val="clear" w:color="" w:fill=""/>
        </w:rPr>
        <w:t xml:space="preserve">:</w:t>
      </w:r>
      <w:r>
        <w:rPr>
          <w:rStyle w:val="RefFPage"/>
        </w:rPr>
        <w:t xml:space="preserve">2185</w:t>
      </w:r>
      <w:r>
        <w:rPr>
          <w:shd w:val="clear" w:color="" w:fill=""/>
        </w:rPr>
        <w:t xml:space="preserve">–</w:t>
      </w:r>
      <w:r>
        <w:rPr>
          <w:rStyle w:val="RefLPage"/>
        </w:rPr>
        <w:t xml:space="preserve">2189</w:t>
      </w:r>
      <w:r>
        <w:rPr>
          <w:shd w:val="clear" w:color="" w:fill=""/>
        </w:rPr>
        <w:t xml:space="preserve">.</w:t>
      </w:r>
    </w:p>
    <w:p>
      <w:pPr>
        <w:pStyle w:val="jrnlRefText"/>
      </w:pPr>
      <w:bookmarkStart w:id="52" w:name="R39"/>
      <w:bookmarkEnd w:id="52"/>
      <w:r>
        <w:rPr>
          <w:rStyle w:val="RefSurName"/>
        </w:rPr>
        <w:t xml:space="preserve">Graham</w:t>
      </w:r>
      <w:r>
        <w:rPr>
          <w:rStyle w:val="RefAuthor"/>
        </w:rPr>
        <w:t xml:space="preserve"> </w:t>
      </w:r>
      <w:r>
        <w:rPr>
          <w:rStyle w:val="RefGivenName"/>
        </w:rPr>
        <w:t xml:space="preserve">ME</w:t>
      </w:r>
      <w:r>
        <w:rPr>
          <w:shd w:val="clear" w:color="" w:fill=""/>
        </w:rPr>
        <w:t xml:space="preserve">, </w:t>
      </w:r>
      <w:r>
        <w:rPr>
          <w:rStyle w:val="RefSurName"/>
        </w:rPr>
        <w:t xml:space="preserve">Anggono</w:t>
      </w:r>
      <w:r>
        <w:rPr>
          <w:rStyle w:val="RefAuthor"/>
        </w:rPr>
        <w:t xml:space="preserve"> </w:t>
      </w:r>
      <w:r>
        <w:rPr>
          <w:rStyle w:val="RefGivenName"/>
        </w:rPr>
        <w:t xml:space="preserve">V</w:t>
      </w:r>
      <w:r>
        <w:rPr>
          <w:shd w:val="clear" w:color="" w:fill=""/>
        </w:rPr>
        <w:t xml:space="preserve">, </w:t>
      </w:r>
      <w:r>
        <w:rPr>
          <w:rStyle w:val="RefSurName"/>
        </w:rPr>
        <w:t xml:space="preserve">Bache</w:t>
      </w:r>
      <w:r>
        <w:rPr>
          <w:rStyle w:val="RefAuthor"/>
        </w:rPr>
        <w:t xml:space="preserve"> </w:t>
      </w:r>
      <w:r>
        <w:rPr>
          <w:rStyle w:val="RefGivenName"/>
        </w:rPr>
        <w:t xml:space="preserve">N</w:t>
      </w:r>
      <w:r>
        <w:rPr>
          <w:shd w:val="clear" w:color="" w:fill=""/>
        </w:rPr>
        <w:t xml:space="preserve">, </w:t>
      </w:r>
      <w:r>
        <w:rPr>
          <w:rStyle w:val="RefSurName"/>
        </w:rPr>
        <w:t xml:space="preserve">Larsen</w:t>
      </w:r>
      <w:r>
        <w:rPr>
          <w:rStyle w:val="RefAuthor"/>
        </w:rPr>
        <w:t xml:space="preserve"> </w:t>
      </w:r>
      <w:r>
        <w:rPr>
          <w:rStyle w:val="RefGivenName"/>
        </w:rPr>
        <w:t xml:space="preserve">MR</w:t>
      </w:r>
      <w:r>
        <w:rPr>
          <w:shd w:val="clear" w:color="" w:fill=""/>
        </w:rPr>
        <w:t xml:space="preserve">, </w:t>
      </w:r>
      <w:r>
        <w:rPr>
          <w:rStyle w:val="RefSurName"/>
        </w:rPr>
        <w:t xml:space="preserve">Craft</w:t>
      </w:r>
      <w:r>
        <w:rPr>
          <w:rStyle w:val="RefAuthor"/>
        </w:rPr>
        <w:t xml:space="preserve"> </w:t>
      </w:r>
      <w:r>
        <w:rPr>
          <w:rStyle w:val="RefGivenName"/>
        </w:rPr>
        <w:t xml:space="preserve">GE</w:t>
      </w:r>
      <w:r>
        <w:rPr>
          <w:shd w:val="clear" w:color="" w:fill=""/>
        </w:rPr>
        <w:t xml:space="preserve">, </w:t>
      </w:r>
      <w:r>
        <w:rPr>
          <w:rStyle w:val="RefSurName"/>
        </w:rPr>
        <w:t xml:space="preserve">Robinson</w:t>
      </w:r>
      <w:r>
        <w:rPr>
          <w:rStyle w:val="RefAuthor"/>
        </w:rPr>
        <w:t xml:space="preserve"> </w:t>
      </w:r>
      <w:r>
        <w:rPr>
          <w:rStyle w:val="RefGivenName"/>
        </w:rPr>
        <w:t xml:space="preserve">PJ</w:t>
      </w:r>
      <w:r>
        <w:rPr>
          <w:shd w:val="clear" w:color="" w:fill=""/>
        </w:rPr>
        <w:t xml:space="preserve">. </w:t>
      </w:r>
      <w:r>
        <w:rPr>
          <w:rStyle w:val="RefYear"/>
        </w:rPr>
        <w:t xml:space="preserve">2007</w:t>
      </w:r>
      <w:r>
        <w:rPr>
          <w:shd w:val="clear" w:color="" w:fill=""/>
        </w:rPr>
        <w:t xml:space="preserve">. </w:t>
      </w:r>
      <w:r>
        <w:rPr>
          <w:rStyle w:val="RefArticleTitle"/>
        </w:rPr>
        <w:t xml:space="preserve">The in vivo phosphorylation sites of rat brain dynamin I</w:t>
      </w:r>
      <w:r>
        <w:rPr>
          <w:shd w:val="clear" w:color="" w:fill=""/>
        </w:rPr>
        <w:t xml:space="preserve">. </w:t>
      </w:r>
      <w:r>
        <w:rPr>
          <w:rStyle w:val=""/>
        </w:rPr>
        <w:t xml:space="preserve">The Journal of Biological Chemistry</w:t>
      </w:r>
      <w:r>
        <w:rPr>
          <w:shd w:val="clear" w:color="" w:fill=""/>
        </w:rPr>
        <w:t xml:space="preserve"> </w:t>
      </w:r>
      <w:r>
        <w:rPr>
          <w:rStyle w:val=""/>
        </w:rPr>
        <w:t xml:space="preserve">282</w:t>
      </w:r>
      <w:r>
        <w:rPr>
          <w:shd w:val="clear" w:color="" w:fill=""/>
        </w:rPr>
        <w:t xml:space="preserve">:</w:t>
      </w:r>
      <w:r>
        <w:rPr>
          <w:rStyle w:val="RefFPage"/>
        </w:rPr>
        <w:t xml:space="preserve">14695</w:t>
      </w:r>
      <w:r>
        <w:rPr>
          <w:shd w:val="clear" w:color="" w:fill=""/>
        </w:rPr>
        <w:t xml:space="preserve">–</w:t>
      </w:r>
      <w:r>
        <w:rPr>
          <w:rStyle w:val="RefLPage"/>
        </w:rPr>
        <w:t xml:space="preserve">14707</w:t>
      </w:r>
      <w:r>
        <w:rPr>
          <w:shd w:val="clear" w:color="" w:fill=""/>
        </w:rPr>
        <w:t xml:space="preserve">.</w:t>
      </w:r>
    </w:p>
    <w:p>
      <w:pPr>
        <w:pStyle w:val="jrnlRefText"/>
      </w:pPr>
      <w:bookmarkStart w:id="53" w:name="R40"/>
      <w:bookmarkEnd w:id="53"/>
      <w:r>
        <w:rPr>
          <w:rStyle w:val="RefSurName"/>
        </w:rPr>
        <w:t xml:space="preserve">Guan</w:t>
      </w:r>
      <w:r>
        <w:rPr>
          <w:rStyle w:val="RefAuthor"/>
        </w:rPr>
        <w:t xml:space="preserve"> </w:t>
      </w:r>
      <w:r>
        <w:rPr>
          <w:rStyle w:val="RefGivenName"/>
        </w:rPr>
        <w:t xml:space="preserve">RJ</w:t>
      </w:r>
      <w:r>
        <w:rPr>
          <w:shd w:val="clear" w:color="" w:fill=""/>
        </w:rPr>
        <w:t xml:space="preserve">, </w:t>
      </w:r>
      <w:r>
        <w:rPr>
          <w:rStyle w:val="RefSurName"/>
        </w:rPr>
        <w:t xml:space="preserve">Khatra</w:t>
      </w:r>
      <w:r>
        <w:rPr>
          <w:rStyle w:val="RefAuthor"/>
        </w:rPr>
        <w:t xml:space="preserve"> </w:t>
      </w:r>
      <w:r>
        <w:rPr>
          <w:rStyle w:val="RefGivenName"/>
        </w:rPr>
        <w:t xml:space="preserve">BS</w:t>
      </w:r>
      <w:r>
        <w:rPr>
          <w:shd w:val="clear" w:color="" w:fill=""/>
        </w:rPr>
        <w:t xml:space="preserve">, </w:t>
      </w:r>
      <w:r>
        <w:rPr>
          <w:rStyle w:val="RefSurName"/>
        </w:rPr>
        <w:t xml:space="preserve">Cohlberg</w:t>
      </w:r>
      <w:r>
        <w:rPr>
          <w:rStyle w:val="RefAuthor"/>
        </w:rPr>
        <w:t xml:space="preserve"> </w:t>
      </w:r>
      <w:r>
        <w:rPr>
          <w:rStyle w:val="RefGivenName"/>
        </w:rPr>
        <w:t xml:space="preserve">JA</w:t>
      </w:r>
      <w:r>
        <w:rPr>
          <w:shd w:val="clear" w:color="" w:fill=""/>
        </w:rPr>
        <w:t xml:space="preserve">. </w:t>
      </w:r>
      <w:r>
        <w:rPr>
          <w:rStyle w:val="RefYear"/>
        </w:rPr>
        <w:t xml:space="preserve">1991</w:t>
      </w:r>
      <w:r>
        <w:rPr>
          <w:shd w:val="clear" w:color="" w:fill=""/>
        </w:rPr>
        <w:t xml:space="preserve">. </w:t>
      </w:r>
      <w:r>
        <w:rPr>
          <w:rStyle w:val="RefArticleTitle"/>
        </w:rPr>
        <w:t xml:space="preserve">Phosphorylation of bovine neurofilament proteins by protein kinase FA (glycogen synthase kinase 3)</w:t>
      </w:r>
      <w:r>
        <w:rPr>
          <w:shd w:val="clear" w:color="" w:fill=""/>
        </w:rPr>
        <w:t xml:space="preserve">. </w:t>
      </w:r>
      <w:r>
        <w:rPr>
          <w:rStyle w:val=""/>
        </w:rPr>
        <w:t xml:space="preserve">The Journal of Biological Chemistry</w:t>
      </w:r>
      <w:r>
        <w:rPr>
          <w:shd w:val="clear" w:color="" w:fill=""/>
        </w:rPr>
        <w:t xml:space="preserve"> </w:t>
      </w:r>
      <w:r>
        <w:rPr>
          <w:rStyle w:val=""/>
        </w:rPr>
        <w:t xml:space="preserve">266</w:t>
      </w:r>
      <w:r>
        <w:rPr>
          <w:shd w:val="clear" w:color="" w:fill=""/>
        </w:rPr>
        <w:t xml:space="preserve">:</w:t>
      </w:r>
      <w:r>
        <w:rPr>
          <w:rStyle w:val="RefFPage"/>
        </w:rPr>
        <w:t xml:space="preserve">8262</w:t>
      </w:r>
      <w:r>
        <w:rPr>
          <w:shd w:val="clear" w:color="" w:fill=""/>
        </w:rPr>
        <w:t xml:space="preserve">–</w:t>
      </w:r>
      <w:r>
        <w:rPr>
          <w:rStyle w:val="RefLPage"/>
        </w:rPr>
        <w:t xml:space="preserve">8267</w:t>
      </w:r>
      <w:r>
        <w:rPr>
          <w:shd w:val="clear" w:color="" w:fill=""/>
        </w:rPr>
        <w:t xml:space="preserve">.</w:t>
      </w:r>
    </w:p>
    <w:p>
      <w:pPr>
        <w:pStyle w:val="jrnlRefText"/>
      </w:pPr>
      <w:bookmarkStart w:id="54" w:name="R41"/>
      <w:bookmarkEnd w:id="54"/>
      <w:r>
        <w:rPr>
          <w:rStyle w:val="RefSurName"/>
        </w:rPr>
        <w:t xml:space="preserve">Hao</w:t>
      </w:r>
      <w:r>
        <w:rPr>
          <w:rStyle w:val="RefAuthor"/>
        </w:rPr>
        <w:t xml:space="preserve"> </w:t>
      </w:r>
      <w:r>
        <w:rPr>
          <w:rStyle w:val="RefGivenName"/>
        </w:rPr>
        <w:t xml:space="preserve">W</w:t>
      </w:r>
      <w:r>
        <w:rPr>
          <w:shd w:val="clear" w:color="" w:fill=""/>
        </w:rPr>
        <w:t xml:space="preserve">, </w:t>
      </w:r>
      <w:r>
        <w:rPr>
          <w:rStyle w:val="RefSurName"/>
        </w:rPr>
        <w:t xml:space="preserve">Luo</w:t>
      </w:r>
      <w:r>
        <w:rPr>
          <w:rStyle w:val="RefAuthor"/>
        </w:rPr>
        <w:t xml:space="preserve"> </w:t>
      </w:r>
      <w:r>
        <w:rPr>
          <w:rStyle w:val="RefGivenName"/>
        </w:rPr>
        <w:t xml:space="preserve">Z</w:t>
      </w:r>
      <w:r>
        <w:rPr>
          <w:shd w:val="clear" w:color="" w:fill=""/>
        </w:rPr>
        <w:t xml:space="preserve">, </w:t>
      </w:r>
      <w:r>
        <w:rPr>
          <w:rStyle w:val="RefSurName"/>
        </w:rPr>
        <w:t xml:space="preserve">Zheng</w:t>
      </w:r>
      <w:r>
        <w:rPr>
          <w:rStyle w:val="RefAuthor"/>
        </w:rPr>
        <w:t xml:space="preserve"> </w:t>
      </w:r>
      <w:r>
        <w:rPr>
          <w:rStyle w:val="RefGivenName"/>
        </w:rPr>
        <w:t xml:space="preserve">L</w:t>
      </w:r>
      <w:r>
        <w:rPr>
          <w:shd w:val="clear" w:color="" w:fill=""/>
        </w:rPr>
        <w:t xml:space="preserve">, </w:t>
      </w:r>
      <w:r>
        <w:rPr>
          <w:rStyle w:val="RefSurName"/>
        </w:rPr>
        <w:t xml:space="preserve">Prasad</w:t>
      </w:r>
      <w:r>
        <w:rPr>
          <w:rStyle w:val="RefAuthor"/>
        </w:rPr>
        <w:t xml:space="preserve"> </w:t>
      </w:r>
      <w:r>
        <w:rPr>
          <w:rStyle w:val="RefGivenName"/>
        </w:rPr>
        <w:t xml:space="preserve">K</w:t>
      </w:r>
      <w:r>
        <w:rPr>
          <w:shd w:val="clear" w:color="" w:fill=""/>
        </w:rPr>
        <w:t xml:space="preserve">, </w:t>
      </w:r>
      <w:r>
        <w:rPr>
          <w:rStyle w:val="RefSurName"/>
        </w:rPr>
        <w:t xml:space="preserve">Lafer</w:t>
      </w:r>
      <w:r>
        <w:rPr>
          <w:rStyle w:val="RefAuthor"/>
        </w:rPr>
        <w:t xml:space="preserve"> </w:t>
      </w:r>
      <w:r>
        <w:rPr>
          <w:rStyle w:val="RefGivenName"/>
        </w:rPr>
        <w:t xml:space="preserve">EM</w:t>
      </w:r>
      <w:r>
        <w:rPr>
          <w:shd w:val="clear" w:color="" w:fill=""/>
        </w:rPr>
        <w:t xml:space="preserve">. </w:t>
      </w:r>
      <w:r>
        <w:rPr>
          <w:rStyle w:val="RefYear"/>
        </w:rPr>
        <w:t xml:space="preserve">1999</w:t>
      </w:r>
      <w:r>
        <w:rPr>
          <w:shd w:val="clear" w:color="" w:fill=""/>
        </w:rPr>
        <w:t xml:space="preserve">. </w:t>
      </w:r>
      <w:r>
        <w:rPr>
          <w:rStyle w:val="RefArticleTitle"/>
        </w:rPr>
        <w:t xml:space="preserve">AP180 and AP-2 interact directly in a complex that cooperatively assembles clathrin</w:t>
      </w:r>
      <w:r>
        <w:rPr>
          <w:shd w:val="clear" w:color="" w:fill=""/>
        </w:rPr>
        <w:t xml:space="preserve">. </w:t>
      </w:r>
      <w:r>
        <w:rPr>
          <w:rStyle w:val=""/>
        </w:rPr>
        <w:t xml:space="preserve">The Journal of Biological Chemistry</w:t>
      </w:r>
      <w:r>
        <w:rPr>
          <w:shd w:val="clear" w:color="" w:fill=""/>
        </w:rPr>
        <w:t xml:space="preserve"> </w:t>
      </w:r>
      <w:r>
        <w:rPr>
          <w:rStyle w:val=""/>
        </w:rPr>
        <w:t xml:space="preserve">274</w:t>
      </w:r>
      <w:r>
        <w:rPr>
          <w:shd w:val="clear" w:color="" w:fill=""/>
        </w:rPr>
        <w:t xml:space="preserve">:</w:t>
      </w:r>
      <w:r>
        <w:rPr>
          <w:rStyle w:val="RefFPage"/>
        </w:rPr>
        <w:t xml:space="preserve">22785</w:t>
      </w:r>
      <w:r>
        <w:rPr>
          <w:shd w:val="clear" w:color="" w:fill=""/>
        </w:rPr>
        <w:t xml:space="preserve">–</w:t>
      </w:r>
      <w:r>
        <w:rPr>
          <w:rStyle w:val="RefLPage"/>
        </w:rPr>
        <w:t xml:space="preserve">22794</w:t>
      </w:r>
      <w:r>
        <w:rPr>
          <w:shd w:val="clear" w:color="" w:fill=""/>
        </w:rPr>
        <w:t xml:space="preserve"> .</w:t>
      </w:r>
    </w:p>
    <w:p>
      <w:pPr>
        <w:pStyle w:val="jrnlRefText"/>
      </w:pPr>
      <w:bookmarkStart w:id="55" w:name="R42"/>
      <w:bookmarkEnd w:id="55"/>
      <w:r>
        <w:rPr>
          <w:rStyle w:val="RefSurName"/>
        </w:rPr>
        <w:t xml:space="preserve">Hirling</w:t>
      </w:r>
      <w:r>
        <w:rPr>
          <w:rStyle w:val="RefAuthor"/>
        </w:rPr>
        <w:t xml:space="preserve"> </w:t>
      </w:r>
      <w:r>
        <w:rPr>
          <w:rStyle w:val="RefGivenName"/>
        </w:rPr>
        <w:t xml:space="preserve">H</w:t>
      </w:r>
      <w:r>
        <w:rPr>
          <w:shd w:val="clear" w:color="" w:fill=""/>
        </w:rPr>
        <w:t xml:space="preserve">, </w:t>
      </w:r>
      <w:r>
        <w:rPr>
          <w:rStyle w:val="RefSurName"/>
        </w:rPr>
        <w:t xml:space="preserve">Scheller</w:t>
      </w:r>
      <w:r>
        <w:rPr>
          <w:rStyle w:val="RefAuthor"/>
        </w:rPr>
        <w:t xml:space="preserve"> </w:t>
      </w:r>
      <w:r>
        <w:rPr>
          <w:rStyle w:val="RefGivenName"/>
        </w:rPr>
        <w:t xml:space="preserve">RH</w:t>
      </w:r>
      <w:r>
        <w:rPr>
          <w:shd w:val="clear" w:color="" w:fill=""/>
        </w:rPr>
        <w:t xml:space="preserve">. </w:t>
      </w:r>
      <w:r>
        <w:rPr>
          <w:rStyle w:val="RefYear"/>
        </w:rPr>
        <w:t xml:space="preserve">1996</w:t>
      </w:r>
      <w:r>
        <w:rPr>
          <w:shd w:val="clear" w:color="" w:fill=""/>
        </w:rPr>
        <w:t xml:space="preserve">. </w:t>
      </w:r>
      <w:r>
        <w:rPr>
          <w:rStyle w:val="RefArticleTitle"/>
        </w:rPr>
        <w:t xml:space="preserve">Phosphorylation of synaptic vesicle proteins: Modulation of the alpha SNAP interaction with the core complex</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93</w:t>
      </w:r>
      <w:r>
        <w:rPr>
          <w:shd w:val="clear" w:color="" w:fill=""/>
        </w:rPr>
        <w:t xml:space="preserve">:</w:t>
      </w:r>
      <w:r>
        <w:rPr>
          <w:rStyle w:val="RefFPage"/>
        </w:rPr>
        <w:t xml:space="preserve">11945</w:t>
      </w:r>
      <w:r>
        <w:rPr>
          <w:shd w:val="clear" w:color="" w:fill=""/>
        </w:rPr>
        <w:t xml:space="preserve">–</w:t>
      </w:r>
      <w:r>
        <w:rPr>
          <w:rStyle w:val="RefLPage"/>
        </w:rPr>
        <w:t xml:space="preserve">11949</w:t>
      </w:r>
      <w:r>
        <w:rPr>
          <w:shd w:val="clear" w:color="" w:fill=""/>
        </w:rPr>
        <w:t xml:space="preserve"> .</w:t>
      </w:r>
    </w:p>
    <w:p>
      <w:pPr>
        <w:pStyle w:val="jrnlRefText"/>
      </w:pPr>
      <w:bookmarkStart w:id="56" w:name="R43"/>
      <w:bookmarkEnd w:id="56"/>
      <w:r>
        <w:rPr>
          <w:rStyle w:val="RefSurName"/>
        </w:rPr>
        <w:t xml:space="preserve">Huttlin</w:t>
      </w:r>
      <w:r>
        <w:rPr>
          <w:rStyle w:val="RefAuthor"/>
        </w:rPr>
        <w:t xml:space="preserve"> </w:t>
      </w:r>
      <w:r>
        <w:rPr>
          <w:rStyle w:val="RefGivenName"/>
        </w:rPr>
        <w:t xml:space="preserve">EL</w:t>
      </w:r>
      <w:r>
        <w:rPr>
          <w:shd w:val="clear" w:color="" w:fill=""/>
        </w:rPr>
        <w:t xml:space="preserve">, </w:t>
      </w:r>
      <w:r>
        <w:rPr>
          <w:rStyle w:val="RefSurName"/>
        </w:rPr>
        <w:t xml:space="preserve">Jedrychowski</w:t>
      </w:r>
      <w:r>
        <w:rPr>
          <w:rStyle w:val="RefAuthor"/>
        </w:rPr>
        <w:t xml:space="preserve"> </w:t>
      </w:r>
      <w:r>
        <w:rPr>
          <w:rStyle w:val="RefGivenName"/>
        </w:rPr>
        <w:t xml:space="preserve">MP</w:t>
      </w:r>
      <w:r>
        <w:rPr>
          <w:shd w:val="clear" w:color="" w:fill=""/>
        </w:rPr>
        <w:t xml:space="preserve">, </w:t>
      </w:r>
      <w:r>
        <w:rPr>
          <w:rStyle w:val="RefSurName"/>
        </w:rPr>
        <w:t xml:space="preserve">Elias</w:t>
      </w:r>
      <w:r>
        <w:rPr>
          <w:rStyle w:val="RefAuthor"/>
        </w:rPr>
        <w:t xml:space="preserve"> </w:t>
      </w:r>
      <w:r>
        <w:rPr>
          <w:rStyle w:val="RefGivenName"/>
        </w:rPr>
        <w:t xml:space="preserve">JE</w:t>
      </w:r>
      <w:r>
        <w:rPr>
          <w:shd w:val="clear" w:color="" w:fill=""/>
        </w:rPr>
        <w:t xml:space="preserve">, </w:t>
      </w:r>
      <w:r>
        <w:rPr>
          <w:rStyle w:val="RefSurName"/>
        </w:rPr>
        <w:t xml:space="preserve">Goswami</w:t>
      </w:r>
      <w:r>
        <w:rPr>
          <w:rStyle w:val="RefAuthor"/>
        </w:rPr>
        <w:t xml:space="preserve"> </w:t>
      </w:r>
      <w:r>
        <w:rPr>
          <w:rStyle w:val="RefGivenName"/>
        </w:rPr>
        <w:t xml:space="preserve">T</w:t>
      </w:r>
      <w:r>
        <w:rPr>
          <w:shd w:val="clear" w:color="" w:fill=""/>
        </w:rPr>
        <w:t xml:space="preserve">, </w:t>
      </w:r>
      <w:r>
        <w:rPr>
          <w:rStyle w:val="RefSurName"/>
        </w:rPr>
        <w:t xml:space="preserve">Rad</w:t>
      </w:r>
      <w:r>
        <w:rPr>
          <w:rStyle w:val="RefAuthor"/>
        </w:rPr>
        <w:t xml:space="preserve"> </w:t>
      </w:r>
      <w:r>
        <w:rPr>
          <w:rStyle w:val="RefGivenName"/>
        </w:rPr>
        <w:t xml:space="preserve">R</w:t>
      </w:r>
      <w:r>
        <w:rPr>
          <w:shd w:val="clear" w:color="" w:fill=""/>
        </w:rPr>
        <w:t xml:space="preserve">, </w:t>
      </w:r>
      <w:r>
        <w:rPr>
          <w:rStyle w:val="RefSurName"/>
        </w:rPr>
        <w:t xml:space="preserve">Beausoleil</w:t>
      </w:r>
      <w:r>
        <w:rPr>
          <w:rStyle w:val="RefAuthor"/>
        </w:rPr>
        <w:t xml:space="preserve"> </w:t>
      </w:r>
      <w:r>
        <w:rPr>
          <w:rStyle w:val="RefGivenName"/>
        </w:rPr>
        <w:t xml:space="preserve">SA</w:t>
      </w:r>
      <w:r>
        <w:rPr>
          <w:shd w:val="clear" w:color="" w:fill=""/>
        </w:rPr>
        <w:t xml:space="preserve">, </w:t>
      </w:r>
      <w:r>
        <w:rPr>
          <w:rStyle w:val="RefSurName"/>
        </w:rPr>
        <w:t xml:space="preserve">Villén</w:t>
      </w:r>
      <w:r>
        <w:rPr>
          <w:rStyle w:val="RefAuthor"/>
        </w:rPr>
        <w:t xml:space="preserve"> </w:t>
      </w:r>
      <w:r>
        <w:rPr>
          <w:rStyle w:val="RefGivenName"/>
        </w:rPr>
        <w:t xml:space="preserve">J</w:t>
      </w:r>
      <w:r>
        <w:rPr>
          <w:shd w:val="clear" w:color="" w:fill=""/>
        </w:rPr>
        <w:t xml:space="preserve">, </w:t>
      </w:r>
      <w:r>
        <w:rPr>
          <w:rStyle w:val="RefSurName"/>
        </w:rPr>
        <w:t xml:space="preserve">Haas</w:t>
      </w:r>
      <w:r>
        <w:rPr>
          <w:rStyle w:val="RefAuthor"/>
        </w:rPr>
        <w:t xml:space="preserve"> </w:t>
      </w:r>
      <w:r>
        <w:rPr>
          <w:rStyle w:val="RefGivenName"/>
        </w:rPr>
        <w:t xml:space="preserve">W</w:t>
      </w:r>
      <w:r>
        <w:rPr>
          <w:shd w:val="clear" w:color="" w:fill=""/>
        </w:rPr>
        <w:t xml:space="preserve">, </w:t>
      </w:r>
      <w:r>
        <w:rPr>
          <w:rStyle w:val="RefSurName"/>
        </w:rPr>
        <w:t xml:space="preserve">Sowa</w:t>
      </w:r>
      <w:r>
        <w:rPr>
          <w:rStyle w:val="RefAuthor"/>
        </w:rPr>
        <w:t xml:space="preserve"> </w:t>
      </w:r>
      <w:r>
        <w:rPr>
          <w:rStyle w:val="RefGivenName"/>
        </w:rPr>
        <w:t xml:space="preserve">ME</w:t>
      </w:r>
      <w:r>
        <w:rPr>
          <w:shd w:val="clear" w:color="" w:fill=""/>
        </w:rPr>
        <w:t xml:space="preserve">, </w:t>
      </w:r>
      <w:r>
        <w:rPr>
          <w:rStyle w:val="RefSurName"/>
        </w:rPr>
        <w:t xml:space="preserve">Gygi</w:t>
      </w:r>
      <w:r>
        <w:rPr>
          <w:rStyle w:val="RefAuthor"/>
        </w:rPr>
        <w:t xml:space="preserve"> </w:t>
      </w:r>
      <w:r>
        <w:rPr>
          <w:rStyle w:val="RefGivenName"/>
        </w:rPr>
        <w:t xml:space="preserve">SP</w:t>
      </w:r>
      <w:r>
        <w:rPr>
          <w:shd w:val="clear" w:color="" w:fill=""/>
        </w:rPr>
        <w:t xml:space="preserve">. </w:t>
      </w:r>
      <w:r>
        <w:rPr>
          <w:rStyle w:val="RefYear"/>
        </w:rPr>
        <w:t xml:space="preserve">2010</w:t>
      </w:r>
      <w:r>
        <w:rPr>
          <w:shd w:val="clear" w:color="" w:fill=""/>
        </w:rPr>
        <w:t xml:space="preserve">. </w:t>
      </w:r>
      <w:r>
        <w:rPr>
          <w:rStyle w:val="RefArticleTitle"/>
        </w:rPr>
        <w:t xml:space="preserve">A tissue-specific atlas of mouse protein phosphorylation and expression</w:t>
      </w:r>
      <w:r>
        <w:rPr>
          <w:shd w:val="clear" w:color="" w:fill=""/>
        </w:rPr>
        <w:t xml:space="preserve">. </w:t>
      </w:r>
      <w:r>
        <w:rPr>
          <w:rStyle w:val=""/>
        </w:rPr>
        <w:t xml:space="preserve">Cell</w:t>
      </w:r>
      <w:r>
        <w:rPr>
          <w:shd w:val="clear" w:color="" w:fill=""/>
        </w:rPr>
        <w:t xml:space="preserve"> </w:t>
      </w:r>
      <w:r>
        <w:rPr>
          <w:rStyle w:val=""/>
        </w:rPr>
        <w:t xml:space="preserve">143</w:t>
      </w:r>
      <w:r>
        <w:rPr>
          <w:shd w:val="clear" w:color="" w:fill=""/>
        </w:rPr>
        <w:t xml:space="preserve">:</w:t>
      </w:r>
      <w:r>
        <w:rPr>
          <w:rStyle w:val="RefFPage"/>
        </w:rPr>
        <w:t xml:space="preserve">1174</w:t>
      </w:r>
      <w:r>
        <w:rPr>
          <w:shd w:val="clear" w:color="" w:fill=""/>
        </w:rPr>
        <w:t xml:space="preserve">–</w:t>
      </w:r>
      <w:r>
        <w:rPr>
          <w:rStyle w:val="RefLPage"/>
        </w:rPr>
        <w:t xml:space="preserve">1189</w:t>
      </w:r>
      <w:r>
        <w:rPr>
          <w:shd w:val="clear" w:color="" w:fill=""/>
        </w:rPr>
        <w:t xml:space="preserve">.</w:t>
      </w:r>
    </w:p>
    <w:p>
      <w:pPr>
        <w:pStyle w:val="jrnlRefText"/>
      </w:pPr>
      <w:bookmarkStart w:id="57" w:name="R44"/>
      <w:bookmarkEnd w:id="57"/>
      <w:r>
        <w:rPr>
          <w:rStyle w:val="RefSurName"/>
        </w:rPr>
        <w:t xml:space="preserve">Huynh</w:t>
      </w:r>
      <w:r>
        <w:rPr>
          <w:rStyle w:val="RefAuthor"/>
        </w:rPr>
        <w:t xml:space="preserve"> </w:t>
      </w:r>
      <w:r>
        <w:rPr>
          <w:rStyle w:val="RefGivenName"/>
        </w:rPr>
        <w:t xml:space="preserve">H</w:t>
      </w:r>
      <w:r>
        <w:rPr>
          <w:shd w:val="clear" w:color="" w:fill=""/>
        </w:rPr>
        <w:t xml:space="preserve">, </w:t>
      </w:r>
      <w:r>
        <w:rPr>
          <w:rStyle w:val="RefSurName"/>
        </w:rPr>
        <w:t xml:space="preserve">Bottini</w:t>
      </w:r>
      <w:r>
        <w:rPr>
          <w:rStyle w:val="RefAuthor"/>
        </w:rPr>
        <w:t xml:space="preserve"> </w:t>
      </w:r>
      <w:r>
        <w:rPr>
          <w:rStyle w:val="RefGivenName"/>
        </w:rPr>
        <w:t xml:space="preserve">N</w:t>
      </w:r>
      <w:r>
        <w:rPr>
          <w:shd w:val="clear" w:color="" w:fill=""/>
        </w:rPr>
        <w:t xml:space="preserve">, </w:t>
      </w:r>
      <w:r>
        <w:rPr>
          <w:rStyle w:val="RefSurName"/>
        </w:rPr>
        <w:t xml:space="preserve">Williams</w:t>
      </w:r>
      <w:r>
        <w:rPr>
          <w:rStyle w:val="RefAuthor"/>
        </w:rPr>
        <w:t xml:space="preserve"> </w:t>
      </w:r>
      <w:r>
        <w:rPr>
          <w:rStyle w:val="RefGivenName"/>
        </w:rPr>
        <w:t xml:space="preserve">S</w:t>
      </w:r>
      <w:r>
        <w:rPr>
          <w:shd w:val="clear" w:color="" w:fill=""/>
        </w:rPr>
        <w:t xml:space="preserve">, </w:t>
      </w:r>
      <w:r>
        <w:rPr>
          <w:rStyle w:val="RefSurName"/>
        </w:rPr>
        <w:t xml:space="preserve">Cherepanov</w:t>
      </w:r>
      <w:r>
        <w:rPr>
          <w:rStyle w:val="RefAuthor"/>
        </w:rPr>
        <w:t xml:space="preserve"> </w:t>
      </w:r>
      <w:r>
        <w:rPr>
          <w:rStyle w:val="RefGivenName"/>
        </w:rPr>
        <w:t xml:space="preserve">V</w:t>
      </w:r>
      <w:r>
        <w:rPr>
          <w:shd w:val="clear" w:color="" w:fill=""/>
        </w:rPr>
        <w:t xml:space="preserve">, </w:t>
      </w:r>
      <w:r>
        <w:rPr>
          <w:rStyle w:val="RefSurName"/>
        </w:rPr>
        <w:t xml:space="preserve">Musumeci</w:t>
      </w:r>
      <w:r>
        <w:rPr>
          <w:rStyle w:val="RefAuthor"/>
        </w:rPr>
        <w:t xml:space="preserve"> </w:t>
      </w:r>
      <w:r>
        <w:rPr>
          <w:rStyle w:val="RefGivenName"/>
        </w:rPr>
        <w:t xml:space="preserve">L</w:t>
      </w:r>
      <w:r>
        <w:rPr>
          <w:shd w:val="clear" w:color="" w:fill=""/>
        </w:rPr>
        <w:t xml:space="preserve">, </w:t>
      </w:r>
      <w:r>
        <w:rPr>
          <w:rStyle w:val="RefSurName"/>
        </w:rPr>
        <w:t xml:space="preserve">Saito</w:t>
      </w:r>
      <w:r>
        <w:rPr>
          <w:rStyle w:val="RefAuthor"/>
        </w:rPr>
        <w:t xml:space="preserve"> </w:t>
      </w:r>
      <w:r>
        <w:rPr>
          <w:rStyle w:val="RefGivenName"/>
        </w:rPr>
        <w:t xml:space="preserve">K</w:t>
      </w:r>
      <w:r>
        <w:rPr>
          <w:shd w:val="clear" w:color="" w:fill=""/>
        </w:rPr>
        <w:t xml:space="preserve">, </w:t>
      </w:r>
      <w:r>
        <w:rPr>
          <w:rStyle w:val="RefSurName"/>
        </w:rPr>
        <w:t xml:space="preserve">Bruckner</w:t>
      </w:r>
      <w:r>
        <w:rPr>
          <w:rStyle w:val="RefAuthor"/>
        </w:rPr>
        <w:t xml:space="preserve"> </w:t>
      </w:r>
      <w:r>
        <w:rPr>
          <w:rStyle w:val="RefGivenName"/>
        </w:rPr>
        <w:t xml:space="preserve">S</w:t>
      </w:r>
      <w:r>
        <w:rPr>
          <w:shd w:val="clear" w:color="" w:fill=""/>
        </w:rPr>
        <w:t xml:space="preserve">, </w:t>
      </w:r>
      <w:r>
        <w:rPr>
          <w:rStyle w:val="RefSurName"/>
        </w:rPr>
        <w:t xml:space="preserve">Vachon</w:t>
      </w:r>
      <w:r>
        <w:rPr>
          <w:rStyle w:val="RefAuthor"/>
        </w:rPr>
        <w:t xml:space="preserve"> </w:t>
      </w:r>
      <w:r>
        <w:rPr>
          <w:rStyle w:val="RefGivenName"/>
        </w:rPr>
        <w:t xml:space="preserve">E</w:t>
      </w:r>
      <w:r>
        <w:rPr>
          <w:shd w:val="clear" w:color="" w:fill=""/>
        </w:rPr>
        <w:t xml:space="preserve">, </w:t>
      </w:r>
      <w:r>
        <w:rPr>
          <w:rStyle w:val="RefSurName"/>
        </w:rPr>
        <w:t xml:space="preserve">Wang</w:t>
      </w:r>
      <w:r>
        <w:rPr>
          <w:rStyle w:val="RefAuthor"/>
        </w:rPr>
        <w:t xml:space="preserve"> </w:t>
      </w:r>
      <w:r>
        <w:rPr>
          <w:rStyle w:val="RefGivenName"/>
        </w:rPr>
        <w:t xml:space="preserve">X</w:t>
      </w:r>
      <w:r>
        <w:rPr>
          <w:shd w:val="clear" w:color="" w:fill=""/>
        </w:rPr>
        <w:t xml:space="preserve">, </w:t>
      </w:r>
      <w:r>
        <w:rPr>
          <w:rStyle w:val="RefSurName"/>
        </w:rPr>
        <w:t xml:space="preserve">Kruger</w:t>
      </w:r>
      <w:r>
        <w:rPr>
          <w:rStyle w:val="RefAuthor"/>
        </w:rPr>
        <w:t xml:space="preserve"> </w:t>
      </w:r>
      <w:r>
        <w:rPr>
          <w:rStyle w:val="RefGivenName"/>
        </w:rPr>
        <w:t xml:space="preserve">J</w:t>
      </w:r>
      <w:r>
        <w:rPr>
          <w:shd w:val="clear" w:color="" w:fill=""/>
        </w:rPr>
        <w:t xml:space="preserve">, </w:t>
      </w:r>
      <w:r>
        <w:rPr>
          <w:rStyle w:val="RefSurName"/>
        </w:rPr>
        <w:t xml:space="preserve">Chow</w:t>
      </w:r>
      <w:r>
        <w:rPr>
          <w:rStyle w:val="RefAuthor"/>
        </w:rPr>
        <w:t xml:space="preserve"> </w:t>
      </w:r>
      <w:r>
        <w:rPr>
          <w:rStyle w:val="RefGivenName"/>
        </w:rPr>
        <w:t xml:space="preserve">CW</w:t>
      </w:r>
      <w:r>
        <w:rPr>
          <w:shd w:val="clear" w:color="" w:fill=""/>
        </w:rPr>
        <w:t xml:space="preserve">, </w:t>
      </w:r>
      <w:r>
        <w:rPr>
          <w:rStyle w:val="RefSurName"/>
        </w:rPr>
        <w:t xml:space="preserve">Pellecchia</w:t>
      </w:r>
      <w:r>
        <w:rPr>
          <w:rStyle w:val="RefAuthor"/>
        </w:rPr>
        <w:t xml:space="preserve"> </w:t>
      </w:r>
      <w:r>
        <w:rPr>
          <w:rStyle w:val="RefGivenName"/>
        </w:rPr>
        <w:t xml:space="preserve">M</w:t>
      </w:r>
      <w:r>
        <w:rPr>
          <w:shd w:val="clear" w:color="" w:fill=""/>
        </w:rPr>
        <w:t xml:space="preserve">, </w:t>
      </w:r>
      <w:r>
        <w:rPr>
          <w:rStyle w:val="RefSurName"/>
        </w:rPr>
        <w:t xml:space="preserve">Monosov</w:t>
      </w:r>
      <w:r>
        <w:rPr>
          <w:rStyle w:val="RefAuthor"/>
        </w:rPr>
        <w:t xml:space="preserve"> </w:t>
      </w:r>
      <w:r>
        <w:rPr>
          <w:rStyle w:val="RefGivenName"/>
        </w:rPr>
        <w:t xml:space="preserve">E</w:t>
      </w:r>
      <w:r>
        <w:rPr>
          <w:shd w:val="clear" w:color="" w:fill=""/>
        </w:rPr>
        <w:t xml:space="preserve">, </w:t>
      </w:r>
      <w:r>
        <w:rPr>
          <w:rStyle w:val="RefSurName"/>
        </w:rPr>
        <w:t xml:space="preserve">Greer</w:t>
      </w:r>
      <w:r>
        <w:rPr>
          <w:rStyle w:val="RefAuthor"/>
        </w:rPr>
        <w:t xml:space="preserve"> </w:t>
      </w:r>
      <w:r>
        <w:rPr>
          <w:rStyle w:val="RefGivenName"/>
        </w:rPr>
        <w:t xml:space="preserve">PA</w:t>
      </w:r>
      <w:r>
        <w:rPr>
          <w:shd w:val="clear" w:color="" w:fill=""/>
        </w:rPr>
        <w:t xml:space="preserve">, </w:t>
      </w:r>
      <w:r>
        <w:rPr>
          <w:rStyle w:val="RefSurName"/>
        </w:rPr>
        <w:t xml:space="preserve">Trimble</w:t>
      </w:r>
      <w:r>
        <w:rPr>
          <w:rStyle w:val="RefAuthor"/>
        </w:rPr>
        <w:t xml:space="preserve"> </w:t>
      </w:r>
      <w:r>
        <w:rPr>
          <w:rStyle w:val="RefGivenName"/>
        </w:rPr>
        <w:t xml:space="preserve">W</w:t>
      </w:r>
      <w:r>
        <w:rPr>
          <w:shd w:val="clear" w:color="" w:fill=""/>
        </w:rPr>
        <w:t xml:space="preserve">, </w:t>
      </w:r>
      <w:r>
        <w:rPr>
          <w:rStyle w:val="RefSurName"/>
        </w:rPr>
        <w:t xml:space="preserve">Downey</w:t>
      </w:r>
      <w:r>
        <w:rPr>
          <w:rStyle w:val="RefAuthor"/>
        </w:rPr>
        <w:t xml:space="preserve"> </w:t>
      </w:r>
      <w:r>
        <w:rPr>
          <w:rStyle w:val="RefGivenName"/>
        </w:rPr>
        <w:t xml:space="preserve">GP</w:t>
      </w:r>
      <w:r>
        <w:rPr>
          <w:shd w:val="clear" w:color="" w:fill=""/>
        </w:rPr>
        <w:t xml:space="preserve">, </w:t>
      </w:r>
      <w:r>
        <w:rPr>
          <w:rStyle w:val="RefSurName"/>
        </w:rPr>
        <w:t xml:space="preserve">Mustelin</w:t>
      </w:r>
      <w:r>
        <w:rPr>
          <w:rStyle w:val="RefAuthor"/>
        </w:rPr>
        <w:t xml:space="preserve"> </w:t>
      </w:r>
      <w:r>
        <w:rPr>
          <w:rStyle w:val="RefGivenName"/>
        </w:rPr>
        <w:t xml:space="preserve">T</w:t>
      </w:r>
      <w:r>
        <w:rPr>
          <w:shd w:val="clear" w:color="" w:fill=""/>
        </w:rPr>
        <w:t xml:space="preserve">. </w:t>
      </w:r>
      <w:r>
        <w:rPr>
          <w:rStyle w:val="RefYear"/>
        </w:rPr>
        <w:t xml:space="preserve">2004</w:t>
      </w:r>
      <w:r>
        <w:rPr>
          <w:shd w:val="clear" w:color="" w:fill=""/>
        </w:rPr>
        <w:t xml:space="preserve">. </w:t>
      </w:r>
      <w:r>
        <w:rPr>
          <w:rStyle w:val="RefArticleTitle"/>
        </w:rPr>
        <w:t xml:space="preserve">Control of vesicle fusion by a tyrosine phosphatase</w:t>
      </w:r>
      <w:r>
        <w:rPr>
          <w:shd w:val="clear" w:color="" w:fill=""/>
        </w:rPr>
        <w:t xml:space="preserve">. </w:t>
      </w:r>
      <w:r>
        <w:rPr>
          <w:rStyle w:val=""/>
        </w:rPr>
        <w:t xml:space="preserve">Nature Cell Biology</w:t>
      </w:r>
      <w:r>
        <w:rPr>
          <w:shd w:val="clear" w:color="" w:fill=""/>
        </w:rPr>
        <w:t xml:space="preserve"> </w:t>
      </w:r>
      <w:r>
        <w:rPr>
          <w:rStyle w:val=""/>
        </w:rPr>
        <w:t xml:space="preserve">6</w:t>
      </w:r>
      <w:r>
        <w:rPr>
          <w:shd w:val="clear" w:color="" w:fill=""/>
        </w:rPr>
        <w:t xml:space="preserve">:</w:t>
      </w:r>
      <w:r>
        <w:rPr>
          <w:rStyle w:val="RefFPage"/>
        </w:rPr>
        <w:t xml:space="preserve">831</w:t>
      </w:r>
      <w:r>
        <w:rPr>
          <w:shd w:val="clear" w:color="" w:fill=""/>
        </w:rPr>
        <w:t xml:space="preserve">–</w:t>
      </w:r>
      <w:r>
        <w:rPr>
          <w:rStyle w:val="RefLPage"/>
        </w:rPr>
        <w:t xml:space="preserve">839</w:t>
      </w:r>
      <w:r>
        <w:rPr>
          <w:shd w:val="clear" w:color="" w:fill=""/>
        </w:rPr>
        <w:t xml:space="preserve">.</w:t>
      </w:r>
    </w:p>
    <w:p>
      <w:pPr>
        <w:pStyle w:val="jrnlRefText"/>
      </w:pPr>
      <w:bookmarkStart w:id="58" w:name="R45"/>
      <w:bookmarkEnd w:id="58"/>
      <w:r>
        <w:rPr>
          <w:rStyle w:val="RefSurName"/>
        </w:rPr>
        <w:t xml:space="preserve">Jovanovic</w:t>
      </w:r>
      <w:r>
        <w:rPr>
          <w:rStyle w:val="RefAuthor"/>
        </w:rPr>
        <w:t xml:space="preserve"> </w:t>
      </w:r>
      <w:r>
        <w:rPr>
          <w:rStyle w:val="RefGivenName"/>
        </w:rPr>
        <w:t xml:space="preserve">JN</w:t>
      </w:r>
      <w:r>
        <w:rPr>
          <w:shd w:val="clear" w:color="" w:fill=""/>
        </w:rPr>
        <w:t xml:space="preserve">, </w:t>
      </w:r>
      <w:r>
        <w:rPr>
          <w:rStyle w:val="RefSurName"/>
        </w:rPr>
        <w:t xml:space="preserve">Sihra</w:t>
      </w:r>
      <w:r>
        <w:rPr>
          <w:rStyle w:val="RefAuthor"/>
        </w:rPr>
        <w:t xml:space="preserve"> </w:t>
      </w:r>
      <w:r>
        <w:rPr>
          <w:rStyle w:val="RefGivenName"/>
        </w:rPr>
        <w:t xml:space="preserve">TS</w:t>
      </w:r>
      <w:r>
        <w:rPr>
          <w:shd w:val="clear" w:color="" w:fill=""/>
        </w:rPr>
        <w:t xml:space="preserve">, </w:t>
      </w:r>
      <w:r>
        <w:rPr>
          <w:rStyle w:val="RefSurName"/>
        </w:rPr>
        <w:t xml:space="preserve">Nairn</w:t>
      </w:r>
      <w:r>
        <w:rPr>
          <w:rStyle w:val="RefAuthor"/>
        </w:rPr>
        <w:t xml:space="preserve"> </w:t>
      </w:r>
      <w:r>
        <w:rPr>
          <w:rStyle w:val="RefGivenName"/>
        </w:rPr>
        <w:t xml:space="preserve">AC</w:t>
      </w:r>
      <w:r>
        <w:rPr>
          <w:shd w:val="clear" w:color="" w:fill=""/>
        </w:rPr>
        <w:t xml:space="preserve">, </w:t>
      </w:r>
      <w:r>
        <w:rPr>
          <w:rStyle w:val="RefSurName"/>
        </w:rPr>
        <w:t xml:space="preserve">Hemmings</w:t>
      </w:r>
      <w:r>
        <w:rPr>
          <w:rStyle w:val="RefAuthor"/>
        </w:rPr>
        <w:t xml:space="preserve"> </w:t>
      </w:r>
      <w:r>
        <w:rPr>
          <w:rStyle w:val="RefGivenName"/>
        </w:rPr>
        <w:t xml:space="preserve">HC</w:t>
      </w:r>
      <w:r>
        <w:rPr>
          <w:shd w:val="clear" w:color="" w:fill=""/>
        </w:rPr>
        <w:t xml:space="preserve">, </w:t>
      </w:r>
      <w:r>
        <w:rPr>
          <w:rStyle w:val="RefSurName"/>
        </w:rPr>
        <w:t xml:space="preserve">Greengard</w:t>
      </w:r>
      <w:r>
        <w:rPr>
          <w:rStyle w:val="RefAuthor"/>
        </w:rPr>
        <w:t xml:space="preserve"> </w:t>
      </w:r>
      <w:r>
        <w:rPr>
          <w:rStyle w:val="RefGivenName"/>
        </w:rPr>
        <w:t xml:space="preserve">P</w:t>
      </w:r>
      <w:r>
        <w:rPr>
          <w:shd w:val="clear" w:color="" w:fill=""/>
        </w:rPr>
        <w:t xml:space="preserve">, </w:t>
      </w:r>
      <w:r>
        <w:rPr>
          <w:rStyle w:val="RefSurName"/>
        </w:rPr>
        <w:t xml:space="preserve">Czernik</w:t>
      </w:r>
      <w:r>
        <w:rPr>
          <w:rStyle w:val="RefAuthor"/>
        </w:rPr>
        <w:t xml:space="preserve"> </w:t>
      </w:r>
      <w:r>
        <w:rPr>
          <w:rStyle w:val="RefGivenName"/>
        </w:rPr>
        <w:t xml:space="preserve">AJ</w:t>
      </w:r>
      <w:r>
        <w:rPr>
          <w:shd w:val="clear" w:color="" w:fill=""/>
        </w:rPr>
        <w:t xml:space="preserve">. </w:t>
      </w:r>
      <w:r>
        <w:rPr>
          <w:rStyle w:val="RefYear"/>
        </w:rPr>
        <w:t xml:space="preserve">2001</w:t>
      </w:r>
      <w:r>
        <w:rPr>
          <w:shd w:val="clear" w:color="" w:fill=""/>
        </w:rPr>
        <w:t xml:space="preserve">. </w:t>
      </w:r>
      <w:r>
        <w:rPr>
          <w:rStyle w:val="RefArticleTitle"/>
        </w:rPr>
        <w:t xml:space="preserve">Opposing changes in phosphorylation of specific sites in synapsin I during </w:t>
      </w:r>
      <w:rPr>
        <w:rStyle w:val="RefArticleTitle"/>
      </w:rPr>
      <w:del w:author="cross-ref" w:date="1970-01-01T00:00:00Z">
        <w:r>
          <w:delText xml:space="preserve">ca2</w:delText>
        </w:r>
      </w:del>
      <w:rPr>
        <w:rStyle w:val="RefArticleTitle"/>
      </w:rPr>
      <w:ins w:author="cross-ref" w:date="1970-01-01T00:00:00Z">
        <w:r>
          <w:t xml:space="preserve">Ca2</w:t>
        </w:r>
      </w:ins>
      <w:r>
        <w:rPr>
          <w:rStyle w:val="RefArticleTitle"/>
        </w:rPr>
        <w:t xml:space="preserve">+-dependent glutamate release in isolated nerve terminals</w:t>
      </w:r>
      <w:r>
        <w:rPr>
          <w:shd w:val="clear" w:color="" w:fill=""/>
        </w:rPr>
        <w:t xml:space="preserve">. </w:t>
      </w:r>
      <w:r>
        <w:rPr>
          <w:rStyle w:val=""/>
        </w:rPr>
        <w:t xml:space="preserve">The Journal of Neuroscience</w:t>
      </w:r>
      <w:r>
        <w:rPr>
          <w:shd w:val="clear" w:color="" w:fill=""/>
        </w:rPr>
        <w:t xml:space="preserve"> </w:t>
      </w:r>
      <w:r>
        <w:rPr>
          <w:rStyle w:val=""/>
        </w:rPr>
        <w:t xml:space="preserve">21</w:t>
      </w:r>
      <w:r>
        <w:rPr>
          <w:shd w:val="clear" w:color="" w:fill=""/>
        </w:rPr>
        <w:t xml:space="preserve">:</w:t>
      </w:r>
      <w:r>
        <w:rPr>
          <w:rStyle w:val="RefFPage"/>
        </w:rPr>
        <w:t xml:space="preserve">7944</w:t>
      </w:r>
      <w:r>
        <w:rPr>
          <w:shd w:val="clear" w:color="" w:fill=""/>
        </w:rPr>
        <w:t xml:space="preserve">–</w:t>
      </w:r>
      <w:r>
        <w:rPr>
          <w:rStyle w:val="RefLPage"/>
        </w:rPr>
        <w:t xml:space="preserve">7953</w:t>
      </w:r>
      <w:r>
        <w:rPr>
          <w:shd w:val="clear" w:color="" w:fill=""/>
        </w:rPr>
        <w:t xml:space="preserve">.</w:t>
      </w:r>
    </w:p>
    <w:p>
      <w:pPr>
        <w:pStyle w:val="jrnlRefText"/>
      </w:pPr>
      <w:bookmarkStart w:id="59" w:name="R46"/>
      <w:bookmarkEnd w:id="59"/>
      <w:r>
        <w:rPr>
          <w:rStyle w:val="RefSurName"/>
        </w:rPr>
        <w:t xml:space="preserve">Kaeser</w:t>
      </w:r>
      <w:r>
        <w:rPr>
          <w:rStyle w:val="RefAuthor"/>
        </w:rPr>
        <w:t xml:space="preserve"> </w:t>
      </w:r>
      <w:r>
        <w:rPr>
          <w:rStyle w:val="RefGivenName"/>
        </w:rPr>
        <w:t xml:space="preserve">PS</w:t>
      </w:r>
      <w:r>
        <w:rPr>
          <w:shd w:val="clear" w:color="" w:fill=""/>
        </w:rPr>
        <w:t xml:space="preserve">, </w:t>
      </w:r>
      <w:r>
        <w:rPr>
          <w:rStyle w:val="RefSurName"/>
        </w:rPr>
        <w:t xml:space="preserve">Kwon</w:t>
      </w:r>
      <w:r>
        <w:rPr>
          <w:rStyle w:val="RefAuthor"/>
        </w:rPr>
        <w:t xml:space="preserve"> </w:t>
      </w:r>
      <w:r>
        <w:rPr>
          <w:rStyle w:val="RefGivenName"/>
        </w:rPr>
        <w:t xml:space="preserve">HB</w:t>
      </w:r>
      <w:r>
        <w:rPr>
          <w:shd w:val="clear" w:color="" w:fill=""/>
        </w:rPr>
        <w:t xml:space="preserve">, </w:t>
      </w:r>
      <w:r>
        <w:rPr>
          <w:rStyle w:val="RefSurName"/>
        </w:rPr>
        <w:t xml:space="preserve">Blundell</w:t>
      </w:r>
      <w:r>
        <w:rPr>
          <w:rStyle w:val="RefAuthor"/>
        </w:rPr>
        <w:t xml:space="preserve"> </w:t>
      </w:r>
      <w:r>
        <w:rPr>
          <w:rStyle w:val="RefGivenName"/>
        </w:rPr>
        <w:t xml:space="preserve">J</w:t>
      </w:r>
      <w:r>
        <w:rPr>
          <w:shd w:val="clear" w:color="" w:fill=""/>
        </w:rPr>
        <w:t xml:space="preserve">, </w:t>
      </w:r>
      <w:r>
        <w:rPr>
          <w:rStyle w:val="RefSurName"/>
        </w:rPr>
        <w:t xml:space="preserve">Chevaleyre</w:t>
      </w:r>
      <w:r>
        <w:rPr>
          <w:rStyle w:val="RefAuthor"/>
        </w:rPr>
        <w:t xml:space="preserve"> </w:t>
      </w:r>
      <w:r>
        <w:rPr>
          <w:rStyle w:val="RefGivenName"/>
        </w:rPr>
        <w:t xml:space="preserve">V</w:t>
      </w:r>
      <w:r>
        <w:rPr>
          <w:shd w:val="clear" w:color="" w:fill=""/>
        </w:rPr>
        <w:t xml:space="preserve">, </w:t>
      </w:r>
      <w:r>
        <w:rPr>
          <w:rStyle w:val="RefSurName"/>
        </w:rPr>
        <w:t xml:space="preserve">Morishita</w:t>
      </w:r>
      <w:r>
        <w:rPr>
          <w:rStyle w:val="RefAuthor"/>
        </w:rPr>
        <w:t xml:space="preserve"> </w:t>
      </w:r>
      <w:r>
        <w:rPr>
          <w:rStyle w:val="RefGivenName"/>
        </w:rPr>
        <w:t xml:space="preserve">W</w:t>
      </w:r>
      <w:r>
        <w:rPr>
          <w:shd w:val="clear" w:color="" w:fill=""/>
        </w:rPr>
        <w:t xml:space="preserve">, </w:t>
      </w:r>
      <w:r>
        <w:rPr>
          <w:rStyle w:val="RefSurName"/>
        </w:rPr>
        <w:t xml:space="preserve">Malenka</w:t>
      </w:r>
      <w:r>
        <w:rPr>
          <w:rStyle w:val="RefAuthor"/>
        </w:rPr>
        <w:t xml:space="preserve"> </w:t>
      </w:r>
      <w:r>
        <w:rPr>
          <w:rStyle w:val="RefGivenName"/>
        </w:rPr>
        <w:t xml:space="preserve">RC</w:t>
      </w:r>
      <w:r>
        <w:rPr>
          <w:shd w:val="clear" w:color="" w:fill=""/>
        </w:rPr>
        <w:t xml:space="preserve">, </w:t>
      </w:r>
      <w:r>
        <w:rPr>
          <w:rStyle w:val="RefSurName"/>
        </w:rPr>
        <w:t xml:space="preserve">Powell</w:t>
      </w:r>
      <w:r>
        <w:rPr>
          <w:rStyle w:val="RefAuthor"/>
        </w:rPr>
        <w:t xml:space="preserve"> </w:t>
      </w:r>
      <w:r>
        <w:rPr>
          <w:rStyle w:val="RefGivenName"/>
        </w:rPr>
        <w:t xml:space="preserve">CM</w:t>
      </w:r>
      <w:r>
        <w:rPr>
          <w:shd w:val="clear" w:color="" w:fill=""/>
        </w:rPr>
        <w:t xml:space="preserve">, </w:t>
      </w:r>
      <w:r>
        <w:rPr>
          <w:rStyle w:val="RefSurName"/>
        </w:rPr>
        <w:t xml:space="preserve">Castillo</w:t>
      </w:r>
      <w:r>
        <w:rPr>
          <w:rStyle w:val="RefAuthor"/>
        </w:rPr>
        <w:t xml:space="preserve"> </w:t>
      </w:r>
      <w:r>
        <w:rPr>
          <w:rStyle w:val="RefGivenName"/>
        </w:rPr>
        <w:t xml:space="preserve">PE</w:t>
      </w:r>
      <w:r>
        <w:rPr>
          <w:shd w:val="clear" w:color="" w:fill=""/>
        </w:rPr>
        <w:t xml:space="preserve">, </w:t>
      </w:r>
      <w:r>
        <w:rPr>
          <w:rStyle w:val="RefSurName"/>
        </w:rPr>
        <w:t xml:space="preserve">Südhof</w:t>
      </w:r>
      <w:r>
        <w:rPr>
          <w:rStyle w:val="RefAuthor"/>
        </w:rPr>
        <w:t xml:space="preserve"> </w:t>
      </w:r>
      <w:r>
        <w:rPr>
          <w:rStyle w:val="RefGivenName"/>
        </w:rPr>
        <w:t xml:space="preserve">TC</w:t>
      </w:r>
      <w:r>
        <w:rPr>
          <w:shd w:val="clear" w:color="" w:fill=""/>
        </w:rPr>
        <w:t xml:space="preserve">, </w:t>
      </w:r>
      <w:r>
        <w:rPr>
          <w:rStyle w:val="RefSurName"/>
        </w:rPr>
        <w:t xml:space="preserve">Kwon</w:t>
      </w:r>
      <w:r>
        <w:rPr>
          <w:rStyle w:val="RefAuthor"/>
        </w:rPr>
        <w:t xml:space="preserve"> </w:t>
      </w:r>
      <w:r>
        <w:rPr>
          <w:rStyle w:val="RefGivenName"/>
        </w:rPr>
        <w:t xml:space="preserve">H-B</w:t>
      </w:r>
      <w:r>
        <w:rPr>
          <w:shd w:val="clear" w:color="" w:fill=""/>
        </w:rPr>
        <w:t xml:space="preserve">. </w:t>
      </w:r>
      <w:r>
        <w:rPr>
          <w:rStyle w:val="RefYear"/>
        </w:rPr>
        <w:t xml:space="preserve">2008</w:t>
      </w:r>
      <w:r>
        <w:rPr>
          <w:shd w:val="clear" w:color="" w:fill=""/>
        </w:rPr>
        <w:t xml:space="preserve">. </w:t>
      </w:r>
      <w:r>
        <w:rPr>
          <w:rStyle w:val="RefArticleTitle"/>
        </w:rPr>
        <w:t xml:space="preserve">Rim1alpha phosphorylation at serine-413 by protein kinase A is not required for presynaptic long-term plasticity or learning</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105</w:t>
      </w:r>
      <w:r>
        <w:rPr>
          <w:shd w:val="clear" w:color="" w:fill=""/>
        </w:rPr>
        <w:t xml:space="preserve">:</w:t>
      </w:r>
      <w:r>
        <w:rPr>
          <w:rStyle w:val="RefFPage"/>
        </w:rPr>
        <w:t xml:space="preserve">14680</w:t>
      </w:r>
      <w:r>
        <w:rPr>
          <w:shd w:val="clear" w:color="" w:fill=""/>
        </w:rPr>
        <w:t xml:space="preserve">–</w:t>
      </w:r>
      <w:r>
        <w:rPr>
          <w:rStyle w:val="RefLPage"/>
        </w:rPr>
        <w:t xml:space="preserve">14685</w:t>
      </w:r>
      <w:r>
        <w:rPr>
          <w:shd w:val="clear" w:color="" w:fill=""/>
        </w:rPr>
        <w:t xml:space="preserve">.</w:t>
      </w:r>
    </w:p>
    <w:p>
      <w:pPr>
        <w:pStyle w:val="jrnlRefText"/>
      </w:pPr>
      <w:bookmarkStart w:id="60" w:name="R47"/>
      <w:bookmarkEnd w:id="60"/>
      <w:r>
        <w:rPr>
          <w:rStyle w:val="RefSurName"/>
        </w:rPr>
        <w:t xml:space="preserve">Kaeser</w:t>
      </w:r>
      <w:r>
        <w:rPr>
          <w:rStyle w:val="RefAuthor"/>
        </w:rPr>
        <w:t xml:space="preserve"> </w:t>
      </w:r>
      <w:r>
        <w:rPr>
          <w:rStyle w:val="RefGivenName"/>
        </w:rPr>
        <w:t xml:space="preserve">PS</w:t>
      </w:r>
      <w:r>
        <w:rPr>
          <w:shd w:val="clear" w:color="" w:fill=""/>
        </w:rPr>
        <w:t xml:space="preserve">. </w:t>
      </w:r>
      <w:r>
        <w:rPr>
          <w:rStyle w:val="RefYear"/>
        </w:rPr>
        <w:t xml:space="preserve">2011</w:t>
      </w:r>
      <w:r>
        <w:rPr>
          <w:shd w:val="clear" w:color="" w:fill=""/>
        </w:rPr>
        <w:t xml:space="preserve">. </w:t>
      </w:r>
      <w:r>
        <w:rPr>
          <w:rStyle w:val="RefArticleTitle"/>
        </w:rPr>
        <w:t xml:space="preserve">Pushing synaptic vesicles over the RIM</w:t>
      </w:r>
      <w:r>
        <w:rPr>
          <w:shd w:val="clear" w:color="" w:fill=""/>
        </w:rPr>
        <w:t xml:space="preserve">. </w:t>
      </w:r>
      <w:r>
        <w:rPr>
          <w:rStyle w:val=""/>
        </w:rPr>
        <w:t xml:space="preserve">Cellular Logistics</w:t>
      </w:r>
      <w:r>
        <w:rPr>
          <w:shd w:val="clear" w:color="" w:fill=""/>
        </w:rPr>
        <w:t xml:space="preserve"> </w:t>
      </w:r>
      <w:r>
        <w:rPr>
          <w:rStyle w:val=""/>
        </w:rPr>
        <w:t xml:space="preserve">1</w:t>
      </w:r>
      <w:r>
        <w:rPr>
          <w:shd w:val="clear" w:color="" w:fill=""/>
        </w:rPr>
        <w:t xml:space="preserve">:</w:t>
      </w:r>
      <w:r>
        <w:rPr>
          <w:rStyle w:val="RefFPage"/>
        </w:rPr>
        <w:t xml:space="preserve">106</w:t>
      </w:r>
      <w:r>
        <w:rPr>
          <w:shd w:val="clear" w:color="" w:fill=""/>
        </w:rPr>
        <w:t xml:space="preserve">–</w:t>
      </w:r>
      <w:r>
        <w:rPr>
          <w:rStyle w:val="RefLPage"/>
        </w:rPr>
        <w:t xml:space="preserve">110</w:t>
      </w:r>
      <w:r>
        <w:rPr>
          <w:shd w:val="clear" w:color="" w:fill=""/>
        </w:rPr>
        <w:t xml:space="preserve">.</w:t>
      </w:r>
    </w:p>
    <w:p>
      <w:pPr>
        <w:pStyle w:val="jrnlRefText"/>
      </w:pPr>
      <w:bookmarkStart w:id="61" w:name="R48"/>
      <w:bookmarkEnd w:id="61"/>
      <w:r>
        <w:rPr>
          <w:rStyle w:val="RefSurName"/>
        </w:rPr>
        <w:t xml:space="preserve">Kelstrup</w:t>
      </w:r>
      <w:r>
        <w:rPr>
          <w:rStyle w:val="RefAuthor"/>
        </w:rPr>
        <w:t xml:space="preserve"> </w:t>
      </w:r>
      <w:r>
        <w:rPr>
          <w:rStyle w:val="RefGivenName"/>
        </w:rPr>
        <w:t xml:space="preserve">CD</w:t>
      </w:r>
      <w:r>
        <w:rPr>
          <w:shd w:val="clear" w:color="" w:fill=""/>
        </w:rPr>
        <w:t xml:space="preserve">, </w:t>
      </w:r>
      <w:r>
        <w:rPr>
          <w:rStyle w:val="RefSurName"/>
        </w:rPr>
        <w:t xml:space="preserve">Jersie-Christensen</w:t>
      </w:r>
      <w:r>
        <w:rPr>
          <w:rStyle w:val="RefAuthor"/>
        </w:rPr>
        <w:t xml:space="preserve"> </w:t>
      </w:r>
      <w:r>
        <w:rPr>
          <w:rStyle w:val="RefGivenName"/>
        </w:rPr>
        <w:t xml:space="preserve">RR</w:t>
      </w:r>
      <w:r>
        <w:rPr>
          <w:shd w:val="clear" w:color="" w:fill=""/>
        </w:rPr>
        <w:t xml:space="preserve">, </w:t>
      </w:r>
      <w:r>
        <w:rPr>
          <w:rStyle w:val="RefSurName"/>
        </w:rPr>
        <w:t xml:space="preserve">Batth</w:t>
      </w:r>
      <w:r>
        <w:rPr>
          <w:rStyle w:val="RefAuthor"/>
        </w:rPr>
        <w:t xml:space="preserve"> </w:t>
      </w:r>
      <w:r>
        <w:rPr>
          <w:rStyle w:val="RefGivenName"/>
        </w:rPr>
        <w:t xml:space="preserve">TS</w:t>
      </w:r>
      <w:r>
        <w:rPr>
          <w:shd w:val="clear" w:color="" w:fill=""/>
        </w:rPr>
        <w:t xml:space="preserve">, </w:t>
      </w:r>
      <w:r>
        <w:rPr>
          <w:rStyle w:val="RefSurName"/>
        </w:rPr>
        <w:t xml:space="preserve">Arrey</w:t>
      </w:r>
      <w:r>
        <w:rPr>
          <w:rStyle w:val="RefAuthor"/>
        </w:rPr>
        <w:t xml:space="preserve"> </w:t>
      </w:r>
      <w:r>
        <w:rPr>
          <w:rStyle w:val="RefGivenName"/>
        </w:rPr>
        <w:t xml:space="preserve">TN</w:t>
      </w:r>
      <w:r>
        <w:rPr>
          <w:shd w:val="clear" w:color="" w:fill=""/>
        </w:rPr>
        <w:t xml:space="preserve">, </w:t>
      </w:r>
      <w:r>
        <w:rPr>
          <w:rStyle w:val="RefSurName"/>
        </w:rPr>
        <w:t xml:space="preserve">Kuehn</w:t>
      </w:r>
      <w:r>
        <w:rPr>
          <w:rStyle w:val="RefAuthor"/>
        </w:rPr>
        <w:t xml:space="preserve"> </w:t>
      </w:r>
      <w:r>
        <w:rPr>
          <w:rStyle w:val="RefGivenName"/>
        </w:rPr>
        <w:t xml:space="preserve">A</w:t>
      </w:r>
      <w:r>
        <w:rPr>
          <w:shd w:val="clear" w:color="" w:fill=""/>
        </w:rPr>
        <w:t xml:space="preserve">, </w:t>
      </w:r>
      <w:r>
        <w:rPr>
          <w:rStyle w:val="RefSurName"/>
        </w:rPr>
        <w:t xml:space="preserve">Kellmann</w:t>
      </w:r>
      <w:r>
        <w:rPr>
          <w:rStyle w:val="RefAuthor"/>
        </w:rPr>
        <w:t xml:space="preserve"> </w:t>
      </w:r>
      <w:r>
        <w:rPr>
          <w:rStyle w:val="RefGivenName"/>
        </w:rPr>
        <w:t xml:space="preserve">M</w:t>
      </w:r>
      <w:r>
        <w:rPr>
          <w:shd w:val="clear" w:color="" w:fill=""/>
        </w:rPr>
        <w:t xml:space="preserve">, </w:t>
      </w:r>
      <w:r>
        <w:rPr>
          <w:rStyle w:val="RefSurName"/>
        </w:rPr>
        <w:t xml:space="preserve">Olsen</w:t>
      </w:r>
      <w:r>
        <w:rPr>
          <w:rStyle w:val="RefAuthor"/>
        </w:rPr>
        <w:t xml:space="preserve"> </w:t>
      </w:r>
      <w:r>
        <w:rPr>
          <w:rStyle w:val="RefGivenName"/>
        </w:rPr>
        <w:t xml:space="preserve">JV</w:t>
      </w:r>
      <w:r>
        <w:rPr>
          <w:shd w:val="clear" w:color="" w:fill=""/>
        </w:rPr>
        <w:t xml:space="preserve">. </w:t>
      </w:r>
      <w:r>
        <w:rPr>
          <w:rStyle w:val="RefYear"/>
        </w:rPr>
        <w:t xml:space="preserve">2014</w:t>
      </w:r>
      <w:r>
        <w:rPr>
          <w:shd w:val="clear" w:color="" w:fill=""/>
        </w:rPr>
        <w:t xml:space="preserve">. </w:t>
      </w:r>
      <w:r>
        <w:rPr>
          <w:rStyle w:val="RefArticleTitle"/>
        </w:rPr>
        <w:t xml:space="preserve">Rapid and deep proteomes by faster sequencing on a benchtop quadrupole ultra-high-field orbitrap mass spectrometer</w:t>
      </w:r>
      <w:r>
        <w:rPr>
          <w:shd w:val="clear" w:color="" w:fill=""/>
        </w:rPr>
        <w:t xml:space="preserve">. </w:t>
      </w:r>
      <w:r>
        <w:rPr>
          <w:rStyle w:val=""/>
        </w:rPr>
        <w:t xml:space="preserve">Journal of Proteome Research</w:t>
      </w:r>
      <w:r>
        <w:rPr>
          <w:shd w:val="clear" w:color="" w:fill=""/>
        </w:rPr>
        <w:t xml:space="preserve"> </w:t>
      </w:r>
      <w:r>
        <w:rPr>
          <w:rStyle w:val=""/>
        </w:rPr>
        <w:t xml:space="preserve">13</w:t>
      </w:r>
      <w:r>
        <w:rPr>
          <w:shd w:val="clear" w:color="" w:fill=""/>
        </w:rPr>
        <w:t xml:space="preserve">:</w:t>
      </w:r>
      <w:r>
        <w:rPr>
          <w:rStyle w:val="RefFPage"/>
        </w:rPr>
        <w:t xml:space="preserve">6187</w:t>
      </w:r>
      <w:r>
        <w:rPr>
          <w:shd w:val="clear" w:color="" w:fill=""/>
        </w:rPr>
        <w:t xml:space="preserve">–</w:t>
      </w:r>
      <w:r>
        <w:rPr>
          <w:rStyle w:val="RefLPage"/>
        </w:rPr>
        <w:t xml:space="preserve">6195</w:t>
      </w:r>
      <w:r>
        <w:rPr>
          <w:shd w:val="clear" w:color="" w:fill=""/>
        </w:rPr>
        <w:t xml:space="preserve">.</w:t>
      </w:r>
    </w:p>
    <w:p>
      <w:pPr>
        <w:pStyle w:val="jrnlRefText"/>
      </w:pPr>
      <w:bookmarkStart w:id="62" w:name="R49"/>
      <w:bookmarkEnd w:id="62"/>
      <w:r>
        <w:rPr>
          <w:rStyle w:val="RefSurName"/>
        </w:rPr>
        <w:t xml:space="preserve">Kennelly</w:t>
      </w:r>
      <w:r>
        <w:rPr>
          <w:rStyle w:val="RefAuthor"/>
        </w:rPr>
        <w:t xml:space="preserve"> </w:t>
      </w:r>
      <w:r>
        <w:rPr>
          <w:rStyle w:val="RefGivenName"/>
        </w:rPr>
        <w:t xml:space="preserve">PJ</w:t>
      </w:r>
      <w:r>
        <w:rPr>
          <w:shd w:val="clear" w:color="" w:fill=""/>
        </w:rPr>
        <w:t xml:space="preserve">, </w:t>
      </w:r>
      <w:r>
        <w:rPr>
          <w:rStyle w:val="RefSurName"/>
        </w:rPr>
        <w:t xml:space="preserve">Krebs</w:t>
      </w:r>
      <w:r>
        <w:rPr>
          <w:rStyle w:val="RefAuthor"/>
        </w:rPr>
        <w:t xml:space="preserve"> </w:t>
      </w:r>
      <w:r>
        <w:rPr>
          <w:rStyle w:val="RefGivenName"/>
        </w:rPr>
        <w:t xml:space="preserve">EG</w:t>
      </w:r>
      <w:r>
        <w:rPr>
          <w:shd w:val="clear" w:color="" w:fill=""/>
        </w:rPr>
        <w:t xml:space="preserve">. </w:t>
      </w:r>
      <w:r>
        <w:rPr>
          <w:rStyle w:val="RefYear"/>
        </w:rPr>
        <w:t xml:space="preserve">1991</w:t>
      </w:r>
      <w:r>
        <w:rPr>
          <w:shd w:val="clear" w:color="" w:fill=""/>
        </w:rPr>
        <w:t xml:space="preserve">. </w:t>
      </w:r>
      <w:r>
        <w:rPr>
          <w:rStyle w:val="RefArticleTitle"/>
        </w:rPr>
        <w:t xml:space="preserve">Consensus sequences as substrate specificity determinants for protein kinases and protein phosphatases</w:t>
      </w:r>
      <w:r>
        <w:rPr>
          <w:shd w:val="clear" w:color="" w:fill=""/>
        </w:rPr>
        <w:t xml:space="preserve">. </w:t>
      </w:r>
      <w:r>
        <w:rPr>
          <w:rStyle w:val=""/>
        </w:rPr>
        <w:t xml:space="preserve">The Journal of Biological Chemistry</w:t>
      </w:r>
      <w:r>
        <w:rPr>
          <w:shd w:val="clear" w:color="" w:fill=""/>
        </w:rPr>
        <w:t xml:space="preserve"> </w:t>
      </w:r>
      <w:r>
        <w:rPr>
          <w:rStyle w:val=""/>
        </w:rPr>
        <w:t xml:space="preserve">266</w:t>
      </w:r>
      <w:r>
        <w:rPr>
          <w:shd w:val="clear" w:color="" w:fill=""/>
        </w:rPr>
        <w:t xml:space="preserve">:</w:t>
      </w:r>
      <w:r>
        <w:rPr>
          <w:rStyle w:val="RefFPage"/>
        </w:rPr>
        <w:t xml:space="preserve">15555</w:t>
      </w:r>
      <w:r>
        <w:rPr>
          <w:shd w:val="clear" w:color="" w:fill=""/>
        </w:rPr>
        <w:t xml:space="preserve">–</w:t>
      </w:r>
      <w:r>
        <w:rPr>
          <w:rStyle w:val="RefLPage"/>
        </w:rPr>
        <w:t xml:space="preserve">15558</w:t>
      </w:r>
      <w:r>
        <w:rPr>
          <w:shd w:val="clear" w:color="" w:fill=""/>
        </w:rPr>
        <w:t xml:space="preserve">.</w:t>
      </w:r>
    </w:p>
    <w:p>
      <w:pPr>
        <w:pStyle w:val="jrnlRefText"/>
      </w:pPr>
      <w:bookmarkStart w:id="63" w:name="R50"/>
      <w:bookmarkEnd w:id="63"/>
      <w:r>
        <w:rPr>
          <w:rStyle w:val="RefSurName"/>
        </w:rPr>
        <w:t xml:space="preserve">Kim</w:t>
      </w:r>
      <w:r>
        <w:rPr>
          <w:rStyle w:val="RefAuthor"/>
        </w:rPr>
        <w:t xml:space="preserve"> </w:t>
      </w:r>
      <w:r>
        <w:rPr>
          <w:rStyle w:val="RefGivenName"/>
        </w:rPr>
        <w:t xml:space="preserve">SH</w:t>
      </w:r>
      <w:r>
        <w:rPr>
          <w:shd w:val="clear" w:color="" w:fill=""/>
        </w:rPr>
        <w:t xml:space="preserve">, </w:t>
      </w:r>
      <w:r>
        <w:rPr>
          <w:rStyle w:val="RefSurName"/>
        </w:rPr>
        <w:t xml:space="preserve">Ryan</w:t>
      </w:r>
      <w:r>
        <w:rPr>
          <w:rStyle w:val="RefAuthor"/>
        </w:rPr>
        <w:t xml:space="preserve"> </w:t>
      </w:r>
      <w:r>
        <w:rPr>
          <w:rStyle w:val="RefGivenName"/>
        </w:rPr>
        <w:t xml:space="preserve">TA</w:t>
      </w:r>
      <w:r>
        <w:rPr>
          <w:shd w:val="clear" w:color="" w:fill=""/>
        </w:rPr>
        <w:t xml:space="preserve">. </w:t>
      </w:r>
      <w:r>
        <w:rPr>
          <w:rStyle w:val="RefYear"/>
        </w:rPr>
        <w:t xml:space="preserve">2010</w:t>
      </w:r>
      <w:r>
        <w:rPr>
          <w:shd w:val="clear" w:color="" w:fill=""/>
        </w:rPr>
        <w:t xml:space="preserve">. </w:t>
      </w:r>
      <w:r>
        <w:rPr>
          <w:rStyle w:val="RefArticleTitle"/>
        </w:rPr>
        <w:t xml:space="preserve">CDK5 serves as a major control point in neurotransmitter release</w:t>
      </w:r>
      <w:r>
        <w:rPr>
          <w:shd w:val="clear" w:color="" w:fill=""/>
        </w:rPr>
        <w:t xml:space="preserve">. </w:t>
      </w:r>
      <w:r>
        <w:rPr>
          <w:rStyle w:val=""/>
        </w:rPr>
        <w:t xml:space="preserve">Neuron</w:t>
      </w:r>
      <w:r>
        <w:rPr>
          <w:shd w:val="clear" w:color="" w:fill=""/>
        </w:rPr>
        <w:t xml:space="preserve"> </w:t>
      </w:r>
      <w:r>
        <w:rPr>
          <w:rStyle w:val=""/>
        </w:rPr>
        <w:t xml:space="preserve">67</w:t>
      </w:r>
      <w:r>
        <w:rPr>
          <w:shd w:val="clear" w:color="" w:fill=""/>
        </w:rPr>
        <w:t xml:space="preserve">:</w:t>
      </w:r>
      <w:r>
        <w:rPr>
          <w:rStyle w:val="RefFPage"/>
        </w:rPr>
        <w:t xml:space="preserve">797</w:t>
      </w:r>
      <w:r>
        <w:rPr>
          <w:shd w:val="clear" w:color="" w:fill=""/>
        </w:rPr>
        <w:t xml:space="preserve">–</w:t>
      </w:r>
      <w:r>
        <w:rPr>
          <w:rStyle w:val="RefLPage"/>
        </w:rPr>
        <w:t xml:space="preserve">809</w:t>
      </w:r>
      <w:r>
        <w:rPr>
          <w:shd w:val="clear" w:color="" w:fill=""/>
        </w:rPr>
        <w:t xml:space="preserve">.</w:t>
      </w:r>
    </w:p>
    <w:p>
      <w:pPr>
        <w:pStyle w:val="jrnlRefText"/>
      </w:pPr>
      <w:bookmarkStart w:id="64" w:name="R51"/>
      <w:bookmarkEnd w:id="64"/>
      <w:r>
        <w:rPr>
          <w:rStyle w:val="RefSurName"/>
        </w:rPr>
        <w:t xml:space="preserve">Kim</w:t>
      </w:r>
      <w:r>
        <w:rPr>
          <w:rStyle w:val="RefAuthor"/>
        </w:rPr>
        <w:t xml:space="preserve"> </w:t>
      </w:r>
      <w:r>
        <w:rPr>
          <w:rStyle w:val="RefGivenName"/>
        </w:rPr>
        <w:t xml:space="preserve">SH</w:t>
      </w:r>
      <w:r>
        <w:rPr>
          <w:shd w:val="clear" w:color="" w:fill=""/>
        </w:rPr>
        <w:t xml:space="preserve">, </w:t>
      </w:r>
      <w:r>
        <w:rPr>
          <w:rStyle w:val="RefSurName"/>
        </w:rPr>
        <w:t xml:space="preserve">Ryan</w:t>
      </w:r>
      <w:r>
        <w:rPr>
          <w:rStyle w:val="RefAuthor"/>
        </w:rPr>
        <w:t xml:space="preserve"> </w:t>
      </w:r>
      <w:r>
        <w:rPr>
          <w:rStyle w:val="RefGivenName"/>
        </w:rPr>
        <w:t xml:space="preserve">TA</w:t>
      </w:r>
      <w:r>
        <w:rPr>
          <w:shd w:val="clear" w:color="" w:fill=""/>
        </w:rPr>
        <w:t xml:space="preserve">. </w:t>
      </w:r>
      <w:r>
        <w:rPr>
          <w:rStyle w:val="RefYear"/>
        </w:rPr>
        <w:t xml:space="preserve">2013</w:t>
      </w:r>
      <w:r>
        <w:rPr>
          <w:shd w:val="clear" w:color="" w:fill=""/>
        </w:rPr>
        <w:t xml:space="preserve">. </w:t>
      </w:r>
      <w:r>
        <w:rPr>
          <w:rStyle w:val="RefArticleTitle"/>
        </w:rPr>
        <w:t xml:space="preserve">Balance of calcineurin Aα and CDK5 activities sets release probability at nerve terminals</w:t>
      </w:r>
      <w:r>
        <w:rPr>
          <w:shd w:val="clear" w:color="" w:fill=""/>
        </w:rPr>
        <w:t xml:space="preserve">. </w:t>
      </w:r>
      <w:r>
        <w:rPr>
          <w:rStyle w:val=""/>
        </w:rPr>
        <w:t xml:space="preserve">The Journal of Neuroscience</w:t>
      </w:r>
      <w:r>
        <w:rPr>
          <w:shd w:val="clear" w:color="" w:fill=""/>
        </w:rPr>
        <w:t xml:space="preserve"> </w:t>
      </w:r>
      <w:r>
        <w:rPr>
          <w:rStyle w:val=""/>
        </w:rPr>
        <w:t xml:space="preserve">33</w:t>
      </w:r>
      <w:r>
        <w:rPr>
          <w:shd w:val="clear" w:color="" w:fill=""/>
        </w:rPr>
        <w:t xml:space="preserve">:</w:t>
      </w:r>
      <w:r>
        <w:rPr>
          <w:rStyle w:val="RefFPage"/>
        </w:rPr>
        <w:t xml:space="preserve">8937</w:t>
      </w:r>
      <w:r>
        <w:rPr>
          <w:shd w:val="clear" w:color="" w:fill=""/>
        </w:rPr>
        <w:t xml:space="preserve">–</w:t>
      </w:r>
      <w:r>
        <w:rPr>
          <w:rStyle w:val="RefLPage"/>
        </w:rPr>
        <w:t xml:space="preserve">8950</w:t>
      </w:r>
      <w:r>
        <w:rPr>
          <w:shd w:val="clear" w:color="" w:fill=""/>
        </w:rPr>
        <w:t xml:space="preserve">.</w:t>
      </w:r>
    </w:p>
    <w:p>
      <w:pPr>
        <w:pStyle w:val="jrnlRefText"/>
      </w:pPr>
      <w:bookmarkStart w:id="65" w:name="R111"/>
      <w:bookmarkEnd w:id="65"/>
      <w:r>
        <w:rPr>
          <w:rStyle w:val="RefSurName"/>
        </w:rPr>
        <w:t xml:space="preserve">Kohansal-Nodehi</w:t>
      </w:r>
      <w:r>
        <w:rPr>
          <w:rStyle w:val="RefAuthor"/>
        </w:rPr>
        <w:t xml:space="preserve"> </w:t>
      </w:r>
      <w:r>
        <w:rPr>
          <w:rStyle w:val="RefGivenName"/>
        </w:rPr>
        <w:t xml:space="preserve">M</w:t>
      </w:r>
      <w:r>
        <w:rPr>
          <w:shd w:val="clear" w:color="" w:fill=""/>
        </w:rPr>
        <w:t xml:space="preserve">, </w:t>
      </w:r>
      <w:r>
        <w:rPr>
          <w:rStyle w:val="RefSurName"/>
        </w:rPr>
        <w:t xml:space="preserve">Chua</w:t>
      </w:r>
      <w:r>
        <w:rPr>
          <w:rStyle w:val="RefAuthor"/>
        </w:rPr>
        <w:t xml:space="preserve"> </w:t>
      </w:r>
      <w:r>
        <w:rPr>
          <w:rStyle w:val="RefGivenName"/>
        </w:rPr>
        <w:t xml:space="preserve">J</w:t>
      </w:r>
      <w:r>
        <w:rPr>
          <w:shd w:val="clear" w:color="" w:fill=""/>
        </w:rPr>
        <w:t xml:space="preserve">, </w:t>
      </w:r>
      <w:r>
        <w:rPr>
          <w:rStyle w:val="RefSurName"/>
        </w:rPr>
        <w:t xml:space="preserve">Urlaub</w:t>
      </w:r>
      <w:r>
        <w:rPr>
          <w:rStyle w:val="RefAuthor"/>
        </w:rPr>
        <w:t xml:space="preserve"> </w:t>
      </w:r>
      <w:r>
        <w:rPr>
          <w:rStyle w:val="RefGivenName"/>
        </w:rPr>
        <w:t xml:space="preserve">H</w:t>
      </w:r>
      <w:r>
        <w:rPr>
          <w:shd w:val="clear" w:color="" w:fill=""/>
        </w:rPr>
        <w:t xml:space="preserve">, </w:t>
      </w:r>
      <w:r>
        <w:rPr>
          <w:rStyle w:val="RefSurName"/>
        </w:rPr>
        <w:t xml:space="preserve">Jahn</w:t>
      </w:r>
      <w:r>
        <w:rPr>
          <w:rStyle w:val="RefAuthor"/>
        </w:rPr>
        <w:t xml:space="preserve"> </w:t>
      </w:r>
      <w:r>
        <w:rPr>
          <w:rStyle w:val="RefGivenName"/>
        </w:rPr>
        <w:t xml:space="preserve">R</w:t>
      </w:r>
      <w:r>
        <w:rPr>
          <w:shd w:val="clear" w:color="" w:fill=""/>
        </w:rPr>
        <w:t xml:space="preserve">, </w:t>
      </w:r>
      <w:r>
        <w:rPr>
          <w:rStyle w:val="RefSurName"/>
        </w:rPr>
        <w:t xml:space="preserve">Czernik</w:t>
      </w:r>
      <w:r>
        <w:rPr>
          <w:rStyle w:val="RefAuthor"/>
        </w:rPr>
        <w:t xml:space="preserve"> </w:t>
      </w:r>
      <w:r>
        <w:rPr>
          <w:rStyle w:val="RefGivenName"/>
        </w:rPr>
        <w:t xml:space="preserve">D</w:t>
      </w:r>
      <w:r>
        <w:rPr>
          <w:shd w:val="clear" w:color="" w:fill=""/>
        </w:rPr>
        <w:t xml:space="preserve">. </w:t>
      </w:r>
      <w:r>
        <w:rPr>
          <w:rStyle w:val="RefYear"/>
        </w:rPr>
        <w:t xml:space="preserve">2016</w:t>
      </w:r>
      <w:r>
        <w:rPr>
          <w:shd w:val="clear" w:color="" w:fill=""/>
        </w:rPr>
        <w:t xml:space="preserve">. </w:t>
      </w:r>
      <w:r>
        <w:rPr>
          <w:rStyle w:val="RefDataTitle"/>
        </w:rPr>
        <w:t xml:space="preserve">Data from: Analysis of protein phosphorylation in nerve terminal reveals extensive changes in active zone proteins upon exocytosis</w:t>
      </w:r>
      <w:r>
        <w:rPr>
          <w:shd w:val="clear" w:color="" w:fill=""/>
        </w:rPr>
        <w:t xml:space="preserve">. </w:t>
      </w:r>
      <w:r>
        <w:rPr>
          <w:rStyle w:val="RefDataSource"/>
        </w:rPr>
        <w:t xml:space="preserve">Dryad Digital Repository</w:t>
      </w:r>
      <w:r>
        <w:rPr>
          <w:shd w:val="clear" w:color="" w:fill=""/>
        </w:rPr>
        <w:t xml:space="preserve">.</w:t>
      </w:r>
    </w:p>
    <w:p>
      <w:pPr>
        <w:pStyle w:val="jrnlRefText"/>
      </w:pPr>
      <w:bookmarkStart w:id="66" w:name="R52"/>
      <w:bookmarkEnd w:id="66"/>
      <w:r>
        <w:rPr>
          <w:rStyle w:val="RefSurName"/>
        </w:rPr>
        <w:t xml:space="preserve">Larsen</w:t>
      </w:r>
      <w:r>
        <w:rPr>
          <w:rStyle w:val="RefAuthor"/>
        </w:rPr>
        <w:t xml:space="preserve"> </w:t>
      </w:r>
      <w:r>
        <w:rPr>
          <w:rStyle w:val="RefGivenName"/>
        </w:rPr>
        <w:t xml:space="preserve">MR</w:t>
      </w:r>
      <w:r>
        <w:rPr>
          <w:shd w:val="clear" w:color="" w:fill=""/>
        </w:rPr>
        <w:t xml:space="preserve">, </w:t>
      </w:r>
      <w:r>
        <w:rPr>
          <w:rStyle w:val="RefSurName"/>
        </w:rPr>
        <w:t xml:space="preserve">Thingholm</w:t>
      </w:r>
      <w:r>
        <w:rPr>
          <w:rStyle w:val="RefAuthor"/>
        </w:rPr>
        <w:t xml:space="preserve"> </w:t>
      </w:r>
      <w:r>
        <w:rPr>
          <w:rStyle w:val="RefGivenName"/>
        </w:rPr>
        <w:t xml:space="preserve">TE</w:t>
      </w:r>
      <w:r>
        <w:rPr>
          <w:shd w:val="clear" w:color="" w:fill=""/>
        </w:rPr>
        <w:t xml:space="preserve">, </w:t>
      </w:r>
      <w:r>
        <w:rPr>
          <w:rStyle w:val="RefSurName"/>
        </w:rPr>
        <w:t xml:space="preserve">Jensen</w:t>
      </w:r>
      <w:r>
        <w:rPr>
          <w:rStyle w:val="RefAuthor"/>
        </w:rPr>
        <w:t xml:space="preserve"> </w:t>
      </w:r>
      <w:r>
        <w:rPr>
          <w:rStyle w:val="RefGivenName"/>
        </w:rPr>
        <w:t xml:space="preserve">ON</w:t>
      </w:r>
      <w:r>
        <w:rPr>
          <w:shd w:val="clear" w:color="" w:fill=""/>
        </w:rPr>
        <w:t xml:space="preserve">, </w:t>
      </w:r>
      <w:r>
        <w:rPr>
          <w:rStyle w:val="RefSurName"/>
        </w:rPr>
        <w:t xml:space="preserve">Roepstorff</w:t>
      </w:r>
      <w:r>
        <w:rPr>
          <w:rStyle w:val="RefAuthor"/>
        </w:rPr>
        <w:t xml:space="preserve"> </w:t>
      </w:r>
      <w:r>
        <w:rPr>
          <w:rStyle w:val="RefGivenName"/>
        </w:rPr>
        <w:t xml:space="preserve">P</w:t>
      </w:r>
      <w:r>
        <w:rPr>
          <w:shd w:val="clear" w:color="" w:fill=""/>
        </w:rPr>
        <w:t xml:space="preserve">, </w:t>
      </w:r>
      <w:r>
        <w:rPr>
          <w:rStyle w:val="RefSurName"/>
        </w:rPr>
        <w:t xml:space="preserve">Jørgensen</w:t>
      </w:r>
      <w:r>
        <w:rPr>
          <w:rStyle w:val="RefAuthor"/>
        </w:rPr>
        <w:t xml:space="preserve"> </w:t>
      </w:r>
      <w:r>
        <w:rPr>
          <w:rStyle w:val="RefGivenName"/>
        </w:rPr>
        <w:t xml:space="preserve">TJ</w:t>
      </w:r>
      <w:r>
        <w:rPr>
          <w:shd w:val="clear" w:color="" w:fill=""/>
        </w:rPr>
        <w:t xml:space="preserve">. </w:t>
      </w:r>
      <w:r>
        <w:rPr>
          <w:rStyle w:val="RefYear"/>
        </w:rPr>
        <w:t xml:space="preserve">2005</w:t>
      </w:r>
      <w:r>
        <w:rPr>
          <w:shd w:val="clear" w:color="" w:fill=""/>
        </w:rPr>
        <w:t xml:space="preserve">. </w:t>
      </w:r>
      <w:r>
        <w:rPr>
          <w:rStyle w:val="RefArticleTitle"/>
        </w:rPr>
        <w:t xml:space="preserve">Highly selective enrichment of phosphorylated peptides from peptide mixtures using titanium dioxide microcolumns</w:t>
      </w:r>
      <w:r>
        <w:rPr>
          <w:shd w:val="clear" w:color="" w:fill=""/>
        </w:rPr>
        <w:t xml:space="preserve">. </w:t>
      </w:r>
      <w:r>
        <w:rPr>
          <w:rStyle w:val=""/>
        </w:rPr>
        <w:t xml:space="preserve">Molecular &amp; Cellular Proteomics</w:t>
      </w:r>
      <w:r>
        <w:rPr>
          <w:shd w:val="clear" w:color="" w:fill=""/>
        </w:rPr>
        <w:t xml:space="preserve"> </w:t>
      </w:r>
      <w:r>
        <w:rPr>
          <w:rStyle w:val=""/>
        </w:rPr>
        <w:t xml:space="preserve">4</w:t>
      </w:r>
      <w:r>
        <w:rPr>
          <w:shd w:val="clear" w:color="" w:fill=""/>
        </w:rPr>
        <w:t xml:space="preserve">:</w:t>
      </w:r>
      <w:r>
        <w:rPr>
          <w:rStyle w:val="RefFPage"/>
        </w:rPr>
        <w:t xml:space="preserve">873</w:t>
      </w:r>
      <w:r>
        <w:rPr>
          <w:shd w:val="clear" w:color="" w:fill=""/>
        </w:rPr>
        <w:t xml:space="preserve">–</w:t>
      </w:r>
      <w:r>
        <w:rPr>
          <w:rStyle w:val="RefLPage"/>
        </w:rPr>
        <w:t xml:space="preserve">886</w:t>
      </w:r>
      <w:r>
        <w:rPr>
          <w:shd w:val="clear" w:color="" w:fill=""/>
        </w:rPr>
        <w:t xml:space="preserve">.</w:t>
      </w:r>
    </w:p>
    <w:p>
      <w:pPr>
        <w:pStyle w:val="jrnlRefText"/>
      </w:pPr>
      <w:bookmarkStart w:id="67" w:name="R53"/>
      <w:bookmarkEnd w:id="67"/>
      <w:r>
        <w:rPr>
          <w:rStyle w:val="RefSurName"/>
        </w:rPr>
        <w:t xml:space="preserve">Lee</w:t>
      </w:r>
      <w:r>
        <w:rPr>
          <w:rStyle w:val="RefAuthor"/>
        </w:rPr>
        <w:t xml:space="preserve"> </w:t>
      </w:r>
      <w:r>
        <w:rPr>
          <w:rStyle w:val="RefGivenName"/>
        </w:rPr>
        <w:t xml:space="preserve">KY</w:t>
      </w:r>
      <w:r>
        <w:rPr>
          <w:shd w:val="clear" w:color="" w:fill=""/>
        </w:rPr>
        <w:t xml:space="preserve">, </w:t>
      </w:r>
      <w:r>
        <w:rPr>
          <w:rStyle w:val="RefSurName"/>
        </w:rPr>
        <w:t xml:space="preserve">QI</w:t>
      </w:r>
      <w:r>
        <w:rPr>
          <w:rStyle w:val="RefAuthor"/>
        </w:rPr>
        <w:t xml:space="preserve"> </w:t>
      </w:r>
      <w:r>
        <w:rPr>
          <w:rStyle w:val="RefGivenName"/>
        </w:rPr>
        <w:t xml:space="preserve">Z</w:t>
      </w:r>
      <w:r>
        <w:rPr>
          <w:shd w:val="clear" w:color="" w:fill=""/>
        </w:rPr>
        <w:t xml:space="preserve">, </w:t>
      </w:r>
      <w:r>
        <w:rPr>
          <w:rStyle w:val="RefSurName"/>
        </w:rPr>
        <w:t xml:space="preserve">Yu</w:t>
      </w:r>
      <w:r>
        <w:rPr>
          <w:rStyle w:val="RefAuthor"/>
        </w:rPr>
        <w:t xml:space="preserve"> </w:t>
      </w:r>
      <w:r>
        <w:rPr>
          <w:rStyle w:val="RefGivenName"/>
        </w:rPr>
        <w:t xml:space="preserve">YP</w:t>
      </w:r>
      <w:r>
        <w:rPr>
          <w:shd w:val="clear" w:color="" w:fill=""/>
        </w:rPr>
        <w:t xml:space="preserve">, </w:t>
      </w:r>
      <w:r>
        <w:rPr>
          <w:rStyle w:val="RefSurName"/>
        </w:rPr>
        <w:t xml:space="preserve">Wang</w:t>
      </w:r>
      <w:r>
        <w:rPr>
          <w:rStyle w:val="RefAuthor"/>
        </w:rPr>
        <w:t xml:space="preserve"> </w:t>
      </w:r>
      <w:r>
        <w:rPr>
          <w:rStyle w:val="RefGivenName"/>
        </w:rPr>
        <w:t xml:space="preserve">JH</w:t>
      </w:r>
      <w:r>
        <w:rPr>
          <w:shd w:val="clear" w:color="" w:fill=""/>
        </w:rPr>
        <w:t xml:space="preserve">. </w:t>
      </w:r>
      <w:r>
        <w:rPr>
          <w:rStyle w:val="RefYear"/>
        </w:rPr>
        <w:t xml:space="preserve">1997</w:t>
      </w:r>
      <w:r>
        <w:rPr>
          <w:shd w:val="clear" w:color="" w:fill=""/>
        </w:rPr>
        <w:t xml:space="preserve">. </w:t>
      </w:r>
      <w:r>
        <w:rPr>
          <w:rStyle w:val="RefArticleTitle"/>
        </w:rPr>
        <w:t xml:space="preserve">Neuronal cdc2-like kinases: Neuron-specific forms of cdk5</w:t>
      </w:r>
      <w:r>
        <w:rPr>
          <w:shd w:val="clear" w:color="" w:fill=""/>
        </w:rPr>
        <w:t xml:space="preserve">. </w:t>
      </w:r>
      <w:r>
        <w:rPr>
          <w:rStyle w:val=""/>
        </w:rPr>
        <w:t xml:space="preserve">The International Journal of Biochemistry &amp; Cell Biology</w:t>
      </w:r>
      <w:r>
        <w:rPr>
          <w:shd w:val="clear" w:color="" w:fill=""/>
        </w:rPr>
        <w:t xml:space="preserve"> </w:t>
      </w:r>
      <w:r>
        <w:rPr>
          <w:rStyle w:val=""/>
        </w:rPr>
        <w:t xml:space="preserve">29</w:t>
      </w:r>
      <w:r>
        <w:rPr>
          <w:shd w:val="clear" w:color="" w:fill=""/>
        </w:rPr>
        <w:t xml:space="preserve">:</w:t>
      </w:r>
      <w:r>
        <w:rPr>
          <w:rStyle w:val="RefFPage"/>
        </w:rPr>
        <w:t xml:space="preserve">951</w:t>
      </w:r>
      <w:r>
        <w:rPr>
          <w:shd w:val="clear" w:color="" w:fill=""/>
        </w:rPr>
        <w:t xml:space="preserve">–</w:t>
      </w:r>
      <w:r>
        <w:rPr>
          <w:rStyle w:val="RefLPage"/>
        </w:rPr>
        <w:t xml:space="preserve">958</w:t>
      </w:r>
      <w:r>
        <w:rPr>
          <w:shd w:val="clear" w:color="" w:fill=""/>
        </w:rPr>
        <w:t xml:space="preserve">.</w:t>
      </w:r>
    </w:p>
    <w:p>
      <w:pPr>
        <w:pStyle w:val="jrnlRefText"/>
      </w:pPr>
      <w:bookmarkStart w:id="68" w:name="R54"/>
      <w:bookmarkEnd w:id="68"/>
      <w:r>
        <w:rPr>
          <w:rStyle w:val="RefSurName"/>
        </w:rPr>
        <w:t xml:space="preserve">Leenders</w:t>
      </w:r>
      <w:r>
        <w:rPr>
          <w:rStyle w:val="RefAuthor"/>
        </w:rPr>
        <w:t xml:space="preserve"> </w:t>
      </w:r>
      <w:r>
        <w:rPr>
          <w:rStyle w:val="RefGivenName"/>
        </w:rPr>
        <w:t xml:space="preserve">AG</w:t>
      </w:r>
      <w:r>
        <w:rPr>
          <w:shd w:val="clear" w:color="" w:fill=""/>
        </w:rPr>
        <w:t xml:space="preserve">, </w:t>
      </w:r>
      <w:r>
        <w:rPr>
          <w:rStyle w:val="RefSurName"/>
        </w:rPr>
        <w:t xml:space="preserve">Sheng</w:t>
      </w:r>
      <w:r>
        <w:rPr>
          <w:rStyle w:val="RefAuthor"/>
        </w:rPr>
        <w:t xml:space="preserve"> </w:t>
      </w:r>
      <w:r>
        <w:rPr>
          <w:rStyle w:val="RefGivenName"/>
        </w:rPr>
        <w:t xml:space="preserve">ZH</w:t>
      </w:r>
      <w:r>
        <w:rPr>
          <w:shd w:val="clear" w:color="" w:fill=""/>
        </w:rPr>
        <w:t xml:space="preserve">. </w:t>
      </w:r>
      <w:r>
        <w:rPr>
          <w:rStyle w:val="RefYear"/>
        </w:rPr>
        <w:t xml:space="preserve">2005</w:t>
      </w:r>
      <w:r>
        <w:rPr>
          <w:shd w:val="clear" w:color="" w:fill=""/>
        </w:rPr>
        <w:t xml:space="preserve">. </w:t>
      </w:r>
      <w:r>
        <w:rPr>
          <w:rStyle w:val="RefArticleTitle"/>
        </w:rPr>
        <w:t xml:space="preserve">Modulation of neurotransmitter release by the second messenger-activated protein kinases: implications for presynaptic plasticity</w:t>
      </w:r>
      <w:r>
        <w:rPr>
          <w:shd w:val="clear" w:color="" w:fill=""/>
        </w:rPr>
        <w:t xml:space="preserve">. </w:t>
      </w:r>
      <w:r>
        <w:rPr>
          <w:rStyle w:val=""/>
        </w:rPr>
        <w:t xml:space="preserve">Pharmacology &amp; Therapeutics</w:t>
      </w:r>
      <w:r>
        <w:rPr>
          <w:shd w:val="clear" w:color="" w:fill=""/>
        </w:rPr>
        <w:t xml:space="preserve"> </w:t>
      </w:r>
      <w:r>
        <w:rPr>
          <w:rStyle w:val=""/>
        </w:rPr>
        <w:t xml:space="preserve">105</w:t>
      </w:r>
      <w:r>
        <w:rPr>
          <w:shd w:val="clear" w:color="" w:fill=""/>
        </w:rPr>
        <w:t xml:space="preserve">:</w:t>
      </w:r>
      <w:r>
        <w:rPr>
          <w:rStyle w:val="RefFPage"/>
        </w:rPr>
        <w:t xml:space="preserve">69</w:t>
      </w:r>
      <w:r>
        <w:rPr>
          <w:shd w:val="clear" w:color="" w:fill=""/>
        </w:rPr>
        <w:t xml:space="preserve">–</w:t>
      </w:r>
      <w:r>
        <w:rPr>
          <w:rStyle w:val="RefLPage"/>
        </w:rPr>
        <w:t xml:space="preserve">84</w:t>
      </w:r>
      <w:r>
        <w:rPr>
          <w:shd w:val="clear" w:color="" w:fill=""/>
        </w:rPr>
        <w:t xml:space="preserve">.</w:t>
      </w:r>
    </w:p>
    <w:p>
      <w:pPr>
        <w:pStyle w:val="jrnlRefText"/>
      </w:pPr>
      <w:bookmarkStart w:id="69" w:name="R55"/>
      <w:bookmarkEnd w:id="69"/>
      <w:r>
        <w:rPr>
          <w:rStyle w:val="RefSurName"/>
        </w:rPr>
        <w:t xml:space="preserve">Lemeer</w:t>
      </w:r>
      <w:r>
        <w:rPr>
          <w:rStyle w:val="RefAuthor"/>
        </w:rPr>
        <w:t xml:space="preserve"> </w:t>
      </w:r>
      <w:r>
        <w:rPr>
          <w:rStyle w:val="RefGivenName"/>
        </w:rPr>
        <w:t xml:space="preserve">S</w:t>
      </w:r>
      <w:r>
        <w:rPr>
          <w:shd w:val="clear" w:color="" w:fill=""/>
        </w:rPr>
        <w:t xml:space="preserve">, </w:t>
      </w:r>
      <w:r>
        <w:rPr>
          <w:rStyle w:val="RefSurName"/>
        </w:rPr>
        <w:t xml:space="preserve">Heck</w:t>
      </w:r>
      <w:r>
        <w:rPr>
          <w:rStyle w:val="RefAuthor"/>
        </w:rPr>
        <w:t xml:space="preserve"> </w:t>
      </w:r>
      <w:r>
        <w:rPr>
          <w:rStyle w:val="RefGivenName"/>
        </w:rPr>
        <w:t xml:space="preserve">AJ</w:t>
      </w:r>
      <w:r>
        <w:rPr>
          <w:shd w:val="clear" w:color="" w:fill=""/>
        </w:rPr>
        <w:t xml:space="preserve">. </w:t>
      </w:r>
      <w:r>
        <w:rPr>
          <w:rStyle w:val="RefYear"/>
        </w:rPr>
        <w:t xml:space="preserve">2009</w:t>
      </w:r>
      <w:r>
        <w:rPr>
          <w:shd w:val="clear" w:color="" w:fill=""/>
        </w:rPr>
        <w:t xml:space="preserve">. </w:t>
      </w:r>
      <w:r>
        <w:rPr>
          <w:rStyle w:val="RefArticleTitle"/>
        </w:rPr>
        <w:t xml:space="preserve">The phosphoproteomics data explosion</w:t>
      </w:r>
      <w:r>
        <w:rPr>
          <w:shd w:val="clear" w:color="" w:fill=""/>
        </w:rPr>
        <w:t xml:space="preserve">. </w:t>
      </w:r>
      <w:r>
        <w:rPr>
          <w:rStyle w:val=""/>
        </w:rPr>
        <w:t xml:space="preserve">Current Opinion in Chemical Biology</w:t>
      </w:r>
      <w:r>
        <w:rPr>
          <w:shd w:val="clear" w:color="" w:fill=""/>
        </w:rPr>
        <w:t xml:space="preserve"> </w:t>
      </w:r>
      <w:r>
        <w:rPr>
          <w:rStyle w:val=""/>
        </w:rPr>
        <w:t xml:space="preserve">13</w:t>
      </w:r>
      <w:r>
        <w:rPr>
          <w:shd w:val="clear" w:color="" w:fill=""/>
        </w:rPr>
        <w:t xml:space="preserve">:</w:t>
      </w:r>
      <w:r>
        <w:rPr>
          <w:rStyle w:val="RefFPage"/>
        </w:rPr>
        <w:t xml:space="preserve">414</w:t>
      </w:r>
      <w:r>
        <w:rPr>
          <w:shd w:val="clear" w:color="" w:fill=""/>
        </w:rPr>
        <w:t xml:space="preserve">–</w:t>
      </w:r>
      <w:r>
        <w:rPr>
          <w:rStyle w:val="RefLPage"/>
        </w:rPr>
        <w:t xml:space="preserve">420</w:t>
      </w:r>
      <w:r>
        <w:rPr>
          <w:shd w:val="clear" w:color="" w:fill=""/>
        </w:rPr>
        <w:t xml:space="preserve">.</w:t>
      </w:r>
    </w:p>
    <w:p>
      <w:pPr>
        <w:pStyle w:val="jrnlRefText"/>
      </w:pPr>
      <w:bookmarkStart w:id="70" w:name="R56"/>
      <w:bookmarkEnd w:id="70"/>
      <w:r>
        <w:rPr>
          <w:rStyle w:val="RefSurName"/>
        </w:rPr>
        <w:t xml:space="preserve">Linding</w:t>
      </w:r>
      <w:r>
        <w:rPr>
          <w:rStyle w:val="RefAuthor"/>
        </w:rPr>
        <w:t xml:space="preserve"> </w:t>
      </w:r>
      <w:r>
        <w:rPr>
          <w:rStyle w:val="RefGivenName"/>
        </w:rPr>
        <w:t xml:space="preserve">R</w:t>
      </w:r>
      <w:r>
        <w:rPr>
          <w:shd w:val="clear" w:color="" w:fill=""/>
        </w:rPr>
        <w:t xml:space="preserve">, </w:t>
      </w:r>
      <w:r>
        <w:rPr>
          <w:rStyle w:val="RefSurName"/>
        </w:rPr>
        <w:t xml:space="preserve">Jensen</w:t>
      </w:r>
      <w:r>
        <w:rPr>
          <w:rStyle w:val="RefAuthor"/>
        </w:rPr>
        <w:t xml:space="preserve"> </w:t>
      </w:r>
      <w:r>
        <w:rPr>
          <w:rStyle w:val="RefGivenName"/>
        </w:rPr>
        <w:t xml:space="preserve">LJ</w:t>
      </w:r>
      <w:r>
        <w:rPr>
          <w:shd w:val="clear" w:color="" w:fill=""/>
        </w:rPr>
        <w:t xml:space="preserve">, </w:t>
      </w:r>
      <w:r>
        <w:rPr>
          <w:rStyle w:val="RefSurName"/>
        </w:rPr>
        <w:t xml:space="preserve">Pasculescu</w:t>
      </w:r>
      <w:r>
        <w:rPr>
          <w:rStyle w:val="RefAuthor"/>
        </w:rPr>
        <w:t xml:space="preserve"> </w:t>
      </w:r>
      <w:r>
        <w:rPr>
          <w:rStyle w:val="RefGivenName"/>
        </w:rPr>
        <w:t xml:space="preserve">A</w:t>
      </w:r>
      <w:r>
        <w:rPr>
          <w:shd w:val="clear" w:color="" w:fill=""/>
        </w:rPr>
        <w:t xml:space="preserve">, </w:t>
      </w:r>
      <w:r>
        <w:rPr>
          <w:rStyle w:val="RefSurName"/>
        </w:rPr>
        <w:t xml:space="preserve">Olhovsky</w:t>
      </w:r>
      <w:r>
        <w:rPr>
          <w:rStyle w:val="RefAuthor"/>
        </w:rPr>
        <w:t xml:space="preserve"> </w:t>
      </w:r>
      <w:r>
        <w:rPr>
          <w:rStyle w:val="RefGivenName"/>
        </w:rPr>
        <w:t xml:space="preserve">M</w:t>
      </w:r>
      <w:r>
        <w:rPr>
          <w:shd w:val="clear" w:color="" w:fill=""/>
        </w:rPr>
        <w:t xml:space="preserve">, </w:t>
      </w:r>
      <w:r>
        <w:rPr>
          <w:rStyle w:val="RefSurName"/>
        </w:rPr>
        <w:t xml:space="preserve">Colwill</w:t>
      </w:r>
      <w:r>
        <w:rPr>
          <w:rStyle w:val="RefAuthor"/>
        </w:rPr>
        <w:t xml:space="preserve"> </w:t>
      </w:r>
      <w:r>
        <w:rPr>
          <w:rStyle w:val="RefGivenName"/>
        </w:rPr>
        <w:t xml:space="preserve">K</w:t>
      </w:r>
      <w:r>
        <w:rPr>
          <w:shd w:val="clear" w:color="" w:fill=""/>
        </w:rPr>
        <w:t xml:space="preserve">, </w:t>
      </w:r>
      <w:r>
        <w:rPr>
          <w:rStyle w:val="RefSurName"/>
        </w:rPr>
        <w:t xml:space="preserve">Bork</w:t>
      </w:r>
      <w:r>
        <w:rPr>
          <w:rStyle w:val="RefAuthor"/>
        </w:rPr>
        <w:t xml:space="preserve"> </w:t>
      </w:r>
      <w:r>
        <w:rPr>
          <w:rStyle w:val="RefGivenName"/>
        </w:rPr>
        <w:t xml:space="preserve">P</w:t>
      </w:r>
      <w:r>
        <w:rPr>
          <w:shd w:val="clear" w:color="" w:fill=""/>
        </w:rPr>
        <w:t xml:space="preserve">, </w:t>
      </w:r>
      <w:r>
        <w:rPr>
          <w:rStyle w:val="RefSurName"/>
        </w:rPr>
        <w:t xml:space="preserve">Yaffe</w:t>
      </w:r>
      <w:r>
        <w:rPr>
          <w:rStyle w:val="RefAuthor"/>
        </w:rPr>
        <w:t xml:space="preserve"> </w:t>
      </w:r>
      <w:r>
        <w:rPr>
          <w:rStyle w:val="RefGivenName"/>
        </w:rPr>
        <w:t xml:space="preserve">MB</w:t>
      </w:r>
      <w:r>
        <w:rPr>
          <w:shd w:val="clear" w:color="" w:fill=""/>
        </w:rPr>
        <w:t xml:space="preserve">, </w:t>
      </w:r>
      <w:r>
        <w:rPr>
          <w:rStyle w:val="RefSurName"/>
        </w:rPr>
        <w:t xml:space="preserve">Pawson</w:t>
      </w:r>
      <w:r>
        <w:rPr>
          <w:rStyle w:val="RefAuthor"/>
        </w:rPr>
        <w:t xml:space="preserve"> </w:t>
      </w:r>
      <w:r>
        <w:rPr>
          <w:rStyle w:val="RefGivenName"/>
        </w:rPr>
        <w:t xml:space="preserve">T</w:t>
      </w:r>
      <w:r>
        <w:rPr>
          <w:shd w:val="clear" w:color="" w:fill=""/>
        </w:rPr>
        <w:t xml:space="preserve">. </w:t>
      </w:r>
      <w:r>
        <w:rPr>
          <w:rStyle w:val="RefYear"/>
        </w:rPr>
        <w:t xml:space="preserve">2008</w:t>
      </w:r>
      <w:r>
        <w:rPr>
          <w:shd w:val="clear" w:color="" w:fill=""/>
        </w:rPr>
        <w:t xml:space="preserve">. </w:t>
      </w:r>
      <w:r>
        <w:rPr>
          <w:rStyle w:val="RefArticleTitle"/>
        </w:rPr>
        <w:t xml:space="preserve">NetworKIN: a resource for exploring cellular phosphorylation networks</w:t>
      </w:r>
      <w:r>
        <w:rPr>
          <w:shd w:val="clear" w:color="" w:fill=""/>
        </w:rPr>
        <w:t xml:space="preserve">. </w:t>
      </w:r>
      <w:r>
        <w:rPr>
          <w:rStyle w:val=""/>
        </w:rPr>
        <w:t xml:space="preserve">Nucleic Acids Research</w:t>
      </w:r>
      <w:r>
        <w:rPr>
          <w:shd w:val="clear" w:color="" w:fill=""/>
        </w:rPr>
        <w:t xml:space="preserve"> </w:t>
      </w:r>
      <w:r>
        <w:rPr>
          <w:rStyle w:val=""/>
        </w:rPr>
        <w:t xml:space="preserve">36</w:t>
      </w:r>
      <w:r>
        <w:rPr>
          <w:shd w:val="clear" w:color="" w:fill=""/>
        </w:rPr>
        <w:t xml:space="preserve">:</w:t>
      </w:r>
      <w:r>
        <w:rPr>
          <w:rStyle w:val="RefFPage"/>
        </w:rPr>
        <w:t xml:space="preserve">D695</w:t>
      </w:r>
      <w:r>
        <w:rPr>
          <w:shd w:val="clear" w:color="" w:fill=""/>
        </w:rPr>
        <w:t xml:space="preserve">–</w:t>
      </w:r>
      <w:r>
        <w:rPr>
          <w:rStyle w:val="RefLPage"/>
        </w:rPr>
        <w:t xml:space="preserve">D699</w:t>
      </w:r>
      <w:r>
        <w:rPr>
          <w:shd w:val="clear" w:color="" w:fill=""/>
        </w:rPr>
        <w:t xml:space="preserve">.</w:t>
      </w:r>
    </w:p>
    <w:p>
      <w:pPr>
        <w:pStyle w:val="jrnlRefText"/>
      </w:pPr>
      <w:bookmarkStart w:id="71" w:name="R57"/>
      <w:bookmarkEnd w:id="71"/>
      <w:r>
        <w:rPr>
          <w:rStyle w:val="RefSurName"/>
        </w:rPr>
        <w:t xml:space="preserve">Liu</w:t>
      </w:r>
      <w:r>
        <w:rPr>
          <w:rStyle w:val="RefAuthor"/>
        </w:rPr>
        <w:t xml:space="preserve"> </w:t>
      </w:r>
      <w:r>
        <w:rPr>
          <w:rStyle w:val="RefGivenName"/>
        </w:rPr>
        <w:t xml:space="preserve">JP</w:t>
      </w:r>
      <w:r>
        <w:rPr>
          <w:shd w:val="clear" w:color="" w:fill=""/>
        </w:rPr>
        <w:t xml:space="preserve">, </w:t>
      </w:r>
      <w:r>
        <w:rPr>
          <w:rStyle w:val="RefSurName"/>
        </w:rPr>
        <w:t xml:space="preserve">Sim</w:t>
      </w:r>
      <w:r>
        <w:rPr>
          <w:rStyle w:val="RefAuthor"/>
        </w:rPr>
        <w:t xml:space="preserve"> </w:t>
      </w:r>
      <w:r>
        <w:rPr>
          <w:rStyle w:val="RefGivenName"/>
        </w:rPr>
        <w:t xml:space="preserve">AT</w:t>
      </w:r>
      <w:r>
        <w:rPr>
          <w:shd w:val="clear" w:color="" w:fill=""/>
        </w:rPr>
        <w:t xml:space="preserve">, </w:t>
      </w:r>
      <w:r>
        <w:rPr>
          <w:rStyle w:val="RefSurName"/>
        </w:rPr>
        <w:t xml:space="preserve">Robinson</w:t>
      </w:r>
      <w:r>
        <w:rPr>
          <w:rStyle w:val="RefAuthor"/>
        </w:rPr>
        <w:t xml:space="preserve"> </w:t>
      </w:r>
      <w:r>
        <w:rPr>
          <w:rStyle w:val="RefGivenName"/>
        </w:rPr>
        <w:t xml:space="preserve">PJ</w:t>
      </w:r>
      <w:r>
        <w:rPr>
          <w:shd w:val="clear" w:color="" w:fill=""/>
        </w:rPr>
        <w:t xml:space="preserve">. </w:t>
      </w:r>
      <w:r>
        <w:rPr>
          <w:rStyle w:val="RefYear"/>
        </w:rPr>
        <w:t xml:space="preserve">1994</w:t>
      </w:r>
      <w:r>
        <w:rPr>
          <w:shd w:val="clear" w:color="" w:fill=""/>
        </w:rPr>
        <w:t xml:space="preserve">. </w:t>
      </w:r>
      <w:r>
        <w:rPr>
          <w:rStyle w:val="RefArticleTitle"/>
        </w:rPr>
        <w:t xml:space="preserve">Calcineurin inhibition of dynamin I GTPase activity coupled to nerve terminal depolarization</w:t>
      </w:r>
      <w:r>
        <w:rPr>
          <w:shd w:val="clear" w:color="" w:fill=""/>
        </w:rPr>
        <w:t xml:space="preserve">. </w:t>
      </w:r>
      <w:r>
        <w:rPr>
          <w:rStyle w:val=""/>
        </w:rPr>
        <w:t xml:space="preserve">Science</w:t>
      </w:r>
      <w:r>
        <w:rPr>
          <w:shd w:val="clear" w:color="" w:fill=""/>
        </w:rPr>
        <w:t xml:space="preserve"> </w:t>
      </w:r>
      <w:r>
        <w:rPr>
          <w:rStyle w:val=""/>
        </w:rPr>
        <w:t xml:space="preserve">265</w:t>
      </w:r>
      <w:r>
        <w:rPr>
          <w:shd w:val="clear" w:color="" w:fill=""/>
        </w:rPr>
        <w:t xml:space="preserve">:</w:t>
      </w:r>
      <w:r>
        <w:rPr>
          <w:rStyle w:val="RefFPage"/>
        </w:rPr>
        <w:t xml:space="preserve">970</w:t>
      </w:r>
      <w:r>
        <w:rPr>
          <w:shd w:val="clear" w:color="" w:fill=""/>
        </w:rPr>
        <w:t xml:space="preserve">–</w:t>
      </w:r>
      <w:r>
        <w:rPr>
          <w:rStyle w:val="RefLPage"/>
        </w:rPr>
        <w:t xml:space="preserve">973</w:t>
      </w:r>
      <w:r>
        <w:rPr>
          <w:shd w:val="clear" w:color="" w:fill=""/>
        </w:rPr>
        <w:t xml:space="preserve"> .</w:t>
      </w:r>
    </w:p>
    <w:p>
      <w:pPr>
        <w:pStyle w:val="jrnlRefText"/>
      </w:pPr>
      <w:bookmarkStart w:id="72" w:name="R58"/>
      <w:bookmarkEnd w:id="72"/>
      <w:r>
        <w:rPr>
          <w:rStyle w:val="RefSurName"/>
        </w:rPr>
        <w:t xml:space="preserve">Liu</w:t>
      </w:r>
      <w:r>
        <w:rPr>
          <w:rStyle w:val="RefAuthor"/>
        </w:rPr>
        <w:t xml:space="preserve"> </w:t>
      </w:r>
      <w:r>
        <w:rPr>
          <w:rStyle w:val="RefGivenName"/>
        </w:rPr>
        <w:t xml:space="preserve">ZQ</w:t>
      </w:r>
      <w:r>
        <w:rPr>
          <w:shd w:val="clear" w:color="" w:fill=""/>
        </w:rPr>
        <w:t xml:space="preserve">, </w:t>
      </w:r>
      <w:r>
        <w:rPr>
          <w:rStyle w:val="RefSurName"/>
        </w:rPr>
        <w:t xml:space="preserve">Mahmood</w:t>
      </w:r>
      <w:r>
        <w:rPr>
          <w:rStyle w:val="RefAuthor"/>
        </w:rPr>
        <w:t xml:space="preserve"> </w:t>
      </w:r>
      <w:r>
        <w:rPr>
          <w:rStyle w:val="RefGivenName"/>
        </w:rPr>
        <w:t xml:space="preserve">T</w:t>
      </w:r>
      <w:r>
        <w:rPr>
          <w:shd w:val="clear" w:color="" w:fill=""/>
        </w:rPr>
        <w:t xml:space="preserve">, </w:t>
      </w:r>
      <w:r>
        <w:rPr>
          <w:rStyle w:val="RefSurName"/>
        </w:rPr>
        <w:t xml:space="preserve">Yang</w:t>
      </w:r>
      <w:r>
        <w:rPr>
          <w:rStyle w:val="RefAuthor"/>
        </w:rPr>
        <w:t xml:space="preserve"> </w:t>
      </w:r>
      <w:r>
        <w:rPr>
          <w:rStyle w:val="RefGivenName"/>
        </w:rPr>
        <w:t xml:space="preserve">PC</w:t>
      </w:r>
      <w:r>
        <w:rPr>
          <w:shd w:val="clear" w:color="" w:fill=""/>
        </w:rPr>
        <w:t xml:space="preserve">. </w:t>
      </w:r>
      <w:r>
        <w:rPr>
          <w:rStyle w:val="RefYear"/>
        </w:rPr>
        <w:t xml:space="preserve">2014</w:t>
      </w:r>
      <w:r>
        <w:rPr>
          <w:shd w:val="clear" w:color="" w:fill=""/>
        </w:rPr>
        <w:t xml:space="preserve">. </w:t>
      </w:r>
      <w:r>
        <w:rPr>
          <w:rStyle w:val="RefArticleTitle"/>
        </w:rPr>
        <w:t xml:space="preserve">Western blot: technique, theory and trouble shooting</w:t>
      </w:r>
      <w:r>
        <w:rPr>
          <w:shd w:val="clear" w:color="" w:fill=""/>
        </w:rPr>
        <w:t xml:space="preserve">. </w:t>
      </w:r>
      <w:r>
        <w:rPr>
          <w:rStyle w:val=""/>
        </w:rPr>
        <w:t xml:space="preserve">North American Journal of Medical Sciences</w:t>
      </w:r>
      <w:r>
        <w:rPr>
          <w:shd w:val="clear" w:color="" w:fill=""/>
        </w:rPr>
        <w:t xml:space="preserve"> </w:t>
      </w:r>
      <w:r>
        <w:rPr>
          <w:rStyle w:val=""/>
        </w:rPr>
        <w:t xml:space="preserve">6</w:t>
      </w:r>
      <w:r>
        <w:rPr>
          <w:shd w:val="clear" w:color="" w:fill=""/>
        </w:rPr>
        <w:t xml:space="preserve">.</w:t>
      </w:r>
    </w:p>
    <w:p>
      <w:pPr>
        <w:pStyle w:val="jrnlRefText"/>
      </w:pPr>
      <w:bookmarkStart w:id="73" w:name="R59"/>
      <w:bookmarkEnd w:id="73"/>
      <w:r>
        <w:rPr>
          <w:rStyle w:val="RefSurName"/>
        </w:rPr>
        <w:t xml:space="preserve">Lonart</w:t>
      </w:r>
      <w:r>
        <w:rPr>
          <w:rStyle w:val="RefAuthor"/>
        </w:rPr>
        <w:t xml:space="preserve"> </w:t>
      </w:r>
      <w:r>
        <w:rPr>
          <w:rStyle w:val="RefGivenName"/>
        </w:rPr>
        <w:t xml:space="preserve">G</w:t>
      </w:r>
      <w:r>
        <w:rPr>
          <w:shd w:val="clear" w:color="" w:fill=""/>
        </w:rPr>
        <w:t xml:space="preserve">, </w:t>
      </w:r>
      <w:r>
        <w:rPr>
          <w:rStyle w:val="RefSurName"/>
        </w:rPr>
        <w:t xml:space="preserve">Schoch</w:t>
      </w:r>
      <w:r>
        <w:rPr>
          <w:rStyle w:val="RefAuthor"/>
        </w:rPr>
        <w:t xml:space="preserve"> </w:t>
      </w:r>
      <w:r>
        <w:rPr>
          <w:rStyle w:val="RefGivenName"/>
        </w:rPr>
        <w:t xml:space="preserve">S</w:t>
      </w:r>
      <w:r>
        <w:rPr>
          <w:shd w:val="clear" w:color="" w:fill=""/>
        </w:rPr>
        <w:t xml:space="preserve">, </w:t>
      </w:r>
      <w:r>
        <w:rPr>
          <w:rStyle w:val="RefSurName"/>
        </w:rPr>
        <w:t xml:space="preserve">Kaeser</w:t>
      </w:r>
      <w:r>
        <w:rPr>
          <w:rStyle w:val="RefAuthor"/>
        </w:rPr>
        <w:t xml:space="preserve"> </w:t>
      </w:r>
      <w:r>
        <w:rPr>
          <w:rStyle w:val="RefGivenName"/>
        </w:rPr>
        <w:t xml:space="preserve">PS</w:t>
      </w:r>
      <w:r>
        <w:rPr>
          <w:shd w:val="clear" w:color="" w:fill=""/>
        </w:rPr>
        <w:t xml:space="preserve">, </w:t>
      </w:r>
      <w:r>
        <w:rPr>
          <w:rStyle w:val="RefSurName"/>
        </w:rPr>
        <w:t xml:space="preserve">Larkin</w:t>
      </w:r>
      <w:r>
        <w:rPr>
          <w:rStyle w:val="RefAuthor"/>
        </w:rPr>
        <w:t xml:space="preserve"> </w:t>
      </w:r>
      <w:r>
        <w:rPr>
          <w:rStyle w:val="RefGivenName"/>
        </w:rPr>
        <w:t xml:space="preserve">CJ</w:t>
      </w:r>
      <w:r>
        <w:rPr>
          <w:shd w:val="clear" w:color="" w:fill=""/>
        </w:rPr>
        <w:t xml:space="preserve">, </w:t>
      </w:r>
      <w:r>
        <w:rPr>
          <w:rStyle w:val="RefSurName"/>
        </w:rPr>
        <w:t xml:space="preserve">Südhof</w:t>
      </w:r>
      <w:r>
        <w:rPr>
          <w:rStyle w:val="RefAuthor"/>
        </w:rPr>
        <w:t xml:space="preserve"> </w:t>
      </w:r>
      <w:r>
        <w:rPr>
          <w:rStyle w:val="RefGivenName"/>
        </w:rPr>
        <w:t xml:space="preserve">TC</w:t>
      </w:r>
      <w:r>
        <w:rPr>
          <w:shd w:val="clear" w:color="" w:fill=""/>
        </w:rPr>
        <w:t xml:space="preserve">, </w:t>
      </w:r>
      <w:r>
        <w:rPr>
          <w:rStyle w:val="RefSurName"/>
        </w:rPr>
        <w:t xml:space="preserve">Linden</w:t>
      </w:r>
      <w:r>
        <w:rPr>
          <w:rStyle w:val="RefAuthor"/>
        </w:rPr>
        <w:t xml:space="preserve"> </w:t>
      </w:r>
      <w:r>
        <w:rPr>
          <w:rStyle w:val="RefGivenName"/>
        </w:rPr>
        <w:t xml:space="preserve">DJ</w:t>
      </w:r>
      <w:r>
        <w:rPr>
          <w:shd w:val="clear" w:color="" w:fill=""/>
        </w:rPr>
        <w:t xml:space="preserve">. </w:t>
      </w:r>
      <w:r>
        <w:rPr>
          <w:rStyle w:val="RefYear"/>
        </w:rPr>
        <w:t xml:space="preserve">2003</w:t>
      </w:r>
      <w:r>
        <w:rPr>
          <w:shd w:val="clear" w:color="" w:fill=""/>
        </w:rPr>
        <w:t xml:space="preserve">. </w:t>
      </w:r>
      <w:r>
        <w:rPr>
          <w:rStyle w:val="RefArticleTitle"/>
        </w:rPr>
        <w:t xml:space="preserve">Phosphorylation of rim1alpha by PKA triggers presynaptic long-term potentiation at cerebellar parallel fiber synapses</w:t>
      </w:r>
      <w:r>
        <w:rPr>
          <w:shd w:val="clear" w:color="" w:fill=""/>
        </w:rPr>
        <w:t xml:space="preserve">. </w:t>
      </w:r>
      <w:r>
        <w:rPr>
          <w:rStyle w:val=""/>
        </w:rPr>
        <w:t xml:space="preserve">Cell</w:t>
      </w:r>
      <w:r>
        <w:rPr>
          <w:shd w:val="clear" w:color="" w:fill=""/>
        </w:rPr>
        <w:t xml:space="preserve"> </w:t>
      </w:r>
      <w:r>
        <w:rPr>
          <w:rStyle w:val=""/>
        </w:rPr>
        <w:t xml:space="preserve">115</w:t>
      </w:r>
      <w:r>
        <w:rPr>
          <w:shd w:val="clear" w:color="" w:fill=""/>
        </w:rPr>
        <w:t xml:space="preserve">:</w:t>
      </w:r>
      <w:r>
        <w:rPr>
          <w:rStyle w:val="RefFPage"/>
        </w:rPr>
        <w:t xml:space="preserve">49</w:t>
      </w:r>
      <w:r>
        <w:rPr>
          <w:shd w:val="clear" w:color="" w:fill=""/>
        </w:rPr>
        <w:t xml:space="preserve">–</w:t>
      </w:r>
      <w:r>
        <w:rPr>
          <w:rStyle w:val="RefLPage"/>
        </w:rPr>
        <w:t xml:space="preserve">60</w:t>
      </w:r>
      <w:r>
        <w:rPr>
          <w:shd w:val="clear" w:color="" w:fill=""/>
        </w:rPr>
        <w:t xml:space="preserve">.</w:t>
      </w:r>
    </w:p>
    <w:p>
      <w:pPr>
        <w:pStyle w:val="jrnlRefText"/>
      </w:pPr>
      <w:bookmarkStart w:id="74" w:name="R60"/>
      <w:bookmarkEnd w:id="74"/>
      <w:r>
        <w:rPr>
          <w:rStyle w:val="RefSurName"/>
        </w:rPr>
        <w:t xml:space="preserve">Lu</w:t>
      </w:r>
      <w:r>
        <w:rPr>
          <w:rStyle w:val="RefAuthor"/>
        </w:rPr>
        <w:t xml:space="preserve"> </w:t>
      </w:r>
      <w:r>
        <w:rPr>
          <w:rStyle w:val="RefGivenName"/>
        </w:rPr>
        <w:t xml:space="preserve">J</w:t>
      </w:r>
      <w:r>
        <w:rPr>
          <w:shd w:val="clear" w:color="" w:fill=""/>
        </w:rPr>
        <w:t xml:space="preserve">, </w:t>
      </w:r>
      <w:r>
        <w:rPr>
          <w:rStyle w:val="RefSurName"/>
        </w:rPr>
        <w:t xml:space="preserve">Li</w:t>
      </w:r>
      <w:r>
        <w:rPr>
          <w:rStyle w:val="RefAuthor"/>
        </w:rPr>
        <w:t xml:space="preserve"> </w:t>
      </w:r>
      <w:r>
        <w:rPr>
          <w:rStyle w:val="RefGivenName"/>
        </w:rPr>
        <w:t xml:space="preserve">H</w:t>
      </w:r>
      <w:r>
        <w:rPr>
          <w:shd w:val="clear" w:color="" w:fill=""/>
        </w:rPr>
        <w:t xml:space="preserve">, </w:t>
      </w:r>
      <w:r>
        <w:rPr>
          <w:rStyle w:val="RefSurName"/>
        </w:rPr>
        <w:t xml:space="preserve">Wang</w:t>
      </w:r>
      <w:r>
        <w:rPr>
          <w:rStyle w:val="RefAuthor"/>
        </w:rPr>
        <w:t xml:space="preserve"> </w:t>
      </w:r>
      <w:r>
        <w:rPr>
          <w:rStyle w:val="RefGivenName"/>
        </w:rPr>
        <w:t xml:space="preserve">Y</w:t>
      </w:r>
      <w:r>
        <w:rPr>
          <w:shd w:val="clear" w:color="" w:fill=""/>
        </w:rPr>
        <w:t xml:space="preserve">, </w:t>
      </w:r>
      <w:r>
        <w:rPr>
          <w:rStyle w:val="RefSurName"/>
        </w:rPr>
        <w:t xml:space="preserve">Südhof</w:t>
      </w:r>
      <w:r>
        <w:rPr>
          <w:rStyle w:val="RefAuthor"/>
        </w:rPr>
        <w:t xml:space="preserve"> </w:t>
      </w:r>
      <w:r>
        <w:rPr>
          <w:rStyle w:val="RefGivenName"/>
        </w:rPr>
        <w:t xml:space="preserve">TC</w:t>
      </w:r>
      <w:r>
        <w:rPr>
          <w:shd w:val="clear" w:color="" w:fill=""/>
        </w:rPr>
        <w:t xml:space="preserve">, </w:t>
      </w:r>
      <w:r>
        <w:rPr>
          <w:rStyle w:val="RefSurName"/>
        </w:rPr>
        <w:t xml:space="preserve">Rizo</w:t>
      </w:r>
      <w:r>
        <w:rPr>
          <w:rStyle w:val="RefAuthor"/>
        </w:rPr>
        <w:t xml:space="preserve"> </w:t>
      </w:r>
      <w:r>
        <w:rPr>
          <w:rStyle w:val="RefGivenName"/>
        </w:rPr>
        <w:t xml:space="preserve">J</w:t>
      </w:r>
      <w:r>
        <w:rPr>
          <w:shd w:val="clear" w:color="" w:fill=""/>
        </w:rPr>
        <w:t xml:space="preserve">. </w:t>
      </w:r>
      <w:r>
        <w:rPr>
          <w:rStyle w:val="RefYear"/>
        </w:rPr>
        <w:t xml:space="preserve">2005</w:t>
      </w:r>
      <w:r>
        <w:rPr>
          <w:shd w:val="clear" w:color="" w:fill=""/>
        </w:rPr>
        <w:t xml:space="preserve">. </w:t>
      </w:r>
      <w:r>
        <w:rPr>
          <w:rStyle w:val="RefArticleTitle"/>
        </w:rPr>
        <w:t xml:space="preserve">Solution structure of the rim1alpha PDZ domain in complex with an elks1b c-terminal peptide</w:t>
      </w:r>
      <w:r>
        <w:rPr>
          <w:shd w:val="clear" w:color="" w:fill=""/>
        </w:rPr>
        <w:t xml:space="preserve">. </w:t>
      </w:r>
      <w:r>
        <w:rPr>
          <w:rStyle w:val=""/>
        </w:rPr>
        <w:t xml:space="preserve">Journal of Molecular Biology</w:t>
      </w:r>
      <w:r>
        <w:rPr>
          <w:shd w:val="clear" w:color="" w:fill=""/>
        </w:rPr>
        <w:t xml:space="preserve"> </w:t>
      </w:r>
      <w:r>
        <w:rPr>
          <w:rStyle w:val=""/>
        </w:rPr>
        <w:t xml:space="preserve">352</w:t>
      </w:r>
      <w:r>
        <w:rPr>
          <w:shd w:val="clear" w:color="" w:fill=""/>
        </w:rPr>
        <w:t xml:space="preserve">:</w:t>
      </w:r>
      <w:r>
        <w:rPr>
          <w:rStyle w:val="RefFPage"/>
        </w:rPr>
        <w:t xml:space="preserve">455</w:t>
      </w:r>
      <w:r>
        <w:rPr>
          <w:shd w:val="clear" w:color="" w:fill=""/>
        </w:rPr>
        <w:t xml:space="preserve">–</w:t>
      </w:r>
      <w:r>
        <w:rPr>
          <w:rStyle w:val="RefLPage"/>
        </w:rPr>
        <w:t xml:space="preserve">466</w:t>
      </w:r>
      <w:r>
        <w:rPr>
          <w:shd w:val="clear" w:color="" w:fill=""/>
        </w:rPr>
        <w:t xml:space="preserve">.</w:t>
      </w:r>
    </w:p>
    <w:p>
      <w:pPr>
        <w:pStyle w:val="jrnlRefText"/>
      </w:pPr>
      <w:bookmarkStart w:id="75" w:name="R61"/>
      <w:bookmarkEnd w:id="75"/>
      <w:r>
        <w:rPr>
          <w:rStyle w:val="RefSurName"/>
        </w:rPr>
        <w:t xml:space="preserve">Ludwig</w:t>
      </w:r>
      <w:r>
        <w:rPr>
          <w:rStyle w:val="RefAuthor"/>
        </w:rPr>
        <w:t xml:space="preserve"> </w:t>
      </w:r>
      <w:r>
        <w:rPr>
          <w:rStyle w:val="RefGivenName"/>
        </w:rPr>
        <w:t xml:space="preserve">KR</w:t>
      </w:r>
      <w:r>
        <w:rPr>
          <w:shd w:val="clear" w:color="" w:fill=""/>
        </w:rPr>
        <w:t xml:space="preserve">, </w:t>
      </w:r>
      <w:r>
        <w:rPr>
          <w:rStyle w:val="RefSurName"/>
        </w:rPr>
        <w:t xml:space="preserve">Sun</w:t>
      </w:r>
      <w:r>
        <w:rPr>
          <w:rStyle w:val="RefAuthor"/>
        </w:rPr>
        <w:t xml:space="preserve"> </w:t>
      </w:r>
      <w:r>
        <w:rPr>
          <w:rStyle w:val="RefGivenName"/>
        </w:rPr>
        <w:t xml:space="preserve">L</w:t>
      </w:r>
      <w:r>
        <w:rPr>
          <w:shd w:val="clear" w:color="" w:fill=""/>
        </w:rPr>
        <w:t xml:space="preserve">, </w:t>
      </w:r>
      <w:r>
        <w:rPr>
          <w:rStyle w:val="RefSurName"/>
        </w:rPr>
        <w:t xml:space="preserve">Zhu</w:t>
      </w:r>
      <w:r>
        <w:rPr>
          <w:rStyle w:val="RefAuthor"/>
        </w:rPr>
        <w:t xml:space="preserve"> </w:t>
      </w:r>
      <w:r>
        <w:rPr>
          <w:rStyle w:val="RefGivenName"/>
        </w:rPr>
        <w:t xml:space="preserve">G</w:t>
      </w:r>
      <w:r>
        <w:rPr>
          <w:shd w:val="clear" w:color="" w:fill=""/>
        </w:rPr>
        <w:t xml:space="preserve">, </w:t>
      </w:r>
      <w:r>
        <w:rPr>
          <w:rStyle w:val="RefSurName"/>
        </w:rPr>
        <w:t xml:space="preserve">Dovichi</w:t>
      </w:r>
      <w:r>
        <w:rPr>
          <w:rStyle w:val="RefAuthor"/>
        </w:rPr>
        <w:t xml:space="preserve"> </w:t>
      </w:r>
      <w:r>
        <w:rPr>
          <w:rStyle w:val="RefGivenName"/>
        </w:rPr>
        <w:t xml:space="preserve">NJ</w:t>
      </w:r>
      <w:r>
        <w:rPr>
          <w:shd w:val="clear" w:color="" w:fill=""/>
        </w:rPr>
        <w:t xml:space="preserve">, </w:t>
      </w:r>
      <w:r>
        <w:rPr>
          <w:rStyle w:val="RefSurName"/>
        </w:rPr>
        <w:t xml:space="preserve">Hummon</w:t>
      </w:r>
      <w:r>
        <w:rPr>
          <w:rStyle w:val="RefAuthor"/>
        </w:rPr>
        <w:t xml:space="preserve"> </w:t>
      </w:r>
      <w:r>
        <w:rPr>
          <w:rStyle w:val="RefGivenName"/>
        </w:rPr>
        <w:t xml:space="preserve">AB</w:t>
      </w:r>
      <w:r>
        <w:rPr>
          <w:shd w:val="clear" w:color="" w:fill=""/>
        </w:rPr>
        <w:t xml:space="preserve">. </w:t>
      </w:r>
      <w:r>
        <w:rPr>
          <w:rStyle w:val="RefYear"/>
        </w:rPr>
        <w:t xml:space="preserve">2015</w:t>
      </w:r>
      <w:r>
        <w:rPr>
          <w:shd w:val="clear" w:color="" w:fill=""/>
        </w:rPr>
        <w:t xml:space="preserve">. </w:t>
      </w:r>
      <w:r>
        <w:rPr>
          <w:rStyle w:val="RefArticleTitle"/>
        </w:rPr>
        <w:t xml:space="preserve">Over 2300 phosphorylated peptide identifications with single-shot capillary zone electrophoresis-tandem mass spectrometry in a 100 min separation</w:t>
      </w:r>
      <w:r>
        <w:rPr>
          <w:shd w:val="clear" w:color="" w:fill=""/>
        </w:rPr>
        <w:t xml:space="preserve">. </w:t>
      </w:r>
      <w:r>
        <w:rPr>
          <w:rStyle w:val=""/>
        </w:rPr>
        <w:t xml:space="preserve">Analytical Chemistry</w:t>
      </w:r>
      <w:r>
        <w:rPr>
          <w:shd w:val="clear" w:color="" w:fill=""/>
        </w:rPr>
        <w:t xml:space="preserve"> </w:t>
      </w:r>
      <w:r>
        <w:rPr>
          <w:rStyle w:val=""/>
        </w:rPr>
        <w:t xml:space="preserve">87</w:t>
      </w:r>
      <w:r>
        <w:rPr>
          <w:shd w:val="clear" w:color="" w:fill=""/>
        </w:rPr>
        <w:t xml:space="preserve">:</w:t>
      </w:r>
      <w:r>
        <w:rPr>
          <w:rStyle w:val="RefFPage"/>
        </w:rPr>
        <w:t xml:space="preserve">9532</w:t>
      </w:r>
      <w:r>
        <w:rPr>
          <w:shd w:val="clear" w:color="" w:fill=""/>
        </w:rPr>
        <w:t xml:space="preserve">–</w:t>
      </w:r>
      <w:r>
        <w:rPr>
          <w:rStyle w:val="RefLPage"/>
        </w:rPr>
        <w:t xml:space="preserve">9537</w:t>
      </w:r>
      <w:r>
        <w:rPr>
          <w:shd w:val="clear" w:color="" w:fill=""/>
        </w:rPr>
        <w:t xml:space="preserve">.</w:t>
      </w:r>
    </w:p>
    <w:p>
      <w:pPr>
        <w:pStyle w:val="jrnlRefText"/>
      </w:pPr>
      <w:bookmarkStart w:id="76" w:name="R62"/>
      <w:bookmarkEnd w:id="76"/>
      <w:r>
        <w:rPr>
          <w:rStyle w:val="RefSurName"/>
        </w:rPr>
        <w:t xml:space="preserve">Lundby</w:t>
      </w:r>
      <w:r>
        <w:rPr>
          <w:rStyle w:val="RefAuthor"/>
        </w:rPr>
        <w:t xml:space="preserve"> </w:t>
      </w:r>
      <w:r>
        <w:rPr>
          <w:rStyle w:val="RefGivenName"/>
        </w:rPr>
        <w:t xml:space="preserve">A</w:t>
      </w:r>
      <w:r>
        <w:rPr>
          <w:shd w:val="clear" w:color="" w:fill=""/>
        </w:rPr>
        <w:t xml:space="preserve">, </w:t>
      </w:r>
      <w:r>
        <w:rPr>
          <w:rStyle w:val="RefSurName"/>
        </w:rPr>
        <w:t xml:space="preserve">Secher</w:t>
      </w:r>
      <w:r>
        <w:rPr>
          <w:rStyle w:val="RefAuthor"/>
        </w:rPr>
        <w:t xml:space="preserve"> </w:t>
      </w:r>
      <w:r>
        <w:rPr>
          <w:rStyle w:val="RefGivenName"/>
        </w:rPr>
        <w:t xml:space="preserve">A</w:t>
      </w:r>
      <w:r>
        <w:rPr>
          <w:shd w:val="clear" w:color="" w:fill=""/>
        </w:rPr>
        <w:t xml:space="preserve">, </w:t>
      </w:r>
      <w:r>
        <w:rPr>
          <w:rStyle w:val="RefSurName"/>
        </w:rPr>
        <w:t xml:space="preserve">Lage</w:t>
      </w:r>
      <w:r>
        <w:rPr>
          <w:rStyle w:val="RefAuthor"/>
        </w:rPr>
        <w:t xml:space="preserve"> </w:t>
      </w:r>
      <w:r>
        <w:rPr>
          <w:rStyle w:val="RefGivenName"/>
        </w:rPr>
        <w:t xml:space="preserve">K</w:t>
      </w:r>
      <w:r>
        <w:rPr>
          <w:shd w:val="clear" w:color="" w:fill=""/>
        </w:rPr>
        <w:t xml:space="preserve">, </w:t>
      </w:r>
      <w:r>
        <w:rPr>
          <w:rStyle w:val="RefSurName"/>
        </w:rPr>
        <w:t xml:space="preserve">Nordsborg</w:t>
      </w:r>
      <w:r>
        <w:rPr>
          <w:rStyle w:val="RefAuthor"/>
        </w:rPr>
        <w:t xml:space="preserve"> </w:t>
      </w:r>
      <w:r>
        <w:rPr>
          <w:rStyle w:val="RefGivenName"/>
        </w:rPr>
        <w:t xml:space="preserve">NB</w:t>
      </w:r>
      <w:r>
        <w:rPr>
          <w:shd w:val="clear" w:color="" w:fill=""/>
        </w:rPr>
        <w:t xml:space="preserve">, </w:t>
      </w:r>
      <w:r>
        <w:rPr>
          <w:rStyle w:val="RefSurName"/>
        </w:rPr>
        <w:t xml:space="preserve">Dmytriyev</w:t>
      </w:r>
      <w:r>
        <w:rPr>
          <w:rStyle w:val="RefAuthor"/>
        </w:rPr>
        <w:t xml:space="preserve"> </w:t>
      </w:r>
      <w:r>
        <w:rPr>
          <w:rStyle w:val="RefGivenName"/>
        </w:rPr>
        <w:t xml:space="preserve">A</w:t>
      </w:r>
      <w:r>
        <w:rPr>
          <w:shd w:val="clear" w:color="" w:fill=""/>
        </w:rPr>
        <w:t xml:space="preserve">, </w:t>
      </w:r>
      <w:r>
        <w:rPr>
          <w:rStyle w:val="RefSurName"/>
        </w:rPr>
        <w:t xml:space="preserve">Lundby</w:t>
      </w:r>
      <w:r>
        <w:rPr>
          <w:rStyle w:val="RefAuthor"/>
        </w:rPr>
        <w:t xml:space="preserve"> </w:t>
      </w:r>
      <w:r>
        <w:rPr>
          <w:rStyle w:val="RefGivenName"/>
        </w:rPr>
        <w:t xml:space="preserve">C</w:t>
      </w:r>
      <w:r>
        <w:rPr>
          <w:shd w:val="clear" w:color="" w:fill=""/>
        </w:rPr>
        <w:t xml:space="preserve">, </w:t>
      </w:r>
      <w:r>
        <w:rPr>
          <w:rStyle w:val="RefSurName"/>
        </w:rPr>
        <w:t xml:space="preserve">Olsen</w:t>
      </w:r>
      <w:r>
        <w:rPr>
          <w:rStyle w:val="RefAuthor"/>
        </w:rPr>
        <w:t xml:space="preserve"> </w:t>
      </w:r>
      <w:r>
        <w:rPr>
          <w:rStyle w:val="RefGivenName"/>
        </w:rPr>
        <w:t xml:space="preserve">JV</w:t>
      </w:r>
      <w:r>
        <w:rPr>
          <w:shd w:val="clear" w:color="" w:fill=""/>
        </w:rPr>
        <w:t xml:space="preserve">. </w:t>
      </w:r>
      <w:r>
        <w:rPr>
          <w:rStyle w:val="RefYear"/>
        </w:rPr>
        <w:t xml:space="preserve">2012</w:t>
      </w:r>
      <w:r>
        <w:rPr>
          <w:shd w:val="clear" w:color="" w:fill=""/>
        </w:rPr>
        <w:t xml:space="preserve">. </w:t>
      </w:r>
      <w:r>
        <w:rPr>
          <w:rStyle w:val="RefArticleTitle"/>
        </w:rPr>
        <w:t xml:space="preserve">Quantitative maps of protein phosphorylation sites across 14 different rat organs and tissues</w:t>
      </w:r>
      <w:r>
        <w:rPr>
          <w:shd w:val="clear" w:color="" w:fill=""/>
        </w:rPr>
        <w:t xml:space="preserve">. </w:t>
      </w:r>
      <w:r>
        <w:rPr>
          <w:rStyle w:val=""/>
        </w:rPr>
        <w:t xml:space="preserve">Nature Communications</w:t>
      </w:r>
      <w:r>
        <w:rPr>
          <w:shd w:val="clear" w:color="" w:fill=""/>
        </w:rPr>
        <w:t xml:space="preserve"> </w:t>
      </w:r>
      <w:r>
        <w:rPr>
          <w:rStyle w:val=""/>
        </w:rPr>
        <w:t xml:space="preserve">3</w:t>
      </w:r>
      <w:r>
        <w:rPr>
          <w:shd w:val="clear" w:color="" w:fill=""/>
        </w:rPr>
        <w:t xml:space="preserve">.</w:t>
      </w:r>
    </w:p>
    <w:p>
      <w:pPr>
        <w:pStyle w:val="jrnlRefText"/>
      </w:pPr>
      <w:bookmarkStart w:id="77" w:name="R63"/>
      <w:bookmarkEnd w:id="77"/>
      <w:r>
        <w:rPr>
          <w:rStyle w:val="RefSurName"/>
        </w:rPr>
        <w:t xml:space="preserve">McMahon</w:t>
      </w:r>
      <w:r>
        <w:rPr>
          <w:rStyle w:val="RefAuthor"/>
        </w:rPr>
        <w:t xml:space="preserve"> </w:t>
      </w:r>
      <w:r>
        <w:rPr>
          <w:rStyle w:val="RefGivenName"/>
        </w:rPr>
        <w:t xml:space="preserve">HT</w:t>
      </w:r>
      <w:r>
        <w:rPr>
          <w:shd w:val="clear" w:color="" w:fill=""/>
        </w:rPr>
        <w:t xml:space="preserve">, </w:t>
      </w:r>
      <w:r>
        <w:rPr>
          <w:rStyle w:val="RefSurName"/>
        </w:rPr>
        <w:t xml:space="preserve">Boucrot</w:t>
      </w:r>
      <w:r>
        <w:rPr>
          <w:rStyle w:val="RefAuthor"/>
        </w:rPr>
        <w:t xml:space="preserve"> </w:t>
      </w:r>
      <w:r>
        <w:rPr>
          <w:rStyle w:val="RefGivenName"/>
        </w:rPr>
        <w:t xml:space="preserve">E</w:t>
      </w:r>
      <w:r>
        <w:rPr>
          <w:shd w:val="clear" w:color="" w:fill=""/>
        </w:rPr>
        <w:t xml:space="preserve">. </w:t>
      </w:r>
      <w:r>
        <w:rPr>
          <w:rStyle w:val="RefYear"/>
        </w:rPr>
        <w:t xml:space="preserve">2011</w:t>
      </w:r>
      <w:r>
        <w:rPr>
          <w:shd w:val="clear" w:color="" w:fill=""/>
        </w:rPr>
        <w:t xml:space="preserve">. </w:t>
      </w:r>
      <w:r>
        <w:rPr>
          <w:rStyle w:val="RefArticleTitle"/>
        </w:rPr>
        <w:t xml:space="preserve">Molecular mechanism and physiological functions of clathrin-mediated endocytosis</w:t>
      </w:r>
      <w:r>
        <w:rPr>
          <w:shd w:val="clear" w:color="" w:fill=""/>
        </w:rPr>
        <w:t xml:space="preserve">. </w:t>
      </w:r>
      <w:r>
        <w:rPr>
          <w:rStyle w:val=""/>
        </w:rPr>
        <w:t xml:space="preserve">Nature Reviews. Molecular Cell Biology</w:t>
      </w:r>
      <w:r>
        <w:rPr>
          <w:shd w:val="clear" w:color="" w:fill=""/>
        </w:rPr>
        <w:t xml:space="preserve"> </w:t>
      </w:r>
      <w:r>
        <w:rPr>
          <w:rStyle w:val=""/>
        </w:rPr>
        <w:t xml:space="preserve">12</w:t>
      </w:r>
      <w:r>
        <w:rPr>
          <w:shd w:val="clear" w:color="" w:fill=""/>
        </w:rPr>
        <w:t xml:space="preserve">:</w:t>
      </w:r>
      <w:r>
        <w:rPr>
          <w:rStyle w:val="RefFPage"/>
        </w:rPr>
        <w:t xml:space="preserve">517</w:t>
      </w:r>
      <w:r>
        <w:rPr>
          <w:shd w:val="clear" w:color="" w:fill=""/>
        </w:rPr>
        <w:t xml:space="preserve">–</w:t>
      </w:r>
      <w:r>
        <w:rPr>
          <w:rStyle w:val="RefLPage"/>
        </w:rPr>
        <w:t xml:space="preserve">533</w:t>
      </w:r>
      <w:r>
        <w:rPr>
          <w:shd w:val="clear" w:color="" w:fill=""/>
        </w:rPr>
        <w:t xml:space="preserve">.</w:t>
      </w:r>
    </w:p>
    <w:p>
      <w:pPr>
        <w:pStyle w:val="jrnlRefText"/>
      </w:pPr>
      <w:bookmarkStart w:id="78" w:name="R64"/>
      <w:bookmarkEnd w:id="78"/>
      <w:r>
        <w:rPr>
          <w:rStyle w:val="RefSurName"/>
        </w:rPr>
        <w:t xml:space="preserve">Millán</w:t>
      </w:r>
      <w:r>
        <w:rPr>
          <w:rStyle w:val="RefAuthor"/>
        </w:rPr>
        <w:t xml:space="preserve"> </w:t>
      </w:r>
      <w:r>
        <w:rPr>
          <w:rStyle w:val="RefGivenName"/>
        </w:rPr>
        <w:t xml:space="preserve">C</w:t>
      </w:r>
      <w:r>
        <w:rPr>
          <w:shd w:val="clear" w:color="" w:fill=""/>
        </w:rPr>
        <w:t xml:space="preserve">, </w:t>
      </w:r>
      <w:r>
        <w:rPr>
          <w:rStyle w:val="RefSurName"/>
        </w:rPr>
        <w:t xml:space="preserve">Torres</w:t>
      </w:r>
      <w:r>
        <w:rPr>
          <w:rStyle w:val="RefAuthor"/>
        </w:rPr>
        <w:t xml:space="preserve"> </w:t>
      </w:r>
      <w:r>
        <w:rPr>
          <w:rStyle w:val="RefGivenName"/>
        </w:rPr>
        <w:t xml:space="preserve">M</w:t>
      </w:r>
      <w:r>
        <w:rPr>
          <w:shd w:val="clear" w:color="" w:fill=""/>
        </w:rPr>
        <w:t xml:space="preserve">, </w:t>
      </w:r>
      <w:r>
        <w:rPr>
          <w:rStyle w:val="RefSurName"/>
        </w:rPr>
        <w:t xml:space="preserve">Sánchez-Prieto</w:t>
      </w:r>
      <w:r>
        <w:rPr>
          <w:rStyle w:val="RefAuthor"/>
        </w:rPr>
        <w:t xml:space="preserve"> </w:t>
      </w:r>
      <w:r>
        <w:rPr>
          <w:rStyle w:val="RefGivenName"/>
        </w:rPr>
        <w:t xml:space="preserve">J</w:t>
      </w:r>
      <w:r>
        <w:rPr>
          <w:shd w:val="clear" w:color="" w:fill=""/>
        </w:rPr>
        <w:t xml:space="preserve">. </w:t>
      </w:r>
      <w:r>
        <w:rPr>
          <w:rStyle w:val="RefYear"/>
        </w:rPr>
        <w:t xml:space="preserve">2003</w:t>
      </w:r>
      <w:r>
        <w:rPr>
          <w:shd w:val="clear" w:color="" w:fill=""/>
        </w:rPr>
        <w:t xml:space="preserve">. </w:t>
      </w:r>
      <w:r>
        <w:rPr>
          <w:rStyle w:val="RefArticleTitle"/>
        </w:rPr>
        <w:t xml:space="preserve">Co-activation of PKA and PKC in cerebrocortical nerve terminals synergistically facilitates glutamate release</w:t>
      </w:r>
      <w:r>
        <w:rPr>
          <w:shd w:val="clear" w:color="" w:fill=""/>
        </w:rPr>
        <w:t xml:space="preserve">. </w:t>
      </w:r>
      <w:r>
        <w:rPr>
          <w:rStyle w:val=""/>
        </w:rPr>
        <w:t xml:space="preserve">Journal of Neurochemistry</w:t>
      </w:r>
      <w:r>
        <w:rPr>
          <w:shd w:val="clear" w:color="" w:fill=""/>
        </w:rPr>
        <w:t xml:space="preserve"> </w:t>
      </w:r>
      <w:r>
        <w:rPr>
          <w:rStyle w:val=""/>
        </w:rPr>
        <w:t xml:space="preserve">87</w:t>
      </w:r>
      <w:r>
        <w:rPr>
          <w:shd w:val="clear" w:color="" w:fill=""/>
        </w:rPr>
        <w:t xml:space="preserve">:</w:t>
      </w:r>
      <w:r>
        <w:rPr>
          <w:rStyle w:val="RefFPage"/>
        </w:rPr>
        <w:t xml:space="preserve">1101</w:t>
      </w:r>
      <w:r>
        <w:rPr>
          <w:shd w:val="clear" w:color="" w:fill=""/>
        </w:rPr>
        <w:t xml:space="preserve">–</w:t>
      </w:r>
      <w:r>
        <w:rPr>
          <w:rStyle w:val="RefLPage"/>
        </w:rPr>
        <w:t xml:space="preserve">1111</w:t>
      </w:r>
      <w:r>
        <w:rPr>
          <w:shd w:val="clear" w:color="" w:fill=""/>
        </w:rPr>
        <w:t xml:space="preserve">.</w:t>
      </w:r>
    </w:p>
    <w:p>
      <w:pPr>
        <w:pStyle w:val="jrnlRefText"/>
      </w:pPr>
      <w:bookmarkStart w:id="79" w:name="R65"/>
      <w:bookmarkEnd w:id="79"/>
      <w:r>
        <w:rPr>
          <w:rStyle w:val="RefSurName"/>
        </w:rPr>
        <w:t xml:space="preserve">Munton</w:t>
      </w:r>
      <w:r>
        <w:rPr>
          <w:rStyle w:val="RefAuthor"/>
        </w:rPr>
        <w:t xml:space="preserve"> </w:t>
      </w:r>
      <w:r>
        <w:rPr>
          <w:rStyle w:val="RefGivenName"/>
        </w:rPr>
        <w:t xml:space="preserve">RP</w:t>
      </w:r>
      <w:r>
        <w:rPr>
          <w:shd w:val="clear" w:color="" w:fill=""/>
        </w:rPr>
        <w:t xml:space="preserve">, </w:t>
      </w:r>
      <w:r>
        <w:rPr>
          <w:rStyle w:val="RefSurName"/>
        </w:rPr>
        <w:t xml:space="preserve">Tweedie-Cullen</w:t>
      </w:r>
      <w:r>
        <w:rPr>
          <w:rStyle w:val="RefAuthor"/>
        </w:rPr>
        <w:t xml:space="preserve"> </w:t>
      </w:r>
      <w:r>
        <w:rPr>
          <w:rStyle w:val="RefGivenName"/>
        </w:rPr>
        <w:t xml:space="preserve">R</w:t>
      </w:r>
      <w:r>
        <w:rPr>
          <w:shd w:val="clear" w:color="" w:fill=""/>
        </w:rPr>
        <w:t xml:space="preserve">, </w:t>
      </w:r>
      <w:r>
        <w:rPr>
          <w:rStyle w:val="RefSurName"/>
        </w:rPr>
        <w:t xml:space="preserve">Livingstone-Zatchej</w:t>
      </w:r>
      <w:r>
        <w:rPr>
          <w:rStyle w:val="RefAuthor"/>
        </w:rPr>
        <w:t xml:space="preserve"> </w:t>
      </w:r>
      <w:r>
        <w:rPr>
          <w:rStyle w:val="RefGivenName"/>
        </w:rPr>
        <w:t xml:space="preserve">M</w:t>
      </w:r>
      <w:r>
        <w:rPr>
          <w:shd w:val="clear" w:color="" w:fill=""/>
        </w:rPr>
        <w:t xml:space="preserve">, </w:t>
      </w:r>
      <w:r>
        <w:rPr>
          <w:rStyle w:val="RefSurName"/>
        </w:rPr>
        <w:t xml:space="preserve">Weinandy</w:t>
      </w:r>
      <w:r>
        <w:rPr>
          <w:rStyle w:val="RefAuthor"/>
        </w:rPr>
        <w:t xml:space="preserve"> </w:t>
      </w:r>
      <w:r>
        <w:rPr>
          <w:rStyle w:val="RefGivenName"/>
        </w:rPr>
        <w:t xml:space="preserve">F</w:t>
      </w:r>
      <w:r>
        <w:rPr>
          <w:shd w:val="clear" w:color="" w:fill=""/>
        </w:rPr>
        <w:t xml:space="preserve">, </w:t>
      </w:r>
      <w:r>
        <w:rPr>
          <w:rStyle w:val="RefSurName"/>
        </w:rPr>
        <w:t xml:space="preserve">Waidelich</w:t>
      </w:r>
      <w:r>
        <w:rPr>
          <w:rStyle w:val="RefAuthor"/>
        </w:rPr>
        <w:t xml:space="preserve"> </w:t>
      </w:r>
      <w:r>
        <w:rPr>
          <w:rStyle w:val="RefGivenName"/>
        </w:rPr>
        <w:t xml:space="preserve">M</w:t>
      </w:r>
      <w:r>
        <w:rPr>
          <w:shd w:val="clear" w:color="" w:fill=""/>
        </w:rPr>
        <w:t xml:space="preserve">, </w:t>
      </w:r>
      <w:r>
        <w:rPr>
          <w:rStyle w:val="RefSurName"/>
        </w:rPr>
        <w:t xml:space="preserve">Longo</w:t>
      </w:r>
      <w:r>
        <w:rPr>
          <w:rStyle w:val="RefAuthor"/>
        </w:rPr>
        <w:t xml:space="preserve"> </w:t>
      </w:r>
      <w:r>
        <w:rPr>
          <w:rStyle w:val="RefGivenName"/>
        </w:rPr>
        <w:t xml:space="preserve">D</w:t>
      </w:r>
      <w:r>
        <w:rPr>
          <w:shd w:val="clear" w:color="" w:fill=""/>
        </w:rPr>
        <w:t xml:space="preserve">, </w:t>
      </w:r>
      <w:r>
        <w:rPr>
          <w:rStyle w:val="RefSurName"/>
        </w:rPr>
        <w:t xml:space="preserve">Gehrig</w:t>
      </w:r>
      <w:r>
        <w:rPr>
          <w:rStyle w:val="RefAuthor"/>
        </w:rPr>
        <w:t xml:space="preserve"> </w:t>
      </w:r>
      <w:r>
        <w:rPr>
          <w:rStyle w:val="RefGivenName"/>
        </w:rPr>
        <w:t xml:space="preserve">P</w:t>
      </w:r>
      <w:r>
        <w:rPr>
          <w:shd w:val="clear" w:color="" w:fill=""/>
        </w:rPr>
        <w:t xml:space="preserve">, </w:t>
      </w:r>
      <w:r>
        <w:rPr>
          <w:rStyle w:val="RefSurName"/>
        </w:rPr>
        <w:t xml:space="preserve">Potthast</w:t>
      </w:r>
      <w:r>
        <w:rPr>
          <w:rStyle w:val="RefAuthor"/>
        </w:rPr>
        <w:t xml:space="preserve"> </w:t>
      </w:r>
      <w:r>
        <w:rPr>
          <w:rStyle w:val="RefGivenName"/>
        </w:rPr>
        <w:t xml:space="preserve">F</w:t>
      </w:r>
      <w:r>
        <w:rPr>
          <w:shd w:val="clear" w:color="" w:fill=""/>
        </w:rPr>
        <w:t xml:space="preserve">, </w:t>
      </w:r>
      <w:r>
        <w:rPr>
          <w:rStyle w:val="RefSurName"/>
        </w:rPr>
        <w:t xml:space="preserve">Rutishauser</w:t>
      </w:r>
      <w:r>
        <w:rPr>
          <w:rStyle w:val="RefAuthor"/>
        </w:rPr>
        <w:t xml:space="preserve"> </w:t>
      </w:r>
      <w:r>
        <w:rPr>
          <w:rStyle w:val="RefGivenName"/>
        </w:rPr>
        <w:t xml:space="preserve">D</w:t>
      </w:r>
      <w:r>
        <w:rPr>
          <w:shd w:val="clear" w:color="" w:fill=""/>
        </w:rPr>
        <w:t xml:space="preserve">, </w:t>
      </w:r>
      <w:r>
        <w:rPr>
          <w:rStyle w:val="RefSurName"/>
        </w:rPr>
        <w:t xml:space="preserve">Gerrits</w:t>
      </w:r>
      <w:r>
        <w:rPr>
          <w:rStyle w:val="RefAuthor"/>
        </w:rPr>
        <w:t xml:space="preserve"> </w:t>
      </w:r>
      <w:r>
        <w:rPr>
          <w:rStyle w:val="RefGivenName"/>
        </w:rPr>
        <w:t xml:space="preserve">B</w:t>
      </w:r>
      <w:r>
        <w:rPr>
          <w:shd w:val="clear" w:color="" w:fill=""/>
        </w:rPr>
        <w:t xml:space="preserve">, </w:t>
      </w:r>
      <w:r>
        <w:rPr>
          <w:rStyle w:val="RefSurName"/>
        </w:rPr>
        <w:t xml:space="preserve">Panse</w:t>
      </w:r>
      <w:r>
        <w:rPr>
          <w:rStyle w:val="RefAuthor"/>
        </w:rPr>
        <w:t xml:space="preserve"> </w:t>
      </w:r>
      <w:r>
        <w:rPr>
          <w:rStyle w:val="RefGivenName"/>
        </w:rPr>
        <w:t xml:space="preserve">C</w:t>
      </w:r>
      <w:r>
        <w:rPr>
          <w:shd w:val="clear" w:color="" w:fill=""/>
        </w:rPr>
        <w:t xml:space="preserve">, </w:t>
      </w:r>
      <w:r>
        <w:rPr>
          <w:rStyle w:val="RefSurName"/>
        </w:rPr>
        <w:t xml:space="preserve">Schlapbach</w:t>
      </w:r>
      <w:r>
        <w:rPr>
          <w:rStyle w:val="RefAuthor"/>
        </w:rPr>
        <w:t xml:space="preserve"> </w:t>
      </w:r>
      <w:r>
        <w:rPr>
          <w:rStyle w:val="RefGivenName"/>
        </w:rPr>
        <w:t xml:space="preserve">R</w:t>
      </w:r>
      <w:r>
        <w:rPr>
          <w:shd w:val="clear" w:color="" w:fill=""/>
        </w:rPr>
        <w:t xml:space="preserve">, </w:t>
      </w:r>
      <w:r>
        <w:rPr>
          <w:rStyle w:val="RefSurName"/>
        </w:rPr>
        <w:t xml:space="preserve">Mansuy</w:t>
      </w:r>
      <w:r>
        <w:rPr>
          <w:rStyle w:val="RefAuthor"/>
        </w:rPr>
        <w:t xml:space="preserve"> </w:t>
      </w:r>
      <w:r>
        <w:rPr>
          <w:rStyle w:val="RefGivenName"/>
        </w:rPr>
        <w:t xml:space="preserve">IM</w:t>
      </w:r>
      <w:r>
        <w:rPr>
          <w:shd w:val="clear" w:color="" w:fill=""/>
        </w:rPr>
        <w:t xml:space="preserve">. </w:t>
      </w:r>
      <w:r>
        <w:rPr>
          <w:rStyle w:val="RefYear"/>
        </w:rPr>
        <w:t xml:space="preserve">2007</w:t>
      </w:r>
      <w:r>
        <w:rPr>
          <w:shd w:val="clear" w:color="" w:fill=""/>
        </w:rPr>
        <w:t xml:space="preserve">. </w:t>
      </w:r>
      <w:r>
        <w:rPr>
          <w:rStyle w:val="RefArticleTitle"/>
        </w:rPr>
        <w:t xml:space="preserve">Qualitative and quantitative analyses of protein phosphorylation in naive and stimulated mouse synaptosomal preparations</w:t>
      </w:r>
      <w:r>
        <w:rPr>
          <w:shd w:val="clear" w:color="" w:fill=""/>
        </w:rPr>
        <w:t xml:space="preserve">. </w:t>
      </w:r>
      <w:r>
        <w:rPr>
          <w:rStyle w:val=""/>
        </w:rPr>
        <w:t xml:space="preserve">Molecular &amp; Cellular Proteomics</w:t>
      </w:r>
      <w:r>
        <w:rPr>
          <w:shd w:val="clear" w:color="" w:fill=""/>
        </w:rPr>
        <w:t xml:space="preserve"> </w:t>
      </w:r>
      <w:r>
        <w:rPr>
          <w:rStyle w:val=""/>
        </w:rPr>
        <w:t xml:space="preserve">6</w:t>
      </w:r>
      <w:r>
        <w:rPr>
          <w:shd w:val="clear" w:color="" w:fill=""/>
        </w:rPr>
        <w:t xml:space="preserve">:</w:t>
      </w:r>
      <w:r>
        <w:rPr>
          <w:rStyle w:val="RefFPage"/>
        </w:rPr>
        <w:t xml:space="preserve">283</w:t>
      </w:r>
      <w:r>
        <w:rPr>
          <w:shd w:val="clear" w:color="" w:fill=""/>
        </w:rPr>
        <w:t xml:space="preserve">–</w:t>
      </w:r>
      <w:r>
        <w:rPr>
          <w:rStyle w:val="RefLPage"/>
        </w:rPr>
        <w:t xml:space="preserve">293</w:t>
      </w:r>
      <w:r>
        <w:rPr>
          <w:shd w:val="clear" w:color="" w:fill=""/>
        </w:rPr>
        <w:t xml:space="preserve">.</w:t>
      </w:r>
    </w:p>
    <w:p>
      <w:pPr>
        <w:pStyle w:val="jrnlRefText"/>
      </w:pPr>
      <w:bookmarkStart w:id="80" w:name="R66"/>
      <w:bookmarkEnd w:id="80"/>
      <w:r>
        <w:rPr>
          <w:rStyle w:val="RefSurName"/>
        </w:rPr>
        <w:t xml:space="preserve">Nagy</w:t>
      </w:r>
      <w:r>
        <w:rPr>
          <w:rStyle w:val="RefAuthor"/>
        </w:rPr>
        <w:t xml:space="preserve"> </w:t>
      </w:r>
      <w:r>
        <w:rPr>
          <w:rStyle w:val="RefGivenName"/>
        </w:rPr>
        <w:t xml:space="preserve">G</w:t>
      </w:r>
      <w:r>
        <w:rPr>
          <w:shd w:val="clear" w:color="" w:fill=""/>
        </w:rPr>
        <w:t xml:space="preserve">, </w:t>
      </w:r>
      <w:r>
        <w:rPr>
          <w:rStyle w:val="RefSurName"/>
        </w:rPr>
        <w:t xml:space="preserve">Matti</w:t>
      </w:r>
      <w:r>
        <w:rPr>
          <w:rStyle w:val="RefAuthor"/>
        </w:rPr>
        <w:t xml:space="preserve"> </w:t>
      </w:r>
      <w:r>
        <w:rPr>
          <w:rStyle w:val="RefGivenName"/>
        </w:rPr>
        <w:t xml:space="preserve">U</w:t>
      </w:r>
      <w:r>
        <w:rPr>
          <w:shd w:val="clear" w:color="" w:fill=""/>
        </w:rPr>
        <w:t xml:space="preserve">, </w:t>
      </w:r>
      <w:r>
        <w:rPr>
          <w:rStyle w:val="RefSurName"/>
        </w:rPr>
        <w:t xml:space="preserve">Nehring</w:t>
      </w:r>
      <w:r>
        <w:rPr>
          <w:rStyle w:val="RefAuthor"/>
        </w:rPr>
        <w:t xml:space="preserve"> </w:t>
      </w:r>
      <w:r>
        <w:rPr>
          <w:rStyle w:val="RefGivenName"/>
        </w:rPr>
        <w:t xml:space="preserve">RB</w:t>
      </w:r>
      <w:r>
        <w:rPr>
          <w:shd w:val="clear" w:color="" w:fill=""/>
        </w:rPr>
        <w:t xml:space="preserve">, </w:t>
      </w:r>
      <w:r>
        <w:rPr>
          <w:rStyle w:val="RefSurName"/>
        </w:rPr>
        <w:t xml:space="preserve">Binz</w:t>
      </w:r>
      <w:r>
        <w:rPr>
          <w:rStyle w:val="RefAuthor"/>
        </w:rPr>
        <w:t xml:space="preserve"> </w:t>
      </w:r>
      <w:r>
        <w:rPr>
          <w:rStyle w:val="RefGivenName"/>
        </w:rPr>
        <w:t xml:space="preserve">T</w:t>
      </w:r>
      <w:r>
        <w:rPr>
          <w:shd w:val="clear" w:color="" w:fill=""/>
        </w:rPr>
        <w:t xml:space="preserve">, </w:t>
      </w:r>
      <w:r>
        <w:rPr>
          <w:rStyle w:val="RefSurName"/>
        </w:rPr>
        <w:t xml:space="preserve">Rettig</w:t>
      </w:r>
      <w:r>
        <w:rPr>
          <w:rStyle w:val="RefAuthor"/>
        </w:rPr>
        <w:t xml:space="preserve"> </w:t>
      </w:r>
      <w:r>
        <w:rPr>
          <w:rStyle w:val="RefGivenName"/>
        </w:rPr>
        <w:t xml:space="preserve">J</w:t>
      </w:r>
      <w:r>
        <w:rPr>
          <w:shd w:val="clear" w:color="" w:fill=""/>
        </w:rPr>
        <w:t xml:space="preserve">, </w:t>
      </w:r>
      <w:r>
        <w:rPr>
          <w:rStyle w:val="RefSurName"/>
        </w:rPr>
        <w:t xml:space="preserve">Neher</w:t>
      </w:r>
      <w:r>
        <w:rPr>
          <w:rStyle w:val="RefAuthor"/>
        </w:rPr>
        <w:t xml:space="preserve"> </w:t>
      </w:r>
      <w:r>
        <w:rPr>
          <w:rStyle w:val="RefGivenName"/>
        </w:rPr>
        <w:t xml:space="preserve">E</w:t>
      </w:r>
      <w:r>
        <w:rPr>
          <w:shd w:val="clear" w:color="" w:fill=""/>
        </w:rPr>
        <w:t xml:space="preserve">, </w:t>
      </w:r>
      <w:r>
        <w:rPr>
          <w:rStyle w:val="RefSurName"/>
        </w:rPr>
        <w:t xml:space="preserve">Sørensen</w:t>
      </w:r>
      <w:r>
        <w:rPr>
          <w:rStyle w:val="RefAuthor"/>
        </w:rPr>
        <w:t xml:space="preserve"> </w:t>
      </w:r>
      <w:r>
        <w:rPr>
          <w:rStyle w:val="RefGivenName"/>
        </w:rPr>
        <w:t xml:space="preserve">JB</w:t>
      </w:r>
      <w:r>
        <w:rPr>
          <w:shd w:val="clear" w:color="" w:fill=""/>
        </w:rPr>
        <w:t xml:space="preserve">. </w:t>
      </w:r>
      <w:r>
        <w:rPr>
          <w:rStyle w:val="RefYear"/>
        </w:rPr>
        <w:t xml:space="preserve">2002</w:t>
      </w:r>
      <w:r>
        <w:rPr>
          <w:shd w:val="clear" w:color="" w:fill=""/>
        </w:rPr>
        <w:t xml:space="preserve">. </w:t>
      </w:r>
      <w:r>
        <w:rPr>
          <w:rStyle w:val="RefArticleTitle"/>
        </w:rPr>
        <w:t xml:space="preserve">Protein kinase </w:t>
      </w:r>
      <w:rPr>
        <w:rStyle w:val="RefArticleTitle"/>
      </w:rPr>
      <w:del w:author="cross-ref" w:date="1970-01-01T00:00:00Z">
        <w:r>
          <w:delText xml:space="preserve">c</w:delText>
        </w:r>
      </w:del>
      <w:rPr>
        <w:rStyle w:val="RefArticleTitle"/>
      </w:rPr>
      <w:ins w:author="cross-ref" w:date="1970-01-01T00:00:00Z">
        <w:r>
          <w:t xml:space="preserve">C</w:t>
        </w:r>
      </w:ins>
      <w:r>
        <w:rPr>
          <w:rStyle w:val="RefArticleTitle"/>
        </w:rPr>
        <w:t xml:space="preserve">-dependent phosphorylation of synaptosome-associated protein of 25 </w:t>
      </w:r>
      <w:rPr>
        <w:rStyle w:val="RefArticleTitle"/>
      </w:rPr>
      <w:del w:author="cross-ref" w:date="1970-01-01T00:00:00Z">
        <w:r>
          <w:delText xml:space="preserve">kda</w:delText>
        </w:r>
      </w:del>
      <w:rPr>
        <w:rStyle w:val="RefArticleTitle"/>
      </w:rPr>
      <w:ins w:author="cross-ref" w:date="1970-01-01T00:00:00Z">
        <w:r>
          <w:t xml:space="preserve">kDa</w:t>
        </w:r>
      </w:ins>
      <w:r>
        <w:rPr>
          <w:rStyle w:val="RefArticleTitle"/>
        </w:rPr>
        <w:t xml:space="preserve"> at </w:t>
      </w:r>
      <w:rPr>
        <w:rStyle w:val="RefArticleTitle"/>
      </w:rPr>
      <w:del w:author="cross-ref" w:date="1970-01-01T00:00:00Z">
        <w:r>
          <w:delText xml:space="preserve">ser187</w:delText>
        </w:r>
      </w:del>
      <w:rPr>
        <w:rStyle w:val="RefArticleTitle"/>
      </w:rPr>
      <w:ins w:author="cross-ref" w:date="1970-01-01T00:00:00Z">
        <w:r>
          <w:t xml:space="preserve">Ser187</w:t>
        </w:r>
      </w:ins>
      <w:r>
        <w:rPr>
          <w:rStyle w:val="RefArticleTitle"/>
        </w:rPr>
        <w:t xml:space="preserve"> potentiates vesicle recruitment</w:t>
      </w:r>
      <w:r>
        <w:rPr>
          <w:shd w:val="clear" w:color="" w:fill=""/>
        </w:rPr>
        <w:t xml:space="preserve">. </w:t>
      </w:r>
      <w:r>
        <w:rPr>
          <w:rStyle w:val=""/>
        </w:rPr>
        <w:t xml:space="preserve">The Journal of Neuroscience</w:t>
      </w:r>
      <w:r>
        <w:rPr>
          <w:shd w:val="clear" w:color="" w:fill=""/>
        </w:rPr>
        <w:t xml:space="preserve"> </w:t>
      </w:r>
      <w:r>
        <w:rPr>
          <w:rStyle w:val=""/>
        </w:rPr>
        <w:t xml:space="preserve">22</w:t>
      </w:r>
      <w:r>
        <w:rPr>
          <w:shd w:val="clear" w:color="" w:fill=""/>
        </w:rPr>
        <w:t xml:space="preserve">:</w:t>
      </w:r>
      <w:r>
        <w:rPr>
          <w:rStyle w:val="RefFPage"/>
        </w:rPr>
        <w:t xml:space="preserve">9278</w:t>
      </w:r>
      <w:r>
        <w:rPr>
          <w:shd w:val="clear" w:color="" w:fill=""/>
        </w:rPr>
        <w:t xml:space="preserve">–</w:t>
      </w:r>
      <w:r>
        <w:rPr>
          <w:rStyle w:val="RefLPage"/>
        </w:rPr>
        <w:t xml:space="preserve">9286</w:t>
      </w:r>
      <w:r>
        <w:rPr>
          <w:shd w:val="clear" w:color="" w:fill=""/>
        </w:rPr>
        <w:t xml:space="preserve">.</w:t>
      </w:r>
    </w:p>
    <w:p>
      <w:pPr>
        <w:pStyle w:val="jrnlRefText"/>
      </w:pPr>
      <w:bookmarkStart w:id="81" w:name="R67"/>
      <w:bookmarkEnd w:id="81"/>
      <w:r>
        <w:rPr>
          <w:rStyle w:val="RefSurName"/>
        </w:rPr>
        <w:t xml:space="preserve">Nicholls</w:t>
      </w:r>
      <w:r>
        <w:rPr>
          <w:rStyle w:val="RefAuthor"/>
        </w:rPr>
        <w:t xml:space="preserve"> </w:t>
      </w:r>
      <w:r>
        <w:rPr>
          <w:rStyle w:val="RefGivenName"/>
        </w:rPr>
        <w:t xml:space="preserve">DG</w:t>
      </w:r>
      <w:r>
        <w:rPr>
          <w:shd w:val="clear" w:color="" w:fill=""/>
        </w:rPr>
        <w:t xml:space="preserve">, </w:t>
      </w:r>
      <w:r>
        <w:rPr>
          <w:rStyle w:val="RefSurName"/>
        </w:rPr>
        <w:t xml:space="preserve">Rugolo</w:t>
      </w:r>
      <w:r>
        <w:rPr>
          <w:rStyle w:val="RefAuthor"/>
        </w:rPr>
        <w:t xml:space="preserve"> </w:t>
      </w:r>
      <w:r>
        <w:rPr>
          <w:rStyle w:val="RefGivenName"/>
        </w:rPr>
        <w:t xml:space="preserve">M</w:t>
      </w:r>
      <w:r>
        <w:rPr>
          <w:shd w:val="clear" w:color="" w:fill=""/>
        </w:rPr>
        <w:t xml:space="preserve">, </w:t>
      </w:r>
      <w:r>
        <w:rPr>
          <w:rStyle w:val="RefSurName"/>
        </w:rPr>
        <w:t xml:space="preserve">Scott</w:t>
      </w:r>
      <w:r>
        <w:rPr>
          <w:rStyle w:val="RefAuthor"/>
        </w:rPr>
        <w:t xml:space="preserve"> </w:t>
      </w:r>
      <w:r>
        <w:rPr>
          <w:rStyle w:val="RefGivenName"/>
        </w:rPr>
        <w:t xml:space="preserve">IG</w:t>
      </w:r>
      <w:r>
        <w:rPr>
          <w:shd w:val="clear" w:color="" w:fill=""/>
        </w:rPr>
        <w:t xml:space="preserve">, </w:t>
      </w:r>
      <w:r>
        <w:rPr>
          <w:rStyle w:val="RefSurName"/>
        </w:rPr>
        <w:t xml:space="preserve">Meldolesi</w:t>
      </w:r>
      <w:r>
        <w:rPr>
          <w:rStyle w:val="RefAuthor"/>
        </w:rPr>
        <w:t xml:space="preserve"> </w:t>
      </w:r>
      <w:r>
        <w:rPr>
          <w:rStyle w:val="RefGivenName"/>
        </w:rPr>
        <w:t xml:space="preserve">J</w:t>
      </w:r>
      <w:r>
        <w:rPr>
          <w:shd w:val="clear" w:color="" w:fill=""/>
        </w:rPr>
        <w:t xml:space="preserve">. </w:t>
      </w:r>
      <w:r>
        <w:rPr>
          <w:rStyle w:val="RefYear"/>
        </w:rPr>
        <w:t xml:space="preserve">1982</w:t>
      </w:r>
      <w:r>
        <w:rPr>
          <w:shd w:val="clear" w:color="" w:fill=""/>
        </w:rPr>
        <w:t xml:space="preserve">. </w:t>
      </w:r>
      <w:r>
        <w:rPr>
          <w:rStyle w:val="RefArticleTitle"/>
        </w:rPr>
        <w:t xml:space="preserve">alpha-latrotoxin of black widow spider venom depolarizes the plasma membrane, induces massive calcium influx, and stimulates transmitter release in guinea pig brain synaptosomes</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79</w:t>
      </w:r>
      <w:r>
        <w:rPr>
          <w:shd w:val="clear" w:color="" w:fill=""/>
        </w:rPr>
        <w:t xml:space="preserve">:</w:t>
      </w:r>
      <w:r>
        <w:rPr>
          <w:rStyle w:val="RefFPage"/>
        </w:rPr>
        <w:t xml:space="preserve">7924</w:t>
      </w:r>
      <w:r>
        <w:rPr>
          <w:shd w:val="clear" w:color="" w:fill=""/>
        </w:rPr>
        <w:t xml:space="preserve">–</w:t>
      </w:r>
      <w:r>
        <w:rPr>
          <w:rStyle w:val="RefLPage"/>
        </w:rPr>
        <w:t xml:space="preserve">7928</w:t>
      </w:r>
      <w:r>
        <w:rPr>
          <w:shd w:val="clear" w:color="" w:fill=""/>
        </w:rPr>
        <w:t xml:space="preserve"> .</w:t>
      </w:r>
    </w:p>
    <w:p>
      <w:pPr>
        <w:pStyle w:val="jrnlRefText"/>
      </w:pPr>
      <w:bookmarkStart w:id="82" w:name="R68"/>
      <w:bookmarkEnd w:id="82"/>
      <w:r>
        <w:rPr>
          <w:rStyle w:val="RefSurName"/>
        </w:rPr>
        <w:t xml:space="preserve">Nicholls</w:t>
      </w:r>
      <w:r>
        <w:rPr>
          <w:rStyle w:val="RefAuthor"/>
        </w:rPr>
        <w:t xml:space="preserve"> </w:t>
      </w:r>
      <w:r>
        <w:rPr>
          <w:rStyle w:val="RefGivenName"/>
        </w:rPr>
        <w:t xml:space="preserve">DG</w:t>
      </w:r>
      <w:r>
        <w:rPr>
          <w:shd w:val="clear" w:color="" w:fill=""/>
        </w:rPr>
        <w:t xml:space="preserve">, </w:t>
      </w:r>
      <w:r>
        <w:rPr>
          <w:rStyle w:val="RefSurName"/>
        </w:rPr>
        <w:t xml:space="preserve">Sihra</w:t>
      </w:r>
      <w:r>
        <w:rPr>
          <w:rStyle w:val="RefAuthor"/>
        </w:rPr>
        <w:t xml:space="preserve"> </w:t>
      </w:r>
      <w:r>
        <w:rPr>
          <w:rStyle w:val="RefGivenName"/>
        </w:rPr>
        <w:t xml:space="preserve">TS</w:t>
      </w:r>
      <w:r>
        <w:rPr>
          <w:shd w:val="clear" w:color="" w:fill=""/>
        </w:rPr>
        <w:t xml:space="preserve">. </w:t>
      </w:r>
      <w:r>
        <w:rPr>
          <w:rStyle w:val="RefYear"/>
        </w:rPr>
        <w:t xml:space="preserve">1986</w:t>
      </w:r>
      <w:r>
        <w:rPr>
          <w:shd w:val="clear" w:color="" w:fill=""/>
        </w:rPr>
        <w:t xml:space="preserve">. </w:t>
      </w:r>
      <w:r>
        <w:rPr>
          <w:rStyle w:val="RefArticleTitle"/>
        </w:rPr>
        <w:t xml:space="preserve">Synaptosomes possess an exocytotic pool of glutamate</w:t>
      </w:r>
      <w:r>
        <w:rPr>
          <w:shd w:val="clear" w:color="" w:fill=""/>
        </w:rPr>
        <w:t xml:space="preserve">. </w:t>
      </w:r>
      <w:r>
        <w:rPr>
          <w:rStyle w:val=""/>
        </w:rPr>
        <w:t xml:space="preserve">Nature</w:t>
      </w:r>
      <w:r>
        <w:rPr>
          <w:shd w:val="clear" w:color="" w:fill=""/>
        </w:rPr>
        <w:t xml:space="preserve"> </w:t>
      </w:r>
      <w:r>
        <w:rPr>
          <w:rStyle w:val=""/>
        </w:rPr>
        <w:t xml:space="preserve">321</w:t>
      </w:r>
      <w:r>
        <w:rPr>
          <w:shd w:val="clear" w:color="" w:fill=""/>
        </w:rPr>
        <w:t xml:space="preserve">:</w:t>
      </w:r>
      <w:r>
        <w:rPr>
          <w:rStyle w:val="RefFPage"/>
        </w:rPr>
        <w:t xml:space="preserve">772</w:t>
      </w:r>
      <w:r>
        <w:rPr>
          <w:shd w:val="clear" w:color="" w:fill=""/>
        </w:rPr>
        <w:t xml:space="preserve">–</w:t>
      </w:r>
      <w:r>
        <w:rPr>
          <w:rStyle w:val="RefLPage"/>
        </w:rPr>
        <w:t xml:space="preserve">773</w:t>
      </w:r>
      <w:r>
        <w:rPr>
          <w:shd w:val="clear" w:color="" w:fill=""/>
        </w:rPr>
        <w:t xml:space="preserve">.</w:t>
      </w:r>
    </w:p>
    <w:p>
      <w:pPr>
        <w:pStyle w:val="jrnlRefText"/>
      </w:pPr>
      <w:bookmarkStart w:id="83" w:name="R69"/>
      <w:bookmarkEnd w:id="83"/>
      <w:r>
        <w:rPr>
          <w:rStyle w:val="RefSurName"/>
        </w:rPr>
        <w:t xml:space="preserve">Nicholls</w:t>
      </w:r>
      <w:r>
        <w:rPr>
          <w:rStyle w:val="RefAuthor"/>
        </w:rPr>
        <w:t xml:space="preserve"> </w:t>
      </w:r>
      <w:r>
        <w:rPr>
          <w:rStyle w:val="RefGivenName"/>
        </w:rPr>
        <w:t xml:space="preserve">DG</w:t>
      </w:r>
      <w:r>
        <w:rPr>
          <w:shd w:val="clear" w:color="" w:fill=""/>
        </w:rPr>
        <w:t xml:space="preserve">. </w:t>
      </w:r>
      <w:r>
        <w:rPr>
          <w:rStyle w:val="RefYear"/>
        </w:rPr>
        <w:t xml:space="preserve">2003</w:t>
      </w:r>
      <w:r>
        <w:rPr>
          <w:shd w:val="clear" w:color="" w:fill=""/>
        </w:rPr>
        <w:t xml:space="preserve">. </w:t>
      </w:r>
      <w:r>
        <w:rPr>
          <w:rStyle w:val="RefArticleTitle"/>
        </w:rPr>
        <w:t xml:space="preserve">Bioenergetics and transmitter release in the isolated nerve terminal</w:t>
      </w:r>
      <w:r>
        <w:rPr>
          <w:shd w:val="clear" w:color="" w:fill=""/>
        </w:rPr>
        <w:t xml:space="preserve">. </w:t>
      </w:r>
      <w:r>
        <w:rPr>
          <w:rStyle w:val=""/>
        </w:rPr>
        <w:t xml:space="preserve">Neurochemical Research</w:t>
      </w:r>
      <w:r>
        <w:rPr>
          <w:shd w:val="clear" w:color="" w:fill=""/>
        </w:rPr>
        <w:t xml:space="preserve"> </w:t>
      </w:r>
      <w:r>
        <w:rPr>
          <w:rStyle w:val=""/>
        </w:rPr>
        <w:t xml:space="preserve">28</w:t>
      </w:r>
      <w:r>
        <w:rPr>
          <w:shd w:val="clear" w:color="" w:fill=""/>
        </w:rPr>
        <w:t xml:space="preserve">:</w:t>
      </w:r>
      <w:r>
        <w:rPr>
          <w:rStyle w:val="RefFPage"/>
        </w:rPr>
        <w:t xml:space="preserve">1433</w:t>
      </w:r>
      <w:r>
        <w:rPr>
          <w:shd w:val="clear" w:color="" w:fill=""/>
        </w:rPr>
        <w:t xml:space="preserve">–</w:t>
      </w:r>
      <w:r>
        <w:rPr>
          <w:rStyle w:val="RefLPage"/>
        </w:rPr>
        <w:t xml:space="preserve">1441</w:t>
      </w:r>
      <w:r>
        <w:rPr>
          <w:shd w:val="clear" w:color="" w:fill=""/>
        </w:rPr>
        <w:t xml:space="preserve"> .</w:t>
      </w:r>
    </w:p>
    <w:p>
      <w:pPr>
        <w:pStyle w:val="jrnlRefText"/>
      </w:pPr>
      <w:bookmarkStart w:id="84" w:name="R70"/>
      <w:bookmarkEnd w:id="84"/>
      <w:r>
        <w:rPr>
          <w:rStyle w:val="RefSurName"/>
        </w:rPr>
        <w:t xml:space="preserve">Nielander</w:t>
      </w:r>
      <w:r>
        <w:rPr>
          <w:rStyle w:val="RefAuthor"/>
        </w:rPr>
        <w:t xml:space="preserve"> </w:t>
      </w:r>
      <w:r>
        <w:rPr>
          <w:rStyle w:val="RefGivenName"/>
        </w:rPr>
        <w:t xml:space="preserve">HB</w:t>
      </w:r>
      <w:r>
        <w:rPr>
          <w:shd w:val="clear" w:color="" w:fill=""/>
        </w:rPr>
        <w:t xml:space="preserve">, </w:t>
      </w:r>
      <w:r>
        <w:rPr>
          <w:rStyle w:val="RefSurName"/>
        </w:rPr>
        <w:t xml:space="preserve">Onofri</w:t>
      </w:r>
      <w:r>
        <w:rPr>
          <w:rStyle w:val="RefAuthor"/>
        </w:rPr>
        <w:t xml:space="preserve"> </w:t>
      </w:r>
      <w:r>
        <w:rPr>
          <w:rStyle w:val="RefGivenName"/>
        </w:rPr>
        <w:t xml:space="preserve">F</w:t>
      </w:r>
      <w:r>
        <w:rPr>
          <w:shd w:val="clear" w:color="" w:fill=""/>
        </w:rPr>
        <w:t xml:space="preserve">, </w:t>
      </w:r>
      <w:r>
        <w:rPr>
          <w:rStyle w:val="RefSurName"/>
        </w:rPr>
        <w:t xml:space="preserve">Valtorta</w:t>
      </w:r>
      <w:r>
        <w:rPr>
          <w:rStyle w:val="RefAuthor"/>
        </w:rPr>
        <w:t xml:space="preserve"> </w:t>
      </w:r>
      <w:r>
        <w:rPr>
          <w:rStyle w:val="RefGivenName"/>
        </w:rPr>
        <w:t xml:space="preserve">F</w:t>
      </w:r>
      <w:r>
        <w:rPr>
          <w:shd w:val="clear" w:color="" w:fill=""/>
        </w:rPr>
        <w:t xml:space="preserve">, </w:t>
      </w:r>
      <w:r>
        <w:rPr>
          <w:rStyle w:val="RefSurName"/>
        </w:rPr>
        <w:t xml:space="preserve">Schiavo</w:t>
      </w:r>
      <w:r>
        <w:rPr>
          <w:rStyle w:val="RefAuthor"/>
        </w:rPr>
        <w:t xml:space="preserve"> </w:t>
      </w:r>
      <w:r>
        <w:rPr>
          <w:rStyle w:val="RefGivenName"/>
        </w:rPr>
        <w:t xml:space="preserve">G</w:t>
      </w:r>
      <w:r>
        <w:rPr>
          <w:shd w:val="clear" w:color="" w:fill=""/>
        </w:rPr>
        <w:t xml:space="preserve">, </w:t>
      </w:r>
      <w:r>
        <w:rPr>
          <w:rStyle w:val="RefSurName"/>
        </w:rPr>
        <w:t xml:space="preserve">Montecucco</w:t>
      </w:r>
      <w:r>
        <w:rPr>
          <w:rStyle w:val="RefAuthor"/>
        </w:rPr>
        <w:t xml:space="preserve"> </w:t>
      </w:r>
      <w:r>
        <w:rPr>
          <w:rStyle w:val="RefGivenName"/>
        </w:rPr>
        <w:t xml:space="preserve">C</w:t>
      </w:r>
      <w:r>
        <w:rPr>
          <w:shd w:val="clear" w:color="" w:fill=""/>
        </w:rPr>
        <w:t xml:space="preserve">, </w:t>
      </w:r>
      <w:r>
        <w:rPr>
          <w:rStyle w:val="RefSurName"/>
        </w:rPr>
        <w:t xml:space="preserve">Greengard</w:t>
      </w:r>
      <w:r>
        <w:rPr>
          <w:rStyle w:val="RefAuthor"/>
        </w:rPr>
        <w:t xml:space="preserve"> </w:t>
      </w:r>
      <w:r>
        <w:rPr>
          <w:rStyle w:val="RefGivenName"/>
        </w:rPr>
        <w:t xml:space="preserve">P</w:t>
      </w:r>
      <w:r>
        <w:rPr>
          <w:shd w:val="clear" w:color="" w:fill=""/>
        </w:rPr>
        <w:t xml:space="preserve">, </w:t>
      </w:r>
      <w:r>
        <w:rPr>
          <w:rStyle w:val="RefSurName"/>
        </w:rPr>
        <w:t xml:space="preserve">Benfenati</w:t>
      </w:r>
      <w:r>
        <w:rPr>
          <w:rStyle w:val="RefAuthor"/>
        </w:rPr>
        <w:t xml:space="preserve"> </w:t>
      </w:r>
      <w:r>
        <w:rPr>
          <w:rStyle w:val="RefGivenName"/>
        </w:rPr>
        <w:t xml:space="preserve">F</w:t>
      </w:r>
      <w:r>
        <w:rPr>
          <w:shd w:val="clear" w:color="" w:fill=""/>
        </w:rPr>
        <w:t xml:space="preserve">. </w:t>
      </w:r>
      <w:r>
        <w:rPr>
          <w:rStyle w:val="RefYear"/>
        </w:rPr>
        <w:t xml:space="preserve">1995</w:t>
      </w:r>
      <w:r>
        <w:rPr>
          <w:shd w:val="clear" w:color="" w:fill=""/>
        </w:rPr>
        <w:t xml:space="preserve">. </w:t>
      </w:r>
      <w:r>
        <w:rPr>
          <w:rStyle w:val="RefArticleTitle"/>
        </w:rPr>
        <w:t xml:space="preserve">Phosphorylation of VAMP/synaptobrevin in synaptic vesicles by endogenous protein kinases</w:t>
      </w:r>
      <w:r>
        <w:rPr>
          <w:shd w:val="clear" w:color="" w:fill=""/>
        </w:rPr>
        <w:t xml:space="preserve">. </w:t>
      </w:r>
      <w:r>
        <w:rPr>
          <w:rStyle w:val=""/>
        </w:rPr>
        <w:t xml:space="preserve">Journal of Neurochemistry</w:t>
      </w:r>
      <w:r>
        <w:rPr>
          <w:shd w:val="clear" w:color="" w:fill=""/>
        </w:rPr>
        <w:t xml:space="preserve"> </w:t>
      </w:r>
      <w:r>
        <w:rPr>
          <w:rStyle w:val=""/>
        </w:rPr>
        <w:t xml:space="preserve">65</w:t>
      </w:r>
      <w:r>
        <w:rPr>
          <w:shd w:val="clear" w:color="" w:fill=""/>
        </w:rPr>
        <w:t xml:space="preserve">:</w:t>
      </w:r>
      <w:r>
        <w:rPr>
          <w:rStyle w:val="RefFPage"/>
        </w:rPr>
        <w:t xml:space="preserve">1712</w:t>
      </w:r>
      <w:r>
        <w:rPr>
          <w:shd w:val="clear" w:color="" w:fill=""/>
        </w:rPr>
        <w:t xml:space="preserve">–</w:t>
      </w:r>
      <w:r>
        <w:rPr>
          <w:rStyle w:val="RefLPage"/>
        </w:rPr>
        <w:t xml:space="preserve">1720</w:t>
      </w:r>
      <w:r>
        <w:rPr>
          <w:shd w:val="clear" w:color="" w:fill=""/>
        </w:rPr>
        <w:t xml:space="preserve"> .</w:t>
      </w:r>
    </w:p>
    <w:p>
      <w:pPr>
        <w:pStyle w:val="jrnlRefText"/>
      </w:pPr>
      <w:bookmarkStart w:id="85" w:name="R71"/>
      <w:bookmarkEnd w:id="85"/>
      <w:r>
        <w:rPr>
          <w:rStyle w:val="RefSurName"/>
        </w:rPr>
        <w:t xml:space="preserve">Ohtsuka</w:t>
      </w:r>
      <w:r>
        <w:rPr>
          <w:rStyle w:val="RefAuthor"/>
        </w:rPr>
        <w:t xml:space="preserve"> </w:t>
      </w:r>
      <w:r>
        <w:rPr>
          <w:rStyle w:val="RefGivenName"/>
        </w:rPr>
        <w:t xml:space="preserve">T</w:t>
      </w:r>
      <w:r>
        <w:rPr>
          <w:shd w:val="clear" w:color="" w:fill=""/>
        </w:rPr>
        <w:t xml:space="preserve">, </w:t>
      </w:r>
      <w:r>
        <w:rPr>
          <w:rStyle w:val="RefSurName"/>
        </w:rPr>
        <w:t xml:space="preserve">Takao-Rikitsu</w:t>
      </w:r>
      <w:r>
        <w:rPr>
          <w:rStyle w:val="RefAuthor"/>
        </w:rPr>
        <w:t xml:space="preserve"> </w:t>
      </w:r>
      <w:r>
        <w:rPr>
          <w:rStyle w:val="RefGivenName"/>
        </w:rPr>
        <w:t xml:space="preserve">E</w:t>
      </w:r>
      <w:r>
        <w:rPr>
          <w:shd w:val="clear" w:color="" w:fill=""/>
        </w:rPr>
        <w:t xml:space="preserve">, </w:t>
      </w:r>
      <w:r>
        <w:rPr>
          <w:rStyle w:val="RefSurName"/>
        </w:rPr>
        <w:t xml:space="preserve">Inoue</w:t>
      </w:r>
      <w:r>
        <w:rPr>
          <w:rStyle w:val="RefAuthor"/>
        </w:rPr>
        <w:t xml:space="preserve"> </w:t>
      </w:r>
      <w:r>
        <w:rPr>
          <w:rStyle w:val="RefGivenName"/>
        </w:rPr>
        <w:t xml:space="preserve">E</w:t>
      </w:r>
      <w:r>
        <w:rPr>
          <w:shd w:val="clear" w:color="" w:fill=""/>
        </w:rPr>
        <w:t xml:space="preserve">, </w:t>
      </w:r>
      <w:r>
        <w:rPr>
          <w:rStyle w:val="RefSurName"/>
        </w:rPr>
        <w:t xml:space="preserve">Inoue</w:t>
      </w:r>
      <w:r>
        <w:rPr>
          <w:rStyle w:val="RefAuthor"/>
        </w:rPr>
        <w:t xml:space="preserve"> </w:t>
      </w:r>
      <w:r>
        <w:rPr>
          <w:rStyle w:val="RefGivenName"/>
        </w:rPr>
        <w:t xml:space="preserve">M</w:t>
      </w:r>
      <w:r>
        <w:rPr>
          <w:shd w:val="clear" w:color="" w:fill=""/>
        </w:rPr>
        <w:t xml:space="preserve">, </w:t>
      </w:r>
      <w:r>
        <w:rPr>
          <w:rStyle w:val="RefSurName"/>
        </w:rPr>
        <w:t xml:space="preserve">Takeuchi</w:t>
      </w:r>
      <w:r>
        <w:rPr>
          <w:rStyle w:val="RefAuthor"/>
        </w:rPr>
        <w:t xml:space="preserve"> </w:t>
      </w:r>
      <w:r>
        <w:rPr>
          <w:rStyle w:val="RefGivenName"/>
        </w:rPr>
        <w:t xml:space="preserve">M</w:t>
      </w:r>
      <w:r>
        <w:rPr>
          <w:shd w:val="clear" w:color="" w:fill=""/>
        </w:rPr>
        <w:t xml:space="preserve">, </w:t>
      </w:r>
      <w:r>
        <w:rPr>
          <w:rStyle w:val="RefSurName"/>
        </w:rPr>
        <w:t xml:space="preserve">Matsubara</w:t>
      </w:r>
      <w:r>
        <w:rPr>
          <w:rStyle w:val="RefAuthor"/>
        </w:rPr>
        <w:t xml:space="preserve"> </w:t>
      </w:r>
      <w:r>
        <w:rPr>
          <w:rStyle w:val="RefGivenName"/>
        </w:rPr>
        <w:t xml:space="preserve">K</w:t>
      </w:r>
      <w:r>
        <w:rPr>
          <w:shd w:val="clear" w:color="" w:fill=""/>
        </w:rPr>
        <w:t xml:space="preserve">, </w:t>
      </w:r>
      <w:r>
        <w:rPr>
          <w:rStyle w:val="RefSurName"/>
        </w:rPr>
        <w:t xml:space="preserve">Deguchi-Tawarada</w:t>
      </w:r>
      <w:r>
        <w:rPr>
          <w:rStyle w:val="RefAuthor"/>
        </w:rPr>
        <w:t xml:space="preserve"> </w:t>
      </w:r>
      <w:r>
        <w:rPr>
          <w:rStyle w:val="RefGivenName"/>
        </w:rPr>
        <w:t xml:space="preserve">M</w:t>
      </w:r>
      <w:r>
        <w:rPr>
          <w:shd w:val="clear" w:color="" w:fill=""/>
        </w:rPr>
        <w:t xml:space="preserve">, </w:t>
      </w:r>
      <w:r>
        <w:rPr>
          <w:rStyle w:val="RefSurName"/>
        </w:rPr>
        <w:t xml:space="preserve">Satoh</w:t>
      </w:r>
      <w:r>
        <w:rPr>
          <w:rStyle w:val="RefAuthor"/>
        </w:rPr>
        <w:t xml:space="preserve"> </w:t>
      </w:r>
      <w:r>
        <w:rPr>
          <w:rStyle w:val="RefGivenName"/>
        </w:rPr>
        <w:t xml:space="preserve">K</w:t>
      </w:r>
      <w:r>
        <w:rPr>
          <w:shd w:val="clear" w:color="" w:fill=""/>
        </w:rPr>
        <w:t xml:space="preserve">, </w:t>
      </w:r>
      <w:r>
        <w:rPr>
          <w:rStyle w:val="RefSurName"/>
        </w:rPr>
        <w:t xml:space="preserve">Morimoto</w:t>
      </w:r>
      <w:r>
        <w:rPr>
          <w:rStyle w:val="RefAuthor"/>
        </w:rPr>
        <w:t xml:space="preserve"> </w:t>
      </w:r>
      <w:r>
        <w:rPr>
          <w:rStyle w:val="RefGivenName"/>
        </w:rPr>
        <w:t xml:space="preserve">K</w:t>
      </w:r>
      <w:r>
        <w:rPr>
          <w:shd w:val="clear" w:color="" w:fill=""/>
        </w:rPr>
        <w:t xml:space="preserve">, </w:t>
      </w:r>
      <w:r>
        <w:rPr>
          <w:rStyle w:val="RefSurName"/>
        </w:rPr>
        <w:t xml:space="preserve">Nakanishi</w:t>
      </w:r>
      <w:r>
        <w:rPr>
          <w:rStyle w:val="RefAuthor"/>
        </w:rPr>
        <w:t xml:space="preserve"> </w:t>
      </w:r>
      <w:r>
        <w:rPr>
          <w:rStyle w:val="RefGivenName"/>
        </w:rPr>
        <w:t xml:space="preserve">H</w:t>
      </w:r>
      <w:r>
        <w:rPr>
          <w:shd w:val="clear" w:color="" w:fill=""/>
        </w:rPr>
        <w:t xml:space="preserve">, </w:t>
      </w:r>
      <w:r>
        <w:rPr>
          <w:rStyle w:val="RefSurName"/>
        </w:rPr>
        <w:t xml:space="preserve">Takai</w:t>
      </w:r>
      <w:r>
        <w:rPr>
          <w:rStyle w:val="RefAuthor"/>
        </w:rPr>
        <w:t xml:space="preserve"> </w:t>
      </w:r>
      <w:r>
        <w:rPr>
          <w:rStyle w:val="RefGivenName"/>
        </w:rPr>
        <w:t xml:space="preserve">Y</w:t>
      </w:r>
      <w:r>
        <w:rPr>
          <w:shd w:val="clear" w:color="" w:fill=""/>
        </w:rPr>
        <w:t xml:space="preserve">. </w:t>
      </w:r>
      <w:r>
        <w:rPr>
          <w:rStyle w:val="RefYear"/>
        </w:rPr>
        <w:t xml:space="preserve">2002</w:t>
      </w:r>
      <w:r>
        <w:rPr>
          <w:shd w:val="clear" w:color="" w:fill=""/>
        </w:rPr>
        <w:t xml:space="preserve">. </w:t>
      </w:r>
      <w:r>
        <w:rPr>
          <w:rStyle w:val="RefArticleTitle"/>
        </w:rPr>
        <w:t xml:space="preserve">Cast: a novel protein of the cytomatrix at the active zone of synapses that forms a ternary complex with RIM1 and munc13-1</w:t>
      </w:r>
      <w:r>
        <w:rPr>
          <w:shd w:val="clear" w:color="" w:fill=""/>
        </w:rPr>
        <w:t xml:space="preserve">. </w:t>
      </w:r>
      <w:r>
        <w:rPr>
          <w:rStyle w:val=""/>
        </w:rPr>
        <w:t xml:space="preserve">The Journal of Cell Biology</w:t>
      </w:r>
      <w:r>
        <w:rPr>
          <w:shd w:val="clear" w:color="" w:fill=""/>
        </w:rPr>
        <w:t xml:space="preserve"> </w:t>
      </w:r>
      <w:r>
        <w:rPr>
          <w:rStyle w:val=""/>
        </w:rPr>
        <w:t xml:space="preserve">158</w:t>
      </w:r>
      <w:r>
        <w:rPr>
          <w:shd w:val="clear" w:color="" w:fill=""/>
        </w:rPr>
        <w:t xml:space="preserve">:</w:t>
      </w:r>
      <w:r>
        <w:rPr>
          <w:rStyle w:val="RefFPage"/>
        </w:rPr>
        <w:t xml:space="preserve">577</w:t>
      </w:r>
      <w:r>
        <w:rPr>
          <w:shd w:val="clear" w:color="" w:fill=""/>
        </w:rPr>
        <w:t xml:space="preserve">–</w:t>
      </w:r>
      <w:r>
        <w:rPr>
          <w:rStyle w:val="RefLPage"/>
        </w:rPr>
        <w:t xml:space="preserve">590</w:t>
      </w:r>
      <w:r>
        <w:rPr>
          <w:shd w:val="clear" w:color="" w:fill=""/>
        </w:rPr>
        <w:t xml:space="preserve">.</w:t>
      </w:r>
    </w:p>
    <w:p>
      <w:pPr>
        <w:pStyle w:val="jrnlRefText"/>
      </w:pPr>
      <w:bookmarkStart w:id="86" w:name="R72"/>
      <w:bookmarkEnd w:id="86"/>
      <w:r>
        <w:rPr>
          <w:rStyle w:val="RefSurName"/>
        </w:rPr>
        <w:t xml:space="preserve">Onofri</w:t>
      </w:r>
      <w:r>
        <w:rPr>
          <w:rStyle w:val="RefAuthor"/>
        </w:rPr>
        <w:t xml:space="preserve"> </w:t>
      </w:r>
      <w:r>
        <w:rPr>
          <w:rStyle w:val="RefGivenName"/>
        </w:rPr>
        <w:t xml:space="preserve">F</w:t>
      </w:r>
      <w:r>
        <w:rPr>
          <w:shd w:val="clear" w:color="" w:fill=""/>
        </w:rPr>
        <w:t xml:space="preserve">, </w:t>
      </w:r>
      <w:r>
        <w:rPr>
          <w:rStyle w:val="RefSurName"/>
        </w:rPr>
        <w:t xml:space="preserve">Messa</w:t>
      </w:r>
      <w:r>
        <w:rPr>
          <w:rStyle w:val="RefAuthor"/>
        </w:rPr>
        <w:t xml:space="preserve"> </w:t>
      </w:r>
      <w:r>
        <w:rPr>
          <w:rStyle w:val="RefGivenName"/>
        </w:rPr>
        <w:t xml:space="preserve">M</w:t>
      </w:r>
      <w:r>
        <w:rPr>
          <w:shd w:val="clear" w:color="" w:fill=""/>
        </w:rPr>
        <w:t xml:space="preserve">, </w:t>
      </w:r>
      <w:r>
        <w:rPr>
          <w:rStyle w:val="RefSurName"/>
        </w:rPr>
        <w:t xml:space="preserve">Matafora</w:t>
      </w:r>
      <w:r>
        <w:rPr>
          <w:rStyle w:val="RefAuthor"/>
        </w:rPr>
        <w:t xml:space="preserve"> </w:t>
      </w:r>
      <w:r>
        <w:rPr>
          <w:rStyle w:val="RefGivenName"/>
        </w:rPr>
        <w:t xml:space="preserve">V</w:t>
      </w:r>
      <w:r>
        <w:rPr>
          <w:shd w:val="clear" w:color="" w:fill=""/>
        </w:rPr>
        <w:t xml:space="preserve">, </w:t>
      </w:r>
      <w:r>
        <w:rPr>
          <w:rStyle w:val="RefSurName"/>
        </w:rPr>
        <w:t xml:space="preserve">Bonanno</w:t>
      </w:r>
      <w:r>
        <w:rPr>
          <w:rStyle w:val="RefAuthor"/>
        </w:rPr>
        <w:t xml:space="preserve"> </w:t>
      </w:r>
      <w:r>
        <w:rPr>
          <w:rStyle w:val="RefGivenName"/>
        </w:rPr>
        <w:t xml:space="preserve">G</w:t>
      </w:r>
      <w:r>
        <w:rPr>
          <w:shd w:val="clear" w:color="" w:fill=""/>
        </w:rPr>
        <w:t xml:space="preserve">, </w:t>
      </w:r>
      <w:r>
        <w:rPr>
          <w:rStyle w:val="RefSurName"/>
        </w:rPr>
        <w:t xml:space="preserve">Corradi</w:t>
      </w:r>
      <w:r>
        <w:rPr>
          <w:rStyle w:val="RefAuthor"/>
        </w:rPr>
        <w:t xml:space="preserve"> </w:t>
      </w:r>
      <w:r>
        <w:rPr>
          <w:rStyle w:val="RefGivenName"/>
        </w:rPr>
        <w:t xml:space="preserve">A</w:t>
      </w:r>
      <w:r>
        <w:rPr>
          <w:shd w:val="clear" w:color="" w:fill=""/>
        </w:rPr>
        <w:t xml:space="preserve">, </w:t>
      </w:r>
      <w:r>
        <w:rPr>
          <w:rStyle w:val="RefSurName"/>
        </w:rPr>
        <w:t xml:space="preserve">Bachi</w:t>
      </w:r>
      <w:r>
        <w:rPr>
          <w:rStyle w:val="RefAuthor"/>
        </w:rPr>
        <w:t xml:space="preserve"> </w:t>
      </w:r>
      <w:r>
        <w:rPr>
          <w:rStyle w:val="RefGivenName"/>
        </w:rPr>
        <w:t xml:space="preserve">A</w:t>
      </w:r>
      <w:r>
        <w:rPr>
          <w:shd w:val="clear" w:color="" w:fill=""/>
        </w:rPr>
        <w:t xml:space="preserve">, </w:t>
      </w:r>
      <w:r>
        <w:rPr>
          <w:rStyle w:val="RefSurName"/>
        </w:rPr>
        <w:t xml:space="preserve">Valtorta</w:t>
      </w:r>
      <w:r>
        <w:rPr>
          <w:rStyle w:val="RefAuthor"/>
        </w:rPr>
        <w:t xml:space="preserve"> </w:t>
      </w:r>
      <w:r>
        <w:rPr>
          <w:rStyle w:val="RefGivenName"/>
        </w:rPr>
        <w:t xml:space="preserve">F</w:t>
      </w:r>
      <w:r>
        <w:rPr>
          <w:shd w:val="clear" w:color="" w:fill=""/>
        </w:rPr>
        <w:t xml:space="preserve">, </w:t>
      </w:r>
      <w:r>
        <w:rPr>
          <w:rStyle w:val="RefSurName"/>
        </w:rPr>
        <w:t xml:space="preserve">Benfenati</w:t>
      </w:r>
      <w:r>
        <w:rPr>
          <w:rStyle w:val="RefAuthor"/>
        </w:rPr>
        <w:t xml:space="preserve"> </w:t>
      </w:r>
      <w:r>
        <w:rPr>
          <w:rStyle w:val="RefGivenName"/>
        </w:rPr>
        <w:t xml:space="preserve">F</w:t>
      </w:r>
      <w:r>
        <w:rPr>
          <w:shd w:val="clear" w:color="" w:fill=""/>
        </w:rPr>
        <w:t xml:space="preserve">. </w:t>
      </w:r>
      <w:r>
        <w:rPr>
          <w:rStyle w:val="RefYear"/>
        </w:rPr>
        <w:t xml:space="preserve">2007</w:t>
      </w:r>
      <w:r>
        <w:rPr>
          <w:shd w:val="clear" w:color="" w:fill=""/>
        </w:rPr>
        <w:t xml:space="preserve">. </w:t>
      </w:r>
      <w:r>
        <w:rPr>
          <w:rStyle w:val="RefArticleTitle"/>
        </w:rPr>
        <w:t xml:space="preserve">Synapsin phosphorylation by SRC tyrosine kinase enhances SRC activity in synaptic vesicles</w:t>
      </w:r>
      <w:r>
        <w:rPr>
          <w:shd w:val="clear" w:color="" w:fill=""/>
        </w:rPr>
        <w:t xml:space="preserve">. </w:t>
      </w:r>
      <w:r>
        <w:rPr>
          <w:rStyle w:val=""/>
        </w:rPr>
        <w:t xml:space="preserve">The Journal of Biological Chemistry</w:t>
      </w:r>
      <w:r>
        <w:rPr>
          <w:shd w:val="clear" w:color="" w:fill=""/>
        </w:rPr>
        <w:t xml:space="preserve"> </w:t>
      </w:r>
      <w:r>
        <w:rPr>
          <w:rStyle w:val=""/>
        </w:rPr>
        <w:t xml:space="preserve">282</w:t>
      </w:r>
      <w:r>
        <w:rPr>
          <w:shd w:val="clear" w:color="" w:fill=""/>
        </w:rPr>
        <w:t xml:space="preserve">:</w:t>
      </w:r>
      <w:r>
        <w:rPr>
          <w:rStyle w:val="RefFPage"/>
        </w:rPr>
        <w:t xml:space="preserve">15754</w:t>
      </w:r>
      <w:r>
        <w:rPr>
          <w:shd w:val="clear" w:color="" w:fill=""/>
        </w:rPr>
        <w:t xml:space="preserve">–</w:t>
      </w:r>
      <w:r>
        <w:rPr>
          <w:rStyle w:val="RefLPage"/>
        </w:rPr>
        <w:t xml:space="preserve">15767</w:t>
      </w:r>
      <w:r>
        <w:rPr>
          <w:shd w:val="clear" w:color="" w:fill=""/>
        </w:rPr>
        <w:t xml:space="preserve">.</w:t>
      </w:r>
    </w:p>
    <w:p>
      <w:pPr>
        <w:pStyle w:val="jrnlRefText"/>
      </w:pPr>
      <w:bookmarkStart w:id="87" w:name="R73"/>
      <w:bookmarkEnd w:id="87"/>
      <w:r>
        <w:rPr>
          <w:rStyle w:val="RefSurName"/>
        </w:rPr>
        <w:t xml:space="preserve">Palmisano</w:t>
      </w:r>
      <w:r>
        <w:rPr>
          <w:rStyle w:val="RefAuthor"/>
        </w:rPr>
        <w:t xml:space="preserve"> </w:t>
      </w:r>
      <w:r>
        <w:rPr>
          <w:rStyle w:val="RefGivenName"/>
        </w:rPr>
        <w:t xml:space="preserve">G</w:t>
      </w:r>
      <w:r>
        <w:rPr>
          <w:shd w:val="clear" w:color="" w:fill=""/>
        </w:rPr>
        <w:t xml:space="preserve">, </w:t>
      </w:r>
      <w:r>
        <w:rPr>
          <w:rStyle w:val="RefSurName"/>
        </w:rPr>
        <w:t xml:space="preserve">Parker</w:t>
      </w:r>
      <w:r>
        <w:rPr>
          <w:rStyle w:val="RefAuthor"/>
        </w:rPr>
        <w:t xml:space="preserve"> </w:t>
      </w:r>
      <w:r>
        <w:rPr>
          <w:rStyle w:val="RefGivenName"/>
        </w:rPr>
        <w:t xml:space="preserve">BL</w:t>
      </w:r>
      <w:r>
        <w:rPr>
          <w:shd w:val="clear" w:color="" w:fill=""/>
        </w:rPr>
        <w:t xml:space="preserve">, </w:t>
      </w:r>
      <w:r>
        <w:rPr>
          <w:rStyle w:val="RefSurName"/>
        </w:rPr>
        <w:t xml:space="preserve">Engholm-Keller</w:t>
      </w:r>
      <w:r>
        <w:rPr>
          <w:rStyle w:val="RefAuthor"/>
        </w:rPr>
        <w:t xml:space="preserve"> </w:t>
      </w:r>
      <w:r>
        <w:rPr>
          <w:rStyle w:val="RefGivenName"/>
        </w:rPr>
        <w:t xml:space="preserve">K</w:t>
      </w:r>
      <w:r>
        <w:rPr>
          <w:shd w:val="clear" w:color="" w:fill=""/>
        </w:rPr>
        <w:t xml:space="preserve">, </w:t>
      </w:r>
      <w:r>
        <w:rPr>
          <w:rStyle w:val="RefSurName"/>
        </w:rPr>
        <w:t xml:space="preserve">Lendal</w:t>
      </w:r>
      <w:r>
        <w:rPr>
          <w:rStyle w:val="RefAuthor"/>
        </w:rPr>
        <w:t xml:space="preserve"> </w:t>
      </w:r>
      <w:r>
        <w:rPr>
          <w:rStyle w:val="RefGivenName"/>
        </w:rPr>
        <w:t xml:space="preserve">SE</w:t>
      </w:r>
      <w:r>
        <w:rPr>
          <w:shd w:val="clear" w:color="" w:fill=""/>
        </w:rPr>
        <w:t xml:space="preserve">, </w:t>
      </w:r>
      <w:r>
        <w:rPr>
          <w:rStyle w:val="RefSurName"/>
        </w:rPr>
        <w:t xml:space="preserve">Kulej</w:t>
      </w:r>
      <w:r>
        <w:rPr>
          <w:rStyle w:val="RefAuthor"/>
        </w:rPr>
        <w:t xml:space="preserve"> </w:t>
      </w:r>
      <w:r>
        <w:rPr>
          <w:rStyle w:val="RefGivenName"/>
        </w:rPr>
        <w:t xml:space="preserve">K</w:t>
      </w:r>
      <w:r>
        <w:rPr>
          <w:shd w:val="clear" w:color="" w:fill=""/>
        </w:rPr>
        <w:t xml:space="preserve">, </w:t>
      </w:r>
      <w:r>
        <w:rPr>
          <w:rStyle w:val="RefSurName"/>
        </w:rPr>
        <w:t xml:space="preserve">Schulz</w:t>
      </w:r>
      <w:r>
        <w:rPr>
          <w:rStyle w:val="RefAuthor"/>
        </w:rPr>
        <w:t xml:space="preserve"> </w:t>
      </w:r>
      <w:r>
        <w:rPr>
          <w:rStyle w:val="RefGivenName"/>
        </w:rPr>
        <w:t xml:space="preserve">M</w:t>
      </w:r>
      <w:r>
        <w:rPr>
          <w:shd w:val="clear" w:color="" w:fill=""/>
        </w:rPr>
        <w:t xml:space="preserve">, </w:t>
      </w:r>
      <w:r>
        <w:rPr>
          <w:rStyle w:val="RefSurName"/>
        </w:rPr>
        <w:t xml:space="preserve">Schwämmle</w:t>
      </w:r>
      <w:r>
        <w:rPr>
          <w:rStyle w:val="RefAuthor"/>
        </w:rPr>
        <w:t xml:space="preserve"> </w:t>
      </w:r>
      <w:r>
        <w:rPr>
          <w:rStyle w:val="RefGivenName"/>
        </w:rPr>
        <w:t xml:space="preserve">V</w:t>
      </w:r>
      <w:r>
        <w:rPr>
          <w:shd w:val="clear" w:color="" w:fill=""/>
        </w:rPr>
        <w:t xml:space="preserve">, </w:t>
      </w:r>
      <w:r>
        <w:rPr>
          <w:rStyle w:val="RefSurName"/>
        </w:rPr>
        <w:t xml:space="preserve">Graham</w:t>
      </w:r>
      <w:r>
        <w:rPr>
          <w:rStyle w:val="RefAuthor"/>
        </w:rPr>
        <w:t xml:space="preserve"> </w:t>
      </w:r>
      <w:r>
        <w:rPr>
          <w:rStyle w:val="RefGivenName"/>
        </w:rPr>
        <w:t xml:space="preserve">ME</w:t>
      </w:r>
      <w:r>
        <w:rPr>
          <w:shd w:val="clear" w:color="" w:fill=""/>
        </w:rPr>
        <w:t xml:space="preserve">, </w:t>
      </w:r>
      <w:r>
        <w:rPr>
          <w:rStyle w:val="RefSurName"/>
        </w:rPr>
        <w:t xml:space="preserve">Saxtorph</w:t>
      </w:r>
      <w:r>
        <w:rPr>
          <w:rStyle w:val="RefAuthor"/>
        </w:rPr>
        <w:t xml:space="preserve"> </w:t>
      </w:r>
      <w:r>
        <w:rPr>
          <w:rStyle w:val="RefGivenName"/>
        </w:rPr>
        <w:t xml:space="preserve">H</w:t>
      </w:r>
      <w:r>
        <w:rPr>
          <w:shd w:val="clear" w:color="" w:fill=""/>
        </w:rPr>
        <w:t xml:space="preserve">, </w:t>
      </w:r>
      <w:r>
        <w:rPr>
          <w:rStyle w:val="RefSurName"/>
        </w:rPr>
        <w:t xml:space="preserve">Cordwell</w:t>
      </w:r>
      <w:r>
        <w:rPr>
          <w:rStyle w:val="RefAuthor"/>
        </w:rPr>
        <w:t xml:space="preserve"> </w:t>
      </w:r>
      <w:r>
        <w:rPr>
          <w:rStyle w:val="RefGivenName"/>
        </w:rPr>
        <w:t xml:space="preserve">SJ</w:t>
      </w:r>
      <w:r>
        <w:rPr>
          <w:shd w:val="clear" w:color="" w:fill=""/>
        </w:rPr>
        <w:t xml:space="preserve">, </w:t>
      </w:r>
      <w:r>
        <w:rPr>
          <w:rStyle w:val="RefSurName"/>
        </w:rPr>
        <w:t xml:space="preserve">Larsen</w:t>
      </w:r>
      <w:r>
        <w:rPr>
          <w:rStyle w:val="RefAuthor"/>
        </w:rPr>
        <w:t xml:space="preserve"> </w:t>
      </w:r>
      <w:r>
        <w:rPr>
          <w:rStyle w:val="RefGivenName"/>
        </w:rPr>
        <w:t xml:space="preserve">MR</w:t>
      </w:r>
      <w:r>
        <w:rPr>
          <w:shd w:val="clear" w:color="" w:fill=""/>
        </w:rPr>
        <w:t xml:space="preserve">. </w:t>
      </w:r>
      <w:r>
        <w:rPr>
          <w:rStyle w:val="RefYear"/>
        </w:rPr>
        <w:t xml:space="preserve">2012</w:t>
      </w:r>
      <w:r>
        <w:rPr>
          <w:shd w:val="clear" w:color="" w:fill=""/>
        </w:rPr>
        <w:t xml:space="preserve">. </w:t>
      </w:r>
      <w:r>
        <w:rPr>
          <w:rStyle w:val="RefArticleTitle"/>
        </w:rPr>
        <w:t xml:space="preserve">A novel method for the simultaneous enrichment, identification, and quantification of phosphopeptides and sialylated glycopeptides applied to a temporal profile of mouse brain development</w:t>
      </w:r>
      <w:r>
        <w:rPr>
          <w:shd w:val="clear" w:color="" w:fill=""/>
        </w:rPr>
        <w:t xml:space="preserve">. </w:t>
      </w:r>
      <w:r>
        <w:rPr>
          <w:rStyle w:val=""/>
        </w:rPr>
        <w:t xml:space="preserve">Molecular &amp; Cellular Proteomics</w:t>
      </w:r>
      <w:r>
        <w:rPr>
          <w:shd w:val="clear" w:color="" w:fill=""/>
        </w:rPr>
        <w:t xml:space="preserve"> </w:t>
      </w:r>
      <w:r>
        <w:rPr>
          <w:rStyle w:val=""/>
        </w:rPr>
        <w:t xml:space="preserve">11</w:t>
      </w:r>
      <w:r>
        <w:rPr>
          <w:shd w:val="clear" w:color="" w:fill=""/>
        </w:rPr>
        <w:t xml:space="preserve">:</w:t>
      </w:r>
      <w:r>
        <w:rPr>
          <w:rStyle w:val="RefFPage"/>
        </w:rPr>
        <w:t xml:space="preserve">1191</w:t>
      </w:r>
      <w:r>
        <w:rPr>
          <w:shd w:val="clear" w:color="" w:fill=""/>
        </w:rPr>
        <w:t xml:space="preserve">–</w:t>
      </w:r>
      <w:r>
        <w:rPr>
          <w:rStyle w:val="RefLPage"/>
        </w:rPr>
        <w:t xml:space="preserve">1202</w:t>
      </w:r>
      <w:r>
        <w:rPr>
          <w:shd w:val="clear" w:color="" w:fill=""/>
        </w:rPr>
        <w:t xml:space="preserve">.</w:t>
      </w:r>
    </w:p>
    <w:p>
      <w:pPr>
        <w:pStyle w:val="jrnlRefText"/>
      </w:pPr>
      <w:bookmarkStart w:id="88" w:name="R74"/>
      <w:bookmarkEnd w:id="88"/>
      <w:r>
        <w:rPr>
          <w:rStyle w:val="RefSurName"/>
        </w:rPr>
        <w:t xml:space="preserve">Park</w:t>
      </w:r>
      <w:r>
        <w:rPr>
          <w:rStyle w:val="RefAuthor"/>
        </w:rPr>
        <w:t xml:space="preserve"> </w:t>
      </w:r>
      <w:r>
        <w:rPr>
          <w:rStyle w:val="RefGivenName"/>
        </w:rPr>
        <w:t xml:space="preserve">KS</w:t>
      </w:r>
      <w:r>
        <w:rPr>
          <w:shd w:val="clear" w:color="" w:fill=""/>
        </w:rPr>
        <w:t xml:space="preserve">, </w:t>
      </w:r>
      <w:r>
        <w:rPr>
          <w:rStyle w:val="RefSurName"/>
        </w:rPr>
        <w:t xml:space="preserve">Mohapatra</w:t>
      </w:r>
      <w:r>
        <w:rPr>
          <w:rStyle w:val="RefAuthor"/>
        </w:rPr>
        <w:t xml:space="preserve"> </w:t>
      </w:r>
      <w:r>
        <w:rPr>
          <w:rStyle w:val="RefGivenName"/>
        </w:rPr>
        <w:t xml:space="preserve">DP</w:t>
      </w:r>
      <w:r>
        <w:rPr>
          <w:shd w:val="clear" w:color="" w:fill=""/>
        </w:rPr>
        <w:t xml:space="preserve">, </w:t>
      </w:r>
      <w:r>
        <w:rPr>
          <w:rStyle w:val="RefSurName"/>
        </w:rPr>
        <w:t xml:space="preserve">Misonou</w:t>
      </w:r>
      <w:r>
        <w:rPr>
          <w:rStyle w:val="RefAuthor"/>
        </w:rPr>
        <w:t xml:space="preserve"> </w:t>
      </w:r>
      <w:r>
        <w:rPr>
          <w:rStyle w:val="RefGivenName"/>
        </w:rPr>
        <w:t xml:space="preserve">H</w:t>
      </w:r>
      <w:r>
        <w:rPr>
          <w:shd w:val="clear" w:color="" w:fill=""/>
        </w:rPr>
        <w:t xml:space="preserve">, </w:t>
      </w:r>
      <w:r>
        <w:rPr>
          <w:rStyle w:val="RefSurName"/>
        </w:rPr>
        <w:t xml:space="preserve">Trimmer</w:t>
      </w:r>
      <w:r>
        <w:rPr>
          <w:rStyle w:val="RefAuthor"/>
        </w:rPr>
        <w:t xml:space="preserve"> </w:t>
      </w:r>
      <w:r>
        <w:rPr>
          <w:rStyle w:val="RefGivenName"/>
        </w:rPr>
        <w:t xml:space="preserve">JS</w:t>
      </w:r>
      <w:r>
        <w:rPr>
          <w:shd w:val="clear" w:color="" w:fill=""/>
        </w:rPr>
        <w:t xml:space="preserve">. </w:t>
      </w:r>
      <w:r>
        <w:rPr>
          <w:rStyle w:val="RefYear"/>
        </w:rPr>
        <w:t xml:space="preserve">2006</w:t>
      </w:r>
      <w:r>
        <w:rPr>
          <w:shd w:val="clear" w:color="" w:fill=""/>
        </w:rPr>
        <w:t xml:space="preserve">. </w:t>
      </w:r>
      <w:r>
        <w:rPr>
          <w:rStyle w:val="RefArticleTitle"/>
        </w:rPr>
        <w:t xml:space="preserve">Graded regulation of the kv2.1 potassium channel by variable phosphorylation</w:t>
      </w:r>
      <w:r>
        <w:rPr>
          <w:shd w:val="clear" w:color="" w:fill=""/>
        </w:rPr>
        <w:t xml:space="preserve">. </w:t>
      </w:r>
      <w:r>
        <w:rPr>
          <w:rStyle w:val=""/>
        </w:rPr>
        <w:t xml:space="preserve">Science</w:t>
      </w:r>
      <w:r>
        <w:rPr>
          <w:shd w:val="clear" w:color="" w:fill=""/>
        </w:rPr>
        <w:t xml:space="preserve"> </w:t>
      </w:r>
      <w:r>
        <w:rPr>
          <w:rStyle w:val=""/>
        </w:rPr>
        <w:t xml:space="preserve">313</w:t>
      </w:r>
      <w:r>
        <w:rPr>
          <w:shd w:val="clear" w:color="" w:fill=""/>
        </w:rPr>
        <w:t xml:space="preserve">:</w:t>
      </w:r>
      <w:r>
        <w:rPr>
          <w:rStyle w:val="RefFPage"/>
        </w:rPr>
        <w:t xml:space="preserve">976</w:t>
      </w:r>
      <w:r>
        <w:rPr>
          <w:shd w:val="clear" w:color="" w:fill=""/>
        </w:rPr>
        <w:t xml:space="preserve">–</w:t>
      </w:r>
      <w:r>
        <w:rPr>
          <w:rStyle w:val="RefLPage"/>
        </w:rPr>
        <w:t xml:space="preserve">979</w:t>
      </w:r>
      <w:r>
        <w:rPr>
          <w:shd w:val="clear" w:color="" w:fill=""/>
        </w:rPr>
        <w:t xml:space="preserve">.</w:t>
      </w:r>
    </w:p>
    <w:p>
      <w:pPr>
        <w:pStyle w:val="jrnlRefText"/>
      </w:pPr>
      <w:bookmarkStart w:id="89" w:name="R75"/>
      <w:bookmarkEnd w:id="89"/>
      <w:r>
        <w:rPr>
          <w:rStyle w:val="RefSurName"/>
        </w:rPr>
        <w:t xml:space="preserve">Powell</w:t>
      </w:r>
      <w:r>
        <w:rPr>
          <w:rStyle w:val="RefAuthor"/>
        </w:rPr>
        <w:t xml:space="preserve"> </w:t>
      </w:r>
      <w:r>
        <w:rPr>
          <w:rStyle w:val="RefGivenName"/>
        </w:rPr>
        <w:t xml:space="preserve">KA</w:t>
      </w:r>
      <w:r>
        <w:rPr>
          <w:shd w:val="clear" w:color="" w:fill=""/>
        </w:rPr>
        <w:t xml:space="preserve">, </w:t>
      </w:r>
      <w:r>
        <w:rPr>
          <w:rStyle w:val="RefSurName"/>
        </w:rPr>
        <w:t xml:space="preserve">Valova</w:t>
      </w:r>
      <w:r>
        <w:rPr>
          <w:rStyle w:val="RefAuthor"/>
        </w:rPr>
        <w:t xml:space="preserve"> </w:t>
      </w:r>
      <w:r>
        <w:rPr>
          <w:rStyle w:val="RefGivenName"/>
        </w:rPr>
        <w:t xml:space="preserve">VA</w:t>
      </w:r>
      <w:r>
        <w:rPr>
          <w:shd w:val="clear" w:color="" w:fill=""/>
        </w:rPr>
        <w:t xml:space="preserve">, </w:t>
      </w:r>
      <w:r>
        <w:rPr>
          <w:rStyle w:val="RefSurName"/>
        </w:rPr>
        <w:t xml:space="preserve">Malladi</w:t>
      </w:r>
      <w:r>
        <w:rPr>
          <w:rStyle w:val="RefAuthor"/>
        </w:rPr>
        <w:t xml:space="preserve"> </w:t>
      </w:r>
      <w:r>
        <w:rPr>
          <w:rStyle w:val="RefGivenName"/>
        </w:rPr>
        <w:t xml:space="preserve">CS</w:t>
      </w:r>
      <w:r>
        <w:rPr>
          <w:shd w:val="clear" w:color="" w:fill=""/>
        </w:rPr>
        <w:t xml:space="preserve">, </w:t>
      </w:r>
      <w:r>
        <w:rPr>
          <w:rStyle w:val="RefSurName"/>
        </w:rPr>
        <w:t xml:space="preserve">Jensen</w:t>
      </w:r>
      <w:r>
        <w:rPr>
          <w:rStyle w:val="RefAuthor"/>
        </w:rPr>
        <w:t xml:space="preserve"> </w:t>
      </w:r>
      <w:r>
        <w:rPr>
          <w:rStyle w:val="RefGivenName"/>
        </w:rPr>
        <w:t xml:space="preserve">ON</w:t>
      </w:r>
      <w:r>
        <w:rPr>
          <w:shd w:val="clear" w:color="" w:fill=""/>
        </w:rPr>
        <w:t xml:space="preserve">, </w:t>
      </w:r>
      <w:r>
        <w:rPr>
          <w:rStyle w:val="RefSurName"/>
        </w:rPr>
        <w:t xml:space="preserve">Larsen</w:t>
      </w:r>
      <w:r>
        <w:rPr>
          <w:rStyle w:val="RefAuthor"/>
        </w:rPr>
        <w:t xml:space="preserve"> </w:t>
      </w:r>
      <w:r>
        <w:rPr>
          <w:rStyle w:val="RefGivenName"/>
        </w:rPr>
        <w:t xml:space="preserve">MR</w:t>
      </w:r>
      <w:r>
        <w:rPr>
          <w:shd w:val="clear" w:color="" w:fill=""/>
        </w:rPr>
        <w:t xml:space="preserve">, </w:t>
      </w:r>
      <w:r>
        <w:rPr>
          <w:rStyle w:val="RefSurName"/>
        </w:rPr>
        <w:t xml:space="preserve">Robinson</w:t>
      </w:r>
      <w:r>
        <w:rPr>
          <w:rStyle w:val="RefAuthor"/>
        </w:rPr>
        <w:t xml:space="preserve"> </w:t>
      </w:r>
      <w:r>
        <w:rPr>
          <w:rStyle w:val="RefGivenName"/>
        </w:rPr>
        <w:t xml:space="preserve">PJ</w:t>
      </w:r>
      <w:r>
        <w:rPr>
          <w:shd w:val="clear" w:color="" w:fill=""/>
        </w:rPr>
        <w:t xml:space="preserve">. </w:t>
      </w:r>
      <w:r>
        <w:rPr>
          <w:rStyle w:val="RefYear"/>
        </w:rPr>
        <w:t xml:space="preserve">2000</w:t>
      </w:r>
      <w:r>
        <w:rPr>
          <w:shd w:val="clear" w:color="" w:fill=""/>
        </w:rPr>
        <w:t xml:space="preserve">. </w:t>
      </w:r>
      <w:r>
        <w:rPr>
          <w:rStyle w:val="RefArticleTitle"/>
        </w:rPr>
        <w:t xml:space="preserve">Phosphorylation of dynamin I on Ser-795 by protein kinase C blocks its association with phospholipids</w:t>
      </w:r>
      <w:r>
        <w:rPr>
          <w:shd w:val="clear" w:color="" w:fill=""/>
        </w:rPr>
        <w:t xml:space="preserve">. </w:t>
      </w:r>
      <w:r>
        <w:rPr>
          <w:rStyle w:val=""/>
        </w:rPr>
        <w:t xml:space="preserve">The Journal of Biological Chemistry</w:t>
      </w:r>
      <w:r>
        <w:rPr>
          <w:shd w:val="clear" w:color="" w:fill=""/>
        </w:rPr>
        <w:t xml:space="preserve"> </w:t>
      </w:r>
      <w:r>
        <w:rPr>
          <w:rStyle w:val=""/>
        </w:rPr>
        <w:t xml:space="preserve">275</w:t>
      </w:r>
      <w:r>
        <w:rPr>
          <w:shd w:val="clear" w:color="" w:fill=""/>
        </w:rPr>
        <w:t xml:space="preserve">:</w:t>
      </w:r>
      <w:r>
        <w:rPr>
          <w:rStyle w:val="RefFPage"/>
        </w:rPr>
        <w:t xml:space="preserve">11610</w:t>
      </w:r>
      <w:r>
        <w:rPr>
          <w:shd w:val="clear" w:color="" w:fill=""/>
        </w:rPr>
        <w:t xml:space="preserve">–</w:t>
      </w:r>
      <w:r>
        <w:rPr>
          <w:rStyle w:val="RefLPage"/>
        </w:rPr>
        <w:t xml:space="preserve">11617</w:t>
      </w:r>
      <w:r>
        <w:rPr>
          <w:shd w:val="clear" w:color="" w:fill=""/>
        </w:rPr>
        <w:t xml:space="preserve"> .</w:t>
      </w:r>
    </w:p>
    <w:p>
      <w:pPr>
        <w:pStyle w:val="jrnlRefText"/>
      </w:pPr>
      <w:bookmarkStart w:id="90" w:name="R76"/>
      <w:bookmarkEnd w:id="90"/>
      <w:r>
        <w:rPr>
          <w:rStyle w:val="RefSurName"/>
        </w:rPr>
        <w:t xml:space="preserve">Ptacek</w:t>
      </w:r>
      <w:r>
        <w:rPr>
          <w:rStyle w:val="RefAuthor"/>
        </w:rPr>
        <w:t xml:space="preserve"> </w:t>
      </w:r>
      <w:r>
        <w:rPr>
          <w:rStyle w:val="RefGivenName"/>
        </w:rPr>
        <w:t xml:space="preserve">J</w:t>
      </w:r>
      <w:r>
        <w:rPr>
          <w:shd w:val="clear" w:color="" w:fill=""/>
        </w:rPr>
        <w:t xml:space="preserve">, </w:t>
      </w:r>
      <w:r>
        <w:rPr>
          <w:rStyle w:val="RefSurName"/>
        </w:rPr>
        <w:t xml:space="preserve">Devgan</w:t>
      </w:r>
      <w:r>
        <w:rPr>
          <w:rStyle w:val="RefAuthor"/>
        </w:rPr>
        <w:t xml:space="preserve"> </w:t>
      </w:r>
      <w:r>
        <w:rPr>
          <w:rStyle w:val="RefGivenName"/>
        </w:rPr>
        <w:t xml:space="preserve">G</w:t>
      </w:r>
      <w:r>
        <w:rPr>
          <w:shd w:val="clear" w:color="" w:fill=""/>
        </w:rPr>
        <w:t xml:space="preserve">, </w:t>
      </w:r>
      <w:r>
        <w:rPr>
          <w:rStyle w:val="RefSurName"/>
        </w:rPr>
        <w:t xml:space="preserve">Michaud</w:t>
      </w:r>
      <w:r>
        <w:rPr>
          <w:rStyle w:val="RefAuthor"/>
        </w:rPr>
        <w:t xml:space="preserve"> </w:t>
      </w:r>
      <w:r>
        <w:rPr>
          <w:rStyle w:val="RefGivenName"/>
        </w:rPr>
        <w:t xml:space="preserve">G</w:t>
      </w:r>
      <w:r>
        <w:rPr>
          <w:shd w:val="clear" w:color="" w:fill=""/>
        </w:rPr>
        <w:t xml:space="preserve">, </w:t>
      </w:r>
      <w:r>
        <w:rPr>
          <w:rStyle w:val="RefSurName"/>
        </w:rPr>
        <w:t xml:space="preserve">Zhu</w:t>
      </w:r>
      <w:r>
        <w:rPr>
          <w:rStyle w:val="RefAuthor"/>
        </w:rPr>
        <w:t xml:space="preserve"> </w:t>
      </w:r>
      <w:r>
        <w:rPr>
          <w:rStyle w:val="RefGivenName"/>
        </w:rPr>
        <w:t xml:space="preserve">H</w:t>
      </w:r>
      <w:r>
        <w:rPr>
          <w:shd w:val="clear" w:color="" w:fill=""/>
        </w:rPr>
        <w:t xml:space="preserve">, </w:t>
      </w:r>
      <w:r>
        <w:rPr>
          <w:rStyle w:val="RefSurName"/>
        </w:rPr>
        <w:t xml:space="preserve">Zhu</w:t>
      </w:r>
      <w:r>
        <w:rPr>
          <w:rStyle w:val="RefAuthor"/>
        </w:rPr>
        <w:t xml:space="preserve"> </w:t>
      </w:r>
      <w:r>
        <w:rPr>
          <w:rStyle w:val="RefGivenName"/>
        </w:rPr>
        <w:t xml:space="preserve">X</w:t>
      </w:r>
      <w:r>
        <w:rPr>
          <w:shd w:val="clear" w:color="" w:fill=""/>
        </w:rPr>
        <w:t xml:space="preserve">, </w:t>
      </w:r>
      <w:r>
        <w:rPr>
          <w:rStyle w:val="RefSurName"/>
        </w:rPr>
        <w:t xml:space="preserve">Fasolo</w:t>
      </w:r>
      <w:r>
        <w:rPr>
          <w:rStyle w:val="RefAuthor"/>
        </w:rPr>
        <w:t xml:space="preserve"> </w:t>
      </w:r>
      <w:r>
        <w:rPr>
          <w:rStyle w:val="RefGivenName"/>
        </w:rPr>
        <w:t xml:space="preserve">J</w:t>
      </w:r>
      <w:r>
        <w:rPr>
          <w:shd w:val="clear" w:color="" w:fill=""/>
        </w:rPr>
        <w:t xml:space="preserve">, </w:t>
      </w:r>
      <w:r>
        <w:rPr>
          <w:rStyle w:val="RefSurName"/>
        </w:rPr>
        <w:t xml:space="preserve">Guo</w:t>
      </w:r>
      <w:r>
        <w:rPr>
          <w:rStyle w:val="RefAuthor"/>
        </w:rPr>
        <w:t xml:space="preserve"> </w:t>
      </w:r>
      <w:r>
        <w:rPr>
          <w:rStyle w:val="RefGivenName"/>
        </w:rPr>
        <w:t xml:space="preserve">H</w:t>
      </w:r>
      <w:r>
        <w:rPr>
          <w:shd w:val="clear" w:color="" w:fill=""/>
        </w:rPr>
        <w:t xml:space="preserve">, </w:t>
      </w:r>
      <w:r>
        <w:rPr>
          <w:rStyle w:val="RefSurName"/>
        </w:rPr>
        <w:t xml:space="preserve">Jona</w:t>
      </w:r>
      <w:r>
        <w:rPr>
          <w:rStyle w:val="RefAuthor"/>
        </w:rPr>
        <w:t xml:space="preserve"> </w:t>
      </w:r>
      <w:r>
        <w:rPr>
          <w:rStyle w:val="RefGivenName"/>
        </w:rPr>
        <w:t xml:space="preserve">G</w:t>
      </w:r>
      <w:r>
        <w:rPr>
          <w:shd w:val="clear" w:color="" w:fill=""/>
        </w:rPr>
        <w:t xml:space="preserve">, </w:t>
      </w:r>
      <w:r>
        <w:rPr>
          <w:rStyle w:val="RefSurName"/>
        </w:rPr>
        <w:t xml:space="preserve">Breitkreutz</w:t>
      </w:r>
      <w:r>
        <w:rPr>
          <w:rStyle w:val="RefAuthor"/>
        </w:rPr>
        <w:t xml:space="preserve"> </w:t>
      </w:r>
      <w:r>
        <w:rPr>
          <w:rStyle w:val="RefGivenName"/>
        </w:rPr>
        <w:t xml:space="preserve">A</w:t>
      </w:r>
      <w:r>
        <w:rPr>
          <w:shd w:val="clear" w:color="" w:fill=""/>
        </w:rPr>
        <w:t xml:space="preserve">, </w:t>
      </w:r>
      <w:r>
        <w:rPr>
          <w:rStyle w:val="RefSurName"/>
        </w:rPr>
        <w:t xml:space="preserve">Sopko</w:t>
      </w:r>
      <w:r>
        <w:rPr>
          <w:rStyle w:val="RefAuthor"/>
        </w:rPr>
        <w:t xml:space="preserve"> </w:t>
      </w:r>
      <w:r>
        <w:rPr>
          <w:rStyle w:val="RefGivenName"/>
        </w:rPr>
        <w:t xml:space="preserve">R</w:t>
      </w:r>
      <w:r>
        <w:rPr>
          <w:shd w:val="clear" w:color="" w:fill=""/>
        </w:rPr>
        <w:t xml:space="preserve">, </w:t>
      </w:r>
      <w:r>
        <w:rPr>
          <w:rStyle w:val="RefSurName"/>
        </w:rPr>
        <w:t xml:space="preserve">McCartney</w:t>
      </w:r>
      <w:r>
        <w:rPr>
          <w:rStyle w:val="RefAuthor"/>
        </w:rPr>
        <w:t xml:space="preserve"> </w:t>
      </w:r>
      <w:r>
        <w:rPr>
          <w:rStyle w:val="RefGivenName"/>
        </w:rPr>
        <w:t xml:space="preserve">RR</w:t>
      </w:r>
      <w:r>
        <w:rPr>
          <w:shd w:val="clear" w:color="" w:fill=""/>
        </w:rPr>
        <w:t xml:space="preserve">, </w:t>
      </w:r>
      <w:r>
        <w:rPr>
          <w:rStyle w:val="RefSurName"/>
        </w:rPr>
        <w:t xml:space="preserve">Schmidt</w:t>
      </w:r>
      <w:r>
        <w:rPr>
          <w:rStyle w:val="RefAuthor"/>
        </w:rPr>
        <w:t xml:space="preserve"> </w:t>
      </w:r>
      <w:r>
        <w:rPr>
          <w:rStyle w:val="RefGivenName"/>
        </w:rPr>
        <w:t xml:space="preserve">MC</w:t>
      </w:r>
      <w:r>
        <w:rPr>
          <w:shd w:val="clear" w:color="" w:fill=""/>
        </w:rPr>
        <w:t xml:space="preserve">, </w:t>
      </w:r>
      <w:r>
        <w:rPr>
          <w:rStyle w:val="RefSurName"/>
        </w:rPr>
        <w:t xml:space="preserve">Rachidi</w:t>
      </w:r>
      <w:r>
        <w:rPr>
          <w:rStyle w:val="RefAuthor"/>
        </w:rPr>
        <w:t xml:space="preserve"> </w:t>
      </w:r>
      <w:r>
        <w:rPr>
          <w:rStyle w:val="RefGivenName"/>
        </w:rPr>
        <w:t xml:space="preserve">N</w:t>
      </w:r>
      <w:r>
        <w:rPr>
          <w:shd w:val="clear" w:color="" w:fill=""/>
        </w:rPr>
        <w:t xml:space="preserve">, </w:t>
      </w:r>
      <w:r>
        <w:rPr>
          <w:rStyle w:val="RefSurName"/>
        </w:rPr>
        <w:t xml:space="preserve">Lee</w:t>
      </w:r>
      <w:r>
        <w:rPr>
          <w:rStyle w:val="RefAuthor"/>
        </w:rPr>
        <w:t xml:space="preserve"> </w:t>
      </w:r>
      <w:r>
        <w:rPr>
          <w:rStyle w:val="RefGivenName"/>
        </w:rPr>
        <w:t xml:space="preserve">SJ</w:t>
      </w:r>
      <w:r>
        <w:rPr>
          <w:shd w:val="clear" w:color="" w:fill=""/>
        </w:rPr>
        <w:t xml:space="preserve">, </w:t>
      </w:r>
      <w:r>
        <w:rPr>
          <w:rStyle w:val="RefSurName"/>
        </w:rPr>
        <w:t xml:space="preserve">Mah</w:t>
      </w:r>
      <w:r>
        <w:rPr>
          <w:rStyle w:val="RefAuthor"/>
        </w:rPr>
        <w:t xml:space="preserve"> </w:t>
      </w:r>
      <w:r>
        <w:rPr>
          <w:rStyle w:val="RefGivenName"/>
        </w:rPr>
        <w:t xml:space="preserve">AS</w:t>
      </w:r>
      <w:r>
        <w:rPr>
          <w:shd w:val="clear" w:color="" w:fill=""/>
        </w:rPr>
        <w:t xml:space="preserve">, </w:t>
      </w:r>
      <w:r>
        <w:rPr>
          <w:rStyle w:val="RefSurName"/>
        </w:rPr>
        <w:t xml:space="preserve">Meng</w:t>
      </w:r>
      <w:r>
        <w:rPr>
          <w:rStyle w:val="RefAuthor"/>
        </w:rPr>
        <w:t xml:space="preserve"> </w:t>
      </w:r>
      <w:r>
        <w:rPr>
          <w:rStyle w:val="RefGivenName"/>
        </w:rPr>
        <w:t xml:space="preserve">L</w:t>
      </w:r>
      <w:r>
        <w:rPr>
          <w:shd w:val="clear" w:color="" w:fill=""/>
        </w:rPr>
        <w:t xml:space="preserve">, </w:t>
      </w:r>
      <w:r>
        <w:rPr>
          <w:rStyle w:val="RefSurName"/>
        </w:rPr>
        <w:t xml:space="preserve">Stark</w:t>
      </w:r>
      <w:r>
        <w:rPr>
          <w:rStyle w:val="RefAuthor"/>
        </w:rPr>
        <w:t xml:space="preserve"> </w:t>
      </w:r>
      <w:r>
        <w:rPr>
          <w:rStyle w:val="RefGivenName"/>
        </w:rPr>
        <w:t xml:space="preserve">MJ</w:t>
      </w:r>
      <w:r>
        <w:rPr>
          <w:shd w:val="clear" w:color="" w:fill=""/>
        </w:rPr>
        <w:t xml:space="preserve">, </w:t>
      </w:r>
      <w:r>
        <w:rPr>
          <w:rStyle w:val="RefSurName"/>
        </w:rPr>
        <w:t xml:space="preserve">Stern</w:t>
      </w:r>
      <w:r>
        <w:rPr>
          <w:rStyle w:val="RefAuthor"/>
        </w:rPr>
        <w:t xml:space="preserve"> </w:t>
      </w:r>
      <w:r>
        <w:rPr>
          <w:rStyle w:val="RefGivenName"/>
        </w:rPr>
        <w:t xml:space="preserve">DF</w:t>
      </w:r>
      <w:r>
        <w:rPr>
          <w:shd w:val="clear" w:color="" w:fill=""/>
        </w:rPr>
        <w:t xml:space="preserve">, </w:t>
      </w:r>
      <w:r>
        <w:rPr>
          <w:rStyle w:val="RefSurName"/>
        </w:rPr>
        <w:t xml:space="preserve">De Virgilio</w:t>
      </w:r>
      <w:r>
        <w:rPr>
          <w:rStyle w:val="RefAuthor"/>
        </w:rPr>
        <w:t xml:space="preserve"> </w:t>
      </w:r>
      <w:r>
        <w:rPr>
          <w:rStyle w:val="RefGivenName"/>
        </w:rPr>
        <w:t xml:space="preserve">C</w:t>
      </w:r>
      <w:r>
        <w:rPr>
          <w:shd w:val="clear" w:color="" w:fill=""/>
        </w:rPr>
        <w:t xml:space="preserve">, </w:t>
      </w:r>
      <w:r>
        <w:rPr>
          <w:rStyle w:val="RefSurName"/>
        </w:rPr>
        <w:t xml:space="preserve">Tyers</w:t>
      </w:r>
      <w:r>
        <w:rPr>
          <w:rStyle w:val="RefAuthor"/>
        </w:rPr>
        <w:t xml:space="preserve"> </w:t>
      </w:r>
      <w:r>
        <w:rPr>
          <w:rStyle w:val="RefGivenName"/>
        </w:rPr>
        <w:t xml:space="preserve">M</w:t>
      </w:r>
      <w:r>
        <w:rPr>
          <w:shd w:val="clear" w:color="" w:fill=""/>
        </w:rPr>
        <w:t xml:space="preserve">, </w:t>
      </w:r>
      <w:r>
        <w:rPr>
          <w:rStyle w:val="RefSurName"/>
        </w:rPr>
        <w:t xml:space="preserve">Andrews</w:t>
      </w:r>
      <w:r>
        <w:rPr>
          <w:rStyle w:val="RefAuthor"/>
        </w:rPr>
        <w:t xml:space="preserve"> </w:t>
      </w:r>
      <w:r>
        <w:rPr>
          <w:rStyle w:val="RefGivenName"/>
        </w:rPr>
        <w:t xml:space="preserve">B</w:t>
      </w:r>
      <w:r>
        <w:rPr>
          <w:shd w:val="clear" w:color="" w:fill=""/>
        </w:rPr>
        <w:t xml:space="preserve">, </w:t>
      </w:r>
      <w:r>
        <w:rPr>
          <w:rStyle w:val="RefSurName"/>
        </w:rPr>
        <w:t xml:space="preserve">Gerstein</w:t>
      </w:r>
      <w:r>
        <w:rPr>
          <w:rStyle w:val="RefAuthor"/>
        </w:rPr>
        <w:t xml:space="preserve"> </w:t>
      </w:r>
      <w:r>
        <w:rPr>
          <w:rStyle w:val="RefGivenName"/>
        </w:rPr>
        <w:t xml:space="preserve">M</w:t>
      </w:r>
      <w:r>
        <w:rPr>
          <w:shd w:val="clear" w:color="" w:fill=""/>
        </w:rPr>
        <w:t xml:space="preserve">, </w:t>
      </w:r>
      <w:r>
        <w:rPr>
          <w:rStyle w:val="RefSurName"/>
        </w:rPr>
        <w:t xml:space="preserve">Schweitzer</w:t>
      </w:r>
      <w:r>
        <w:rPr>
          <w:rStyle w:val="RefAuthor"/>
        </w:rPr>
        <w:t xml:space="preserve"> </w:t>
      </w:r>
      <w:r>
        <w:rPr>
          <w:rStyle w:val="RefGivenName"/>
        </w:rPr>
        <w:t xml:space="preserve">B</w:t>
      </w:r>
      <w:r>
        <w:rPr>
          <w:shd w:val="clear" w:color="" w:fill=""/>
        </w:rPr>
        <w:t xml:space="preserve">, </w:t>
      </w:r>
      <w:r>
        <w:rPr>
          <w:rStyle w:val="RefSurName"/>
        </w:rPr>
        <w:t xml:space="preserve">Predki</w:t>
      </w:r>
      <w:r>
        <w:rPr>
          <w:rStyle w:val="RefAuthor"/>
        </w:rPr>
        <w:t xml:space="preserve"> </w:t>
      </w:r>
      <w:r>
        <w:rPr>
          <w:rStyle w:val="RefGivenName"/>
        </w:rPr>
        <w:t xml:space="preserve">PF</w:t>
      </w:r>
      <w:r>
        <w:rPr>
          <w:shd w:val="clear" w:color="" w:fill=""/>
        </w:rPr>
        <w:t xml:space="preserve">, </w:t>
      </w:r>
      <w:r>
        <w:rPr>
          <w:rStyle w:val="RefSurName"/>
        </w:rPr>
        <w:t xml:space="preserve">Snyder</w:t>
      </w:r>
      <w:r>
        <w:rPr>
          <w:rStyle w:val="RefAuthor"/>
        </w:rPr>
        <w:t xml:space="preserve"> </w:t>
      </w:r>
      <w:r>
        <w:rPr>
          <w:rStyle w:val="RefGivenName"/>
        </w:rPr>
        <w:t xml:space="preserve">M</w:t>
      </w:r>
      <w:r>
        <w:rPr>
          <w:shd w:val="clear" w:color="" w:fill=""/>
        </w:rPr>
        <w:t xml:space="preserve">. </w:t>
      </w:r>
      <w:r>
        <w:rPr>
          <w:rStyle w:val="RefYear"/>
        </w:rPr>
        <w:t xml:space="preserve">2005</w:t>
      </w:r>
      <w:r>
        <w:rPr>
          <w:shd w:val="clear" w:color="" w:fill=""/>
        </w:rPr>
        <w:t xml:space="preserve">. </w:t>
      </w:r>
      <w:r>
        <w:rPr>
          <w:rStyle w:val="RefArticleTitle"/>
        </w:rPr>
        <w:t xml:space="preserve">Global analysis of protein phosphorylation in yeast</w:t>
      </w:r>
      <w:r>
        <w:rPr>
          <w:shd w:val="clear" w:color="" w:fill=""/>
        </w:rPr>
        <w:t xml:space="preserve">. </w:t>
      </w:r>
      <w:r>
        <w:rPr>
          <w:rStyle w:val=""/>
        </w:rPr>
        <w:t xml:space="preserve">Nature</w:t>
      </w:r>
      <w:r>
        <w:rPr>
          <w:shd w:val="clear" w:color="" w:fill=""/>
        </w:rPr>
        <w:t xml:space="preserve"> </w:t>
      </w:r>
      <w:r>
        <w:rPr>
          <w:rStyle w:val=""/>
        </w:rPr>
        <w:t xml:space="preserve">438</w:t>
      </w:r>
      <w:r>
        <w:rPr>
          <w:shd w:val="clear" w:color="" w:fill=""/>
        </w:rPr>
        <w:t xml:space="preserve">:</w:t>
      </w:r>
      <w:r>
        <w:rPr>
          <w:rStyle w:val="RefFPage"/>
        </w:rPr>
        <w:t xml:space="preserve">679</w:t>
      </w:r>
      <w:r>
        <w:rPr>
          <w:shd w:val="clear" w:color="" w:fill=""/>
        </w:rPr>
        <w:t xml:space="preserve">–</w:t>
      </w:r>
      <w:r>
        <w:rPr>
          <w:rStyle w:val="RefLPage"/>
        </w:rPr>
        <w:t xml:space="preserve">684</w:t>
      </w:r>
      <w:r>
        <w:rPr>
          <w:shd w:val="clear" w:color="" w:fill=""/>
        </w:rPr>
        <w:t xml:space="preserve">.</w:t>
      </w:r>
    </w:p>
    <w:p>
      <w:pPr>
        <w:pStyle w:val="jrnlRefText"/>
      </w:pPr>
      <w:bookmarkStart w:id="91" w:name="R77"/>
      <w:bookmarkEnd w:id="91"/>
      <w:r>
        <w:rPr>
          <w:rStyle w:val="RefSurName"/>
        </w:rPr>
        <w:t xml:space="preserve">Rickman</w:t>
      </w:r>
      <w:r>
        <w:rPr>
          <w:rStyle w:val="RefAuthor"/>
        </w:rPr>
        <w:t xml:space="preserve"> </w:t>
      </w:r>
      <w:r>
        <w:rPr>
          <w:rStyle w:val="RefGivenName"/>
        </w:rPr>
        <w:t xml:space="preserve">C</w:t>
      </w:r>
      <w:r>
        <w:rPr>
          <w:shd w:val="clear" w:color="" w:fill=""/>
        </w:rPr>
        <w:t xml:space="preserve">, </w:t>
      </w:r>
      <w:r>
        <w:rPr>
          <w:rStyle w:val="RefSurName"/>
        </w:rPr>
        <w:t xml:space="preserve">Duncan</w:t>
      </w:r>
      <w:r>
        <w:rPr>
          <w:rStyle w:val="RefAuthor"/>
        </w:rPr>
        <w:t xml:space="preserve"> </w:t>
      </w:r>
      <w:r>
        <w:rPr>
          <w:rStyle w:val="RefGivenName"/>
        </w:rPr>
        <w:t xml:space="preserve">RR</w:t>
      </w:r>
      <w:r>
        <w:rPr>
          <w:shd w:val="clear" w:color="" w:fill=""/>
        </w:rPr>
        <w:t xml:space="preserve">. </w:t>
      </w:r>
      <w:r>
        <w:rPr>
          <w:rStyle w:val="RefYear"/>
        </w:rPr>
        <w:t xml:space="preserve">2010</w:t>
      </w:r>
      <w:r>
        <w:rPr>
          <w:shd w:val="clear" w:color="" w:fill=""/>
        </w:rPr>
        <w:t xml:space="preserve">. </w:t>
      </w:r>
      <w:r>
        <w:rPr>
          <w:rStyle w:val="RefArticleTitle"/>
        </w:rPr>
        <w:t xml:space="preserve">Munc18/Syntaxin interaction kinetics control secretory vesicle dynamics</w:t>
      </w:r>
      <w:r>
        <w:rPr>
          <w:shd w:val="clear" w:color="" w:fill=""/>
        </w:rPr>
        <w:t xml:space="preserve">. </w:t>
      </w:r>
      <w:r>
        <w:rPr>
          <w:rStyle w:val=""/>
        </w:rPr>
        <w:t xml:space="preserve">The Journal of Biological Chemistry</w:t>
      </w:r>
      <w:r>
        <w:rPr>
          <w:shd w:val="clear" w:color="" w:fill=""/>
        </w:rPr>
        <w:t xml:space="preserve"> </w:t>
      </w:r>
      <w:r>
        <w:rPr>
          <w:rStyle w:val=""/>
        </w:rPr>
        <w:t xml:space="preserve">285</w:t>
      </w:r>
      <w:r>
        <w:rPr>
          <w:shd w:val="clear" w:color="" w:fill=""/>
        </w:rPr>
        <w:t xml:space="preserve">:</w:t>
      </w:r>
      <w:r>
        <w:rPr>
          <w:rStyle w:val="RefFPage"/>
        </w:rPr>
        <w:t xml:space="preserve">3965</w:t>
      </w:r>
      <w:r>
        <w:rPr>
          <w:shd w:val="clear" w:color="" w:fill=""/>
        </w:rPr>
        <w:t xml:space="preserve">–</w:t>
      </w:r>
      <w:r>
        <w:rPr>
          <w:rStyle w:val="RefLPage"/>
        </w:rPr>
        <w:t xml:space="preserve">3972</w:t>
      </w:r>
      <w:r>
        <w:rPr>
          <w:shd w:val="clear" w:color="" w:fill=""/>
        </w:rPr>
        <w:t xml:space="preserve">.</w:t>
      </w:r>
    </w:p>
    <w:p>
      <w:pPr>
        <w:pStyle w:val="jrnlRefText"/>
      </w:pPr>
      <w:bookmarkStart w:id="92" w:name="R78"/>
      <w:bookmarkEnd w:id="92"/>
      <w:r>
        <w:rPr>
          <w:rStyle w:val="RefSurName"/>
        </w:rPr>
        <w:t xml:space="preserve">Ringstad</w:t>
      </w:r>
      <w:r>
        <w:rPr>
          <w:rStyle w:val="RefAuthor"/>
        </w:rPr>
        <w:t xml:space="preserve"> </w:t>
      </w:r>
      <w:r>
        <w:rPr>
          <w:rStyle w:val="RefGivenName"/>
        </w:rPr>
        <w:t xml:space="preserve">N</w:t>
      </w:r>
      <w:r>
        <w:rPr>
          <w:shd w:val="clear" w:color="" w:fill=""/>
        </w:rPr>
        <w:t xml:space="preserve">, </w:t>
      </w:r>
      <w:r>
        <w:rPr>
          <w:rStyle w:val="RefSurName"/>
        </w:rPr>
        <w:t xml:space="preserve">Nemoto</w:t>
      </w:r>
      <w:r>
        <w:rPr>
          <w:rStyle w:val="RefAuthor"/>
        </w:rPr>
        <w:t xml:space="preserve"> </w:t>
      </w:r>
      <w:r>
        <w:rPr>
          <w:rStyle w:val="RefGivenName"/>
        </w:rPr>
        <w:t xml:space="preserve">Y</w:t>
      </w:r>
      <w:r>
        <w:rPr>
          <w:shd w:val="clear" w:color="" w:fill=""/>
        </w:rPr>
        <w:t xml:space="preserve">, </w:t>
      </w:r>
      <w:r>
        <w:rPr>
          <w:rStyle w:val="RefSurName"/>
        </w:rPr>
        <w:t xml:space="preserve">De Camilli</w:t>
      </w:r>
      <w:r>
        <w:rPr>
          <w:rStyle w:val="RefAuthor"/>
        </w:rPr>
        <w:t xml:space="preserve"> </w:t>
      </w:r>
      <w:r>
        <w:rPr>
          <w:rStyle w:val="RefGivenName"/>
        </w:rPr>
        <w:t xml:space="preserve">P</w:t>
      </w:r>
      <w:r>
        <w:rPr>
          <w:shd w:val="clear" w:color="" w:fill=""/>
        </w:rPr>
        <w:t xml:space="preserve">. </w:t>
      </w:r>
      <w:r>
        <w:rPr>
          <w:rStyle w:val="RefYear"/>
        </w:rPr>
        <w:t xml:space="preserve">1997</w:t>
      </w:r>
      <w:r>
        <w:rPr>
          <w:shd w:val="clear" w:color="" w:fill=""/>
        </w:rPr>
        <w:t xml:space="preserve">. </w:t>
      </w:r>
      <w:r>
        <w:rPr>
          <w:rStyle w:val="RefArticleTitle"/>
        </w:rPr>
        <w:t xml:space="preserve">The SH3p4/Sh3p8/SH3p13 protein family: binding partners for synaptojanin and dynamin via a Grb2-like Src homology 3 domain</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94</w:t>
      </w:r>
      <w:r>
        <w:rPr>
          <w:shd w:val="clear" w:color="" w:fill=""/>
        </w:rPr>
        <w:t xml:space="preserve">:</w:t>
      </w:r>
      <w:r>
        <w:rPr>
          <w:rStyle w:val="RefFPage"/>
        </w:rPr>
        <w:t xml:space="preserve">8569</w:t>
      </w:r>
      <w:r>
        <w:rPr>
          <w:shd w:val="clear" w:color="" w:fill=""/>
        </w:rPr>
        <w:t xml:space="preserve">–</w:t>
      </w:r>
      <w:r>
        <w:rPr>
          <w:rStyle w:val="RefLPage"/>
        </w:rPr>
        <w:t xml:space="preserve">8574</w:t>
      </w:r>
      <w:r>
        <w:rPr>
          <w:shd w:val="clear" w:color="" w:fill=""/>
        </w:rPr>
        <w:t xml:space="preserve">.</w:t>
      </w:r>
    </w:p>
    <w:p>
      <w:pPr>
        <w:pStyle w:val="jrnlRefText"/>
      </w:pPr>
      <w:bookmarkStart w:id="93" w:name="R79"/>
      <w:bookmarkEnd w:id="93"/>
      <w:r>
        <w:rPr>
          <w:rStyle w:val="RefSurName"/>
        </w:rPr>
        <w:t xml:space="preserve">Rizzoli</w:t>
      </w:r>
      <w:r>
        <w:rPr>
          <w:rStyle w:val="RefAuthor"/>
        </w:rPr>
        <w:t xml:space="preserve"> </w:t>
      </w:r>
      <w:r>
        <w:rPr>
          <w:rStyle w:val="RefGivenName"/>
        </w:rPr>
        <w:t xml:space="preserve">SO</w:t>
      </w:r>
      <w:r>
        <w:rPr>
          <w:shd w:val="clear" w:color="" w:fill=""/>
        </w:rPr>
        <w:t xml:space="preserve">. </w:t>
      </w:r>
      <w:r>
        <w:rPr>
          <w:rStyle w:val="RefYear"/>
        </w:rPr>
        <w:t xml:space="preserve">2014</w:t>
      </w:r>
      <w:r>
        <w:rPr>
          <w:shd w:val="clear" w:color="" w:fill=""/>
        </w:rPr>
        <w:t xml:space="preserve">. </w:t>
      </w:r>
      <w:r>
        <w:rPr>
          <w:rStyle w:val="RefArticleTitle"/>
        </w:rPr>
        <w:t xml:space="preserve">Synaptic vesicle recycling: steps and principles</w:t>
      </w:r>
      <w:r>
        <w:rPr>
          <w:shd w:val="clear" w:color="" w:fill=""/>
        </w:rPr>
        <w:t xml:space="preserve">. </w:t>
      </w:r>
      <w:r>
        <w:rPr>
          <w:rStyle w:val=""/>
        </w:rPr>
        <w:t xml:space="preserve">The EMBO Journal</w:t>
      </w:r>
      <w:r>
        <w:rPr>
          <w:shd w:val="clear" w:color="" w:fill=""/>
        </w:rPr>
        <w:t xml:space="preserve"> </w:t>
      </w:r>
      <w:r>
        <w:rPr>
          <w:rStyle w:val=""/>
        </w:rPr>
        <w:t xml:space="preserve">33</w:t>
      </w:r>
      <w:r>
        <w:rPr>
          <w:shd w:val="clear" w:color="" w:fill=""/>
        </w:rPr>
        <w:t xml:space="preserve">:</w:t>
      </w:r>
      <w:r>
        <w:rPr>
          <w:rStyle w:val="RefFPage"/>
        </w:rPr>
        <w:t xml:space="preserve">788</w:t>
      </w:r>
      <w:r>
        <w:rPr>
          <w:shd w:val="clear" w:color="" w:fill=""/>
        </w:rPr>
        <w:t xml:space="preserve">–</w:t>
      </w:r>
      <w:r>
        <w:rPr>
          <w:rStyle w:val="RefLPage"/>
        </w:rPr>
        <w:t xml:space="preserve">822</w:t>
      </w:r>
      <w:r>
        <w:rPr>
          <w:shd w:val="clear" w:color="" w:fill=""/>
        </w:rPr>
        <w:t xml:space="preserve">.</w:t>
      </w:r>
    </w:p>
    <w:p>
      <w:pPr>
        <w:pStyle w:val="jrnlRefText"/>
      </w:pPr>
      <w:bookmarkStart w:id="94" w:name="R80"/>
      <w:bookmarkEnd w:id="94"/>
      <w:r>
        <w:rPr>
          <w:rStyle w:val="RefSurName"/>
        </w:rPr>
        <w:t xml:space="preserve">Robinson</w:t>
      </w:r>
      <w:r>
        <w:rPr>
          <w:rStyle w:val="RefAuthor"/>
        </w:rPr>
        <w:t xml:space="preserve"> </w:t>
      </w:r>
      <w:r>
        <w:rPr>
          <w:rStyle w:val="RefGivenName"/>
        </w:rPr>
        <w:t xml:space="preserve">PJ</w:t>
      </w:r>
      <w:r>
        <w:rPr>
          <w:shd w:val="clear" w:color="" w:fill=""/>
        </w:rPr>
        <w:t xml:space="preserve">, </w:t>
      </w:r>
      <w:r>
        <w:rPr>
          <w:rStyle w:val="RefSurName"/>
        </w:rPr>
        <w:t xml:space="preserve">Liu</w:t>
      </w:r>
      <w:r>
        <w:rPr>
          <w:rStyle w:val="RefAuthor"/>
        </w:rPr>
        <w:t xml:space="preserve"> </w:t>
      </w:r>
      <w:r>
        <w:rPr>
          <w:rStyle w:val="RefGivenName"/>
        </w:rPr>
        <w:t xml:space="preserve">JP</w:t>
      </w:r>
      <w:r>
        <w:rPr>
          <w:shd w:val="clear" w:color="" w:fill=""/>
        </w:rPr>
        <w:t xml:space="preserve">, </w:t>
      </w:r>
      <w:r>
        <w:rPr>
          <w:rStyle w:val="RefSurName"/>
        </w:rPr>
        <w:t xml:space="preserve">Powell</w:t>
      </w:r>
      <w:r>
        <w:rPr>
          <w:rStyle w:val="RefAuthor"/>
        </w:rPr>
        <w:t xml:space="preserve"> </w:t>
      </w:r>
      <w:r>
        <w:rPr>
          <w:rStyle w:val="RefGivenName"/>
        </w:rPr>
        <w:t xml:space="preserve">KA</w:t>
      </w:r>
      <w:r>
        <w:rPr>
          <w:shd w:val="clear" w:color="" w:fill=""/>
        </w:rPr>
        <w:t xml:space="preserve">, </w:t>
      </w:r>
      <w:r>
        <w:rPr>
          <w:rStyle w:val="RefSurName"/>
        </w:rPr>
        <w:t xml:space="preserve">Fykse</w:t>
      </w:r>
      <w:r>
        <w:rPr>
          <w:rStyle w:val="RefAuthor"/>
        </w:rPr>
        <w:t xml:space="preserve"> </w:t>
      </w:r>
      <w:r>
        <w:rPr>
          <w:rStyle w:val="RefGivenName"/>
        </w:rPr>
        <w:t xml:space="preserve">EM</w:t>
      </w:r>
      <w:r>
        <w:rPr>
          <w:shd w:val="clear" w:color="" w:fill=""/>
        </w:rPr>
        <w:t xml:space="preserve">, </w:t>
      </w:r>
      <w:r>
        <w:rPr>
          <w:rStyle w:val="RefSurName"/>
        </w:rPr>
        <w:t xml:space="preserve">Südhof</w:t>
      </w:r>
      <w:r>
        <w:rPr>
          <w:rStyle w:val="RefAuthor"/>
        </w:rPr>
        <w:t xml:space="preserve"> </w:t>
      </w:r>
      <w:r>
        <w:rPr>
          <w:rStyle w:val="RefGivenName"/>
        </w:rPr>
        <w:t xml:space="preserve">TC</w:t>
      </w:r>
      <w:r>
        <w:rPr>
          <w:shd w:val="clear" w:color="" w:fill=""/>
        </w:rPr>
        <w:t xml:space="preserve">. </w:t>
      </w:r>
      <w:r>
        <w:rPr>
          <w:rStyle w:val="RefYear"/>
        </w:rPr>
        <w:t xml:space="preserve">1994</w:t>
      </w:r>
      <w:r>
        <w:rPr>
          <w:shd w:val="clear" w:color="" w:fill=""/>
        </w:rPr>
        <w:t xml:space="preserve">. </w:t>
      </w:r>
      <w:r>
        <w:rPr>
          <w:rStyle w:val="RefArticleTitle"/>
        </w:rPr>
        <w:t xml:space="preserve">Phosphorylation of dynamin I and synaptic-vesicle recycling</w:t>
      </w:r>
      <w:r>
        <w:rPr>
          <w:shd w:val="clear" w:color="" w:fill=""/>
        </w:rPr>
        <w:t xml:space="preserve">. </w:t>
      </w:r>
      <w:r>
        <w:rPr>
          <w:rStyle w:val=""/>
        </w:rPr>
        <w:t xml:space="preserve">Trends in Neurosciences</w:t>
      </w:r>
      <w:r>
        <w:rPr>
          <w:shd w:val="clear" w:color="" w:fill=""/>
        </w:rPr>
        <w:t xml:space="preserve"> </w:t>
      </w:r>
      <w:r>
        <w:rPr>
          <w:rStyle w:val=""/>
        </w:rPr>
        <w:t xml:space="preserve">17</w:t>
      </w:r>
      <w:r>
        <w:rPr>
          <w:shd w:val="clear" w:color="" w:fill=""/>
        </w:rPr>
        <w:t xml:space="preserve">:</w:t>
      </w:r>
      <w:r>
        <w:rPr>
          <w:rStyle w:val="RefFPage"/>
        </w:rPr>
        <w:t xml:space="preserve">348</w:t>
      </w:r>
      <w:r>
        <w:rPr>
          <w:shd w:val="clear" w:color="" w:fill=""/>
        </w:rPr>
        <w:t xml:space="preserve">–</w:t>
      </w:r>
      <w:r>
        <w:rPr>
          <w:rStyle w:val="RefLPage"/>
        </w:rPr>
        <w:t xml:space="preserve">353</w:t>
      </w:r>
      <w:r>
        <w:rPr>
          <w:shd w:val="clear" w:color="" w:fill=""/>
        </w:rPr>
        <w:t xml:space="preserve">.</w:t>
      </w:r>
    </w:p>
    <w:p>
      <w:pPr>
        <w:pStyle w:val="jrnlRefText"/>
      </w:pPr>
      <w:bookmarkStart w:id="95" w:name="R81"/>
      <w:bookmarkEnd w:id="95"/>
      <w:r>
        <w:rPr>
          <w:rStyle w:val="RefSurName"/>
        </w:rPr>
        <w:t xml:space="preserve">Schoch</w:t>
      </w:r>
      <w:r>
        <w:rPr>
          <w:rStyle w:val="RefAuthor"/>
        </w:rPr>
        <w:t xml:space="preserve"> </w:t>
      </w:r>
      <w:r>
        <w:rPr>
          <w:rStyle w:val="RefGivenName"/>
        </w:rPr>
        <w:t xml:space="preserve">S</w:t>
      </w:r>
      <w:r>
        <w:rPr>
          <w:shd w:val="clear" w:color="" w:fill=""/>
        </w:rPr>
        <w:t xml:space="preserve">, </w:t>
      </w:r>
      <w:r>
        <w:rPr>
          <w:rStyle w:val="RefSurName"/>
        </w:rPr>
        <w:t xml:space="preserve">Castillo</w:t>
      </w:r>
      <w:r>
        <w:rPr>
          <w:rStyle w:val="RefAuthor"/>
        </w:rPr>
        <w:t xml:space="preserve"> </w:t>
      </w:r>
      <w:r>
        <w:rPr>
          <w:rStyle w:val="RefGivenName"/>
        </w:rPr>
        <w:t xml:space="preserve">PE</w:t>
      </w:r>
      <w:r>
        <w:rPr>
          <w:shd w:val="clear" w:color="" w:fill=""/>
        </w:rPr>
        <w:t xml:space="preserve">, </w:t>
      </w:r>
      <w:r>
        <w:rPr>
          <w:rStyle w:val="RefSurName"/>
        </w:rPr>
        <w:t xml:space="preserve">Jo</w:t>
      </w:r>
      <w:r>
        <w:rPr>
          <w:rStyle w:val="RefAuthor"/>
        </w:rPr>
        <w:t xml:space="preserve"> </w:t>
      </w:r>
      <w:r>
        <w:rPr>
          <w:rStyle w:val="RefGivenName"/>
        </w:rPr>
        <w:t xml:space="preserve">T</w:t>
      </w:r>
      <w:r>
        <w:rPr>
          <w:shd w:val="clear" w:color="" w:fill=""/>
        </w:rPr>
        <w:t xml:space="preserve">, </w:t>
      </w:r>
      <w:r>
        <w:rPr>
          <w:rStyle w:val="RefSurName"/>
        </w:rPr>
        <w:t xml:space="preserve">Mukherjee</w:t>
      </w:r>
      <w:r>
        <w:rPr>
          <w:rStyle w:val="RefAuthor"/>
        </w:rPr>
        <w:t xml:space="preserve"> </w:t>
      </w:r>
      <w:r>
        <w:rPr>
          <w:rStyle w:val="RefGivenName"/>
        </w:rPr>
        <w:t xml:space="preserve">K</w:t>
      </w:r>
      <w:r>
        <w:rPr>
          <w:shd w:val="clear" w:color="" w:fill=""/>
        </w:rPr>
        <w:t xml:space="preserve">, </w:t>
      </w:r>
      <w:r>
        <w:rPr>
          <w:rStyle w:val="RefSurName"/>
        </w:rPr>
        <w:t xml:space="preserve">Geppert</w:t>
      </w:r>
      <w:r>
        <w:rPr>
          <w:rStyle w:val="RefAuthor"/>
        </w:rPr>
        <w:t xml:space="preserve"> </w:t>
      </w:r>
      <w:r>
        <w:rPr>
          <w:rStyle w:val="RefGivenName"/>
        </w:rPr>
        <w:t xml:space="preserve">M</w:t>
      </w:r>
      <w:r>
        <w:rPr>
          <w:shd w:val="clear" w:color="" w:fill=""/>
        </w:rPr>
        <w:t xml:space="preserve">, </w:t>
      </w:r>
      <w:r>
        <w:rPr>
          <w:rStyle w:val="RefSurName"/>
        </w:rPr>
        <w:t xml:space="preserve">Wang</w:t>
      </w:r>
      <w:r>
        <w:rPr>
          <w:rStyle w:val="RefAuthor"/>
        </w:rPr>
        <w:t xml:space="preserve"> </w:t>
      </w:r>
      <w:r>
        <w:rPr>
          <w:rStyle w:val="RefGivenName"/>
        </w:rPr>
        <w:t xml:space="preserve">Y</w:t>
      </w:r>
      <w:r>
        <w:rPr>
          <w:shd w:val="clear" w:color="" w:fill=""/>
        </w:rPr>
        <w:t xml:space="preserve">, </w:t>
      </w:r>
      <w:r>
        <w:rPr>
          <w:rStyle w:val="RefSurName"/>
        </w:rPr>
        <w:t xml:space="preserve">Schmitz</w:t>
      </w:r>
      <w:r>
        <w:rPr>
          <w:rStyle w:val="RefAuthor"/>
        </w:rPr>
        <w:t xml:space="preserve"> </w:t>
      </w:r>
      <w:r>
        <w:rPr>
          <w:rStyle w:val="RefGivenName"/>
        </w:rPr>
        <w:t xml:space="preserve">F</w:t>
      </w:r>
      <w:r>
        <w:rPr>
          <w:shd w:val="clear" w:color="" w:fill=""/>
        </w:rPr>
        <w:t xml:space="preserve">, </w:t>
      </w:r>
      <w:r>
        <w:rPr>
          <w:rStyle w:val="RefSurName"/>
        </w:rPr>
        <w:t xml:space="preserve">Malenka</w:t>
      </w:r>
      <w:r>
        <w:rPr>
          <w:rStyle w:val="RefAuthor"/>
        </w:rPr>
        <w:t xml:space="preserve"> </w:t>
      </w:r>
      <w:r>
        <w:rPr>
          <w:rStyle w:val="RefGivenName"/>
        </w:rPr>
        <w:t xml:space="preserve">RC</w:t>
      </w:r>
      <w:r>
        <w:rPr>
          <w:shd w:val="clear" w:color="" w:fill=""/>
        </w:rPr>
        <w:t xml:space="preserve">, </w:t>
      </w:r>
      <w:r>
        <w:rPr>
          <w:rStyle w:val="RefSurName"/>
        </w:rPr>
        <w:t xml:space="preserve">Südhof</w:t>
      </w:r>
      <w:r>
        <w:rPr>
          <w:rStyle w:val="RefAuthor"/>
        </w:rPr>
        <w:t xml:space="preserve"> </w:t>
      </w:r>
      <w:r>
        <w:rPr>
          <w:rStyle w:val="RefGivenName"/>
        </w:rPr>
        <w:t xml:space="preserve">TC</w:t>
      </w:r>
      <w:r>
        <w:rPr>
          <w:shd w:val="clear" w:color="" w:fill=""/>
        </w:rPr>
        <w:t xml:space="preserve">. </w:t>
      </w:r>
      <w:r>
        <w:rPr>
          <w:rStyle w:val="RefYear"/>
        </w:rPr>
        <w:t xml:space="preserve">2002</w:t>
      </w:r>
      <w:r>
        <w:rPr>
          <w:shd w:val="clear" w:color="" w:fill=""/>
        </w:rPr>
        <w:t xml:space="preserve">. </w:t>
      </w:r>
      <w:r>
        <w:rPr>
          <w:rStyle w:val="RefArticleTitle"/>
        </w:rPr>
        <w:t xml:space="preserve">Rim1alpha forms a protein scaffold for regulating neurotransmitter release at the active zone</w:t>
      </w:r>
      <w:r>
        <w:rPr>
          <w:shd w:val="clear" w:color="" w:fill=""/>
        </w:rPr>
        <w:t xml:space="preserve">. </w:t>
      </w:r>
      <w:r>
        <w:rPr>
          <w:rStyle w:val=""/>
        </w:rPr>
        <w:t xml:space="preserve">Nature</w:t>
      </w:r>
      <w:r>
        <w:rPr>
          <w:shd w:val="clear" w:color="" w:fill=""/>
        </w:rPr>
        <w:t xml:space="preserve"> </w:t>
      </w:r>
      <w:r>
        <w:rPr>
          <w:rStyle w:val=""/>
        </w:rPr>
        <w:t xml:space="preserve">415</w:t>
      </w:r>
      <w:r>
        <w:rPr>
          <w:shd w:val="clear" w:color="" w:fill=""/>
        </w:rPr>
        <w:t xml:space="preserve">:</w:t>
      </w:r>
      <w:r>
        <w:rPr>
          <w:rStyle w:val="RefFPage"/>
        </w:rPr>
        <w:t xml:space="preserve">321</w:t>
      </w:r>
      <w:r>
        <w:rPr>
          <w:shd w:val="clear" w:color="" w:fill=""/>
        </w:rPr>
        <w:t xml:space="preserve">–</w:t>
      </w:r>
      <w:r>
        <w:rPr>
          <w:rStyle w:val="RefLPage"/>
        </w:rPr>
        <w:t xml:space="preserve">326</w:t>
      </w:r>
      <w:r>
        <w:rPr>
          <w:shd w:val="clear" w:color="" w:fill=""/>
        </w:rPr>
        <w:t xml:space="preserve">.</w:t>
      </w:r>
    </w:p>
    <w:p>
      <w:pPr>
        <w:pStyle w:val="jrnlRefText"/>
      </w:pPr>
      <w:bookmarkStart w:id="96" w:name="R82"/>
      <w:bookmarkEnd w:id="96"/>
      <w:r>
        <w:rPr>
          <w:rStyle w:val="RefSurName"/>
        </w:rPr>
        <w:t xml:space="preserve">Schoch</w:t>
      </w:r>
      <w:r>
        <w:rPr>
          <w:rStyle w:val="RefAuthor"/>
        </w:rPr>
        <w:t xml:space="preserve"> </w:t>
      </w:r>
      <w:r>
        <w:rPr>
          <w:rStyle w:val="RefGivenName"/>
        </w:rPr>
        <w:t xml:space="preserve">S</w:t>
      </w:r>
      <w:r>
        <w:rPr>
          <w:shd w:val="clear" w:color="" w:fill=""/>
        </w:rPr>
        <w:t xml:space="preserve">, </w:t>
      </w:r>
      <w:r>
        <w:rPr>
          <w:rStyle w:val="RefSurName"/>
        </w:rPr>
        <w:t xml:space="preserve">Gundelfinger</w:t>
      </w:r>
      <w:r>
        <w:rPr>
          <w:rStyle w:val="RefAuthor"/>
        </w:rPr>
        <w:t xml:space="preserve"> </w:t>
      </w:r>
      <w:r>
        <w:rPr>
          <w:rStyle w:val="RefGivenName"/>
        </w:rPr>
        <w:t xml:space="preserve">ED</w:t>
      </w:r>
      <w:r>
        <w:rPr>
          <w:shd w:val="clear" w:color="" w:fill=""/>
        </w:rPr>
        <w:t xml:space="preserve">. </w:t>
      </w:r>
      <w:r>
        <w:rPr>
          <w:rStyle w:val="RefYear"/>
        </w:rPr>
        <w:t xml:space="preserve">2006</w:t>
      </w:r>
      <w:r>
        <w:rPr>
          <w:shd w:val="clear" w:color="" w:fill=""/>
        </w:rPr>
        <w:t xml:space="preserve">. </w:t>
      </w:r>
      <w:r>
        <w:rPr>
          <w:rStyle w:val="RefArticleTitle"/>
        </w:rPr>
        <w:t xml:space="preserve">Molecular organization of the presynaptic active zone</w:t>
      </w:r>
      <w:r>
        <w:rPr>
          <w:shd w:val="clear" w:color="" w:fill=""/>
        </w:rPr>
        <w:t xml:space="preserve">. </w:t>
      </w:r>
      <w:r>
        <w:rPr>
          <w:rStyle w:val=""/>
        </w:rPr>
        <w:t xml:space="preserve">Cell and Tissue Research</w:t>
      </w:r>
      <w:r>
        <w:rPr>
          <w:shd w:val="clear" w:color="" w:fill=""/>
        </w:rPr>
        <w:t xml:space="preserve"> </w:t>
      </w:r>
      <w:r>
        <w:rPr>
          <w:rStyle w:val=""/>
        </w:rPr>
        <w:t xml:space="preserve">326</w:t>
      </w:r>
      <w:r>
        <w:rPr>
          <w:shd w:val="clear" w:color="" w:fill=""/>
        </w:rPr>
        <w:t xml:space="preserve">:</w:t>
      </w:r>
      <w:r>
        <w:rPr>
          <w:rStyle w:val="RefFPage"/>
        </w:rPr>
        <w:t xml:space="preserve">379</w:t>
      </w:r>
      <w:r>
        <w:rPr>
          <w:shd w:val="clear" w:color="" w:fill=""/>
        </w:rPr>
        <w:t xml:space="preserve">–</w:t>
      </w:r>
      <w:r>
        <w:rPr>
          <w:rStyle w:val="RefLPage"/>
        </w:rPr>
        <w:t xml:space="preserve">391</w:t>
      </w:r>
      <w:r>
        <w:rPr>
          <w:shd w:val="clear" w:color="" w:fill=""/>
        </w:rPr>
        <w:t xml:space="preserve">.</w:t>
      </w:r>
    </w:p>
    <w:p>
      <w:pPr>
        <w:pStyle w:val="jrnlRefText"/>
      </w:pPr>
      <w:bookmarkStart w:id="97" w:name="R83"/>
      <w:bookmarkEnd w:id="97"/>
      <w:r>
        <w:rPr>
          <w:rStyle w:val="RefSurName"/>
        </w:rPr>
        <w:t xml:space="preserve">Scholz</w:t>
      </w:r>
      <w:r>
        <w:rPr>
          <w:rStyle w:val="RefAuthor"/>
        </w:rPr>
        <w:t xml:space="preserve"> </w:t>
      </w:r>
      <w:r>
        <w:rPr>
          <w:rStyle w:val="RefGivenName"/>
        </w:rPr>
        <w:t xml:space="preserve">WK</w:t>
      </w:r>
      <w:r>
        <w:rPr>
          <w:shd w:val="clear" w:color="" w:fill=""/>
        </w:rPr>
        <w:t xml:space="preserve">, </w:t>
      </w:r>
      <w:r>
        <w:rPr>
          <w:rStyle w:val="RefSurName"/>
        </w:rPr>
        <w:t xml:space="preserve">Palfrey</w:t>
      </w:r>
      <w:r>
        <w:rPr>
          <w:rStyle w:val="RefAuthor"/>
        </w:rPr>
        <w:t xml:space="preserve"> </w:t>
      </w:r>
      <w:r>
        <w:rPr>
          <w:rStyle w:val="RefGivenName"/>
        </w:rPr>
        <w:t xml:space="preserve">HC</w:t>
      </w:r>
      <w:r>
        <w:rPr>
          <w:shd w:val="clear" w:color="" w:fill=""/>
        </w:rPr>
        <w:t xml:space="preserve">. </w:t>
      </w:r>
      <w:r>
        <w:rPr>
          <w:rStyle w:val="RefYear"/>
        </w:rPr>
        <w:t xml:space="preserve">1998</w:t>
      </w:r>
      <w:r>
        <w:rPr>
          <w:shd w:val="clear" w:color="" w:fill=""/>
        </w:rPr>
        <w:t xml:space="preserve">. </w:t>
      </w:r>
      <w:r>
        <w:rPr>
          <w:rStyle w:val="RefArticleTitle"/>
        </w:rPr>
        <w:t xml:space="preserve">Activation of Ca2+/calmodulin-dependent protein kinase II by extracellular calcium in cultured hippocampal pyramidal neurons</w:t>
      </w:r>
      <w:r>
        <w:rPr>
          <w:shd w:val="clear" w:color="" w:fill=""/>
        </w:rPr>
        <w:t xml:space="preserve">. </w:t>
      </w:r>
      <w:r>
        <w:rPr>
          <w:rStyle w:val=""/>
        </w:rPr>
        <w:t xml:space="preserve">Journal of Neurochemistry</w:t>
      </w:r>
      <w:r>
        <w:rPr>
          <w:shd w:val="clear" w:color="" w:fill=""/>
        </w:rPr>
        <w:t xml:space="preserve"> </w:t>
      </w:r>
      <w:r>
        <w:rPr>
          <w:rStyle w:val=""/>
        </w:rPr>
        <w:t xml:space="preserve">71</w:t>
      </w:r>
      <w:r>
        <w:rPr>
          <w:shd w:val="clear" w:color="" w:fill=""/>
        </w:rPr>
        <w:t xml:space="preserve">:</w:t>
      </w:r>
      <w:r>
        <w:rPr>
          <w:rStyle w:val="RefFPage"/>
        </w:rPr>
        <w:t xml:space="preserve">580</w:t>
      </w:r>
      <w:r>
        <w:rPr>
          <w:shd w:val="clear" w:color="" w:fill=""/>
        </w:rPr>
        <w:t xml:space="preserve">–</w:t>
      </w:r>
      <w:r>
        <w:rPr>
          <w:rStyle w:val="RefLPage"/>
        </w:rPr>
        <w:t xml:space="preserve">591</w:t>
      </w:r>
      <w:r>
        <w:rPr>
          <w:shd w:val="clear" w:color="" w:fill=""/>
        </w:rPr>
        <w:t xml:space="preserve">.</w:t>
      </w:r>
    </w:p>
    <w:p>
      <w:pPr>
        <w:pStyle w:val="jrnlRefText"/>
      </w:pPr>
      <w:bookmarkStart w:id="98" w:name="R84"/>
      <w:bookmarkEnd w:id="98"/>
      <w:r>
        <w:rPr>
          <w:rStyle w:val="RefSurName"/>
        </w:rPr>
        <w:t xml:space="preserve">Schwartz</w:t>
      </w:r>
      <w:r>
        <w:rPr>
          <w:rStyle w:val="RefAuthor"/>
        </w:rPr>
        <w:t xml:space="preserve"> </w:t>
      </w:r>
      <w:r>
        <w:rPr>
          <w:rStyle w:val="RefGivenName"/>
        </w:rPr>
        <w:t xml:space="preserve">D</w:t>
      </w:r>
      <w:r>
        <w:rPr>
          <w:shd w:val="clear" w:color="" w:fill=""/>
        </w:rPr>
        <w:t xml:space="preserve">, </w:t>
      </w:r>
      <w:r>
        <w:rPr>
          <w:rStyle w:val="RefSurName"/>
        </w:rPr>
        <w:t xml:space="preserve">Gygi</w:t>
      </w:r>
      <w:r>
        <w:rPr>
          <w:rStyle w:val="RefAuthor"/>
        </w:rPr>
        <w:t xml:space="preserve">, </w:t>
      </w:r>
      <w:r>
        <w:rPr>
          <w:rStyle w:val="RefGivenName"/>
        </w:rPr>
        <w:t xml:space="preserve">SP</w:t>
      </w:r>
      <w:r>
        <w:rPr>
          <w:shd w:val="clear" w:color="" w:fill=""/>
        </w:rPr>
        <w:t xml:space="preserve">. </w:t>
      </w:r>
      <w:r>
        <w:rPr>
          <w:rStyle w:val="RefYear"/>
        </w:rPr>
        <w:t xml:space="preserve">2005</w:t>
      </w:r>
      <w:r>
        <w:rPr>
          <w:shd w:val="clear" w:color="" w:fill=""/>
        </w:rPr>
        <w:t xml:space="preserve">. </w:t>
      </w:r>
      <w:r>
        <w:rPr>
          <w:rStyle w:val="RefArticleTitle"/>
        </w:rPr>
        <w:t xml:space="preserve">An iterative statistical approach to the identification of protein phosphorylation motifs from large-scale data sets</w:t>
      </w:r>
      <w:r>
        <w:rPr>
          <w:shd w:val="clear" w:color="" w:fill=""/>
        </w:rPr>
        <w:t xml:space="preserve">. </w:t>
      </w:r>
      <w:r>
        <w:rPr>
          <w:rStyle w:val=""/>
        </w:rPr>
        <w:t xml:space="preserve">Nature Biotechnology</w:t>
      </w:r>
      <w:r>
        <w:rPr>
          <w:shd w:val="clear" w:color="" w:fill=""/>
        </w:rPr>
        <w:t xml:space="preserve"> </w:t>
      </w:r>
      <w:r>
        <w:rPr>
          <w:rStyle w:val=""/>
        </w:rPr>
        <w:t xml:space="preserve">23</w:t>
      </w:r>
      <w:r>
        <w:rPr>
          <w:shd w:val="clear" w:color="" w:fill=""/>
        </w:rPr>
        <w:t xml:space="preserve">:</w:t>
      </w:r>
      <w:r>
        <w:rPr>
          <w:rStyle w:val="RefFPage"/>
        </w:rPr>
        <w:t xml:space="preserve">1391</w:t>
      </w:r>
      <w:r>
        <w:rPr>
          <w:shd w:val="clear" w:color="" w:fill=""/>
        </w:rPr>
        <w:t xml:space="preserve">–</w:t>
      </w:r>
      <w:r>
        <w:rPr>
          <w:rStyle w:val="RefLPage"/>
        </w:rPr>
        <w:t xml:space="preserve">1398</w:t>
      </w:r>
      <w:r>
        <w:rPr>
          <w:shd w:val="clear" w:color="" w:fill=""/>
        </w:rPr>
        <w:t xml:space="preserve">.</w:t>
      </w:r>
    </w:p>
    <w:p>
      <w:pPr>
        <w:pStyle w:val="jrnlRefText"/>
      </w:pPr>
      <w:bookmarkStart w:id="99" w:name="R85"/>
      <w:bookmarkEnd w:id="99"/>
      <w:r>
        <w:rPr>
          <w:rStyle w:val="RefSurName"/>
        </w:rPr>
        <w:t xml:space="preserve">Sharma</w:t>
      </w:r>
      <w:r>
        <w:rPr>
          <w:rStyle w:val="RefAuthor"/>
        </w:rPr>
        <w:t xml:space="preserve"> </w:t>
      </w:r>
      <w:r>
        <w:rPr>
          <w:rStyle w:val="RefGivenName"/>
        </w:rPr>
        <w:t xml:space="preserve">K</w:t>
      </w:r>
      <w:r>
        <w:rPr>
          <w:shd w:val="clear" w:color="" w:fill=""/>
        </w:rPr>
        <w:t xml:space="preserve">, </w:t>
      </w:r>
      <w:r>
        <w:rPr>
          <w:rStyle w:val="RefSurName"/>
        </w:rPr>
        <w:t xml:space="preserve">D'Souza</w:t>
      </w:r>
      <w:r>
        <w:rPr>
          <w:rStyle w:val="RefAuthor"/>
        </w:rPr>
        <w:t xml:space="preserve"> </w:t>
      </w:r>
      <w:r>
        <w:rPr>
          <w:rStyle w:val="RefGivenName"/>
        </w:rPr>
        <w:t xml:space="preserve">RC</w:t>
      </w:r>
      <w:r>
        <w:rPr>
          <w:shd w:val="clear" w:color="" w:fill=""/>
        </w:rPr>
        <w:t xml:space="preserve">, </w:t>
      </w:r>
      <w:r>
        <w:rPr>
          <w:rStyle w:val="RefSurName"/>
        </w:rPr>
        <w:t xml:space="preserve">Tyanova</w:t>
      </w:r>
      <w:r>
        <w:rPr>
          <w:rStyle w:val="RefAuthor"/>
        </w:rPr>
        <w:t xml:space="preserve"> </w:t>
      </w:r>
      <w:r>
        <w:rPr>
          <w:rStyle w:val="RefGivenName"/>
        </w:rPr>
        <w:t xml:space="preserve">S</w:t>
      </w:r>
      <w:r>
        <w:rPr>
          <w:shd w:val="clear" w:color="" w:fill=""/>
        </w:rPr>
        <w:t xml:space="preserve">, </w:t>
      </w:r>
      <w:r>
        <w:rPr>
          <w:rStyle w:val="RefSurName"/>
        </w:rPr>
        <w:t xml:space="preserve">Schaab</w:t>
      </w:r>
      <w:r>
        <w:rPr>
          <w:rStyle w:val="RefAuthor"/>
        </w:rPr>
        <w:t xml:space="preserve"> </w:t>
      </w:r>
      <w:r>
        <w:rPr>
          <w:rStyle w:val="RefGivenName"/>
        </w:rPr>
        <w:t xml:space="preserve">C</w:t>
      </w:r>
      <w:r>
        <w:rPr>
          <w:shd w:val="clear" w:color="" w:fill=""/>
        </w:rPr>
        <w:t xml:space="preserve">, </w:t>
      </w:r>
      <w:r>
        <w:rPr>
          <w:rStyle w:val="RefSurName"/>
        </w:rPr>
        <w:t xml:space="preserve">Wiśniewski</w:t>
      </w:r>
      <w:r>
        <w:rPr>
          <w:rStyle w:val="RefAuthor"/>
        </w:rPr>
        <w:t xml:space="preserve"> </w:t>
      </w:r>
      <w:r>
        <w:rPr>
          <w:rStyle w:val="RefGivenName"/>
        </w:rPr>
        <w:t xml:space="preserve">JR</w:t>
      </w:r>
      <w:r>
        <w:rPr>
          <w:shd w:val="clear" w:color="" w:fill=""/>
        </w:rPr>
        <w:t xml:space="preserve">, </w:t>
      </w:r>
      <w:r>
        <w:rPr>
          <w:rStyle w:val="RefSurName"/>
        </w:rPr>
        <w:t xml:space="preserve">Cox</w:t>
      </w:r>
      <w:r>
        <w:rPr>
          <w:rStyle w:val="RefAuthor"/>
        </w:rPr>
        <w:t xml:space="preserve"> </w:t>
      </w:r>
      <w:r>
        <w:rPr>
          <w:rStyle w:val="RefGivenName"/>
        </w:rPr>
        <w:t xml:space="preserve">J</w:t>
      </w:r>
      <w:r>
        <w:rPr>
          <w:shd w:val="clear" w:color="" w:fill=""/>
        </w:rPr>
        <w:t xml:space="preserve">, </w:t>
      </w:r>
      <w:r>
        <w:rPr>
          <w:rStyle w:val="RefSurName"/>
        </w:rPr>
        <w:t xml:space="preserve">Mann</w:t>
      </w:r>
      <w:r>
        <w:rPr>
          <w:rStyle w:val="RefAuthor"/>
        </w:rPr>
        <w:t xml:space="preserve"> </w:t>
      </w:r>
      <w:r>
        <w:rPr>
          <w:rStyle w:val="RefGivenName"/>
        </w:rPr>
        <w:t xml:space="preserve">M</w:t>
      </w:r>
      <w:r>
        <w:rPr>
          <w:shd w:val="clear" w:color="" w:fill=""/>
        </w:rPr>
        <w:t xml:space="preserve">. </w:t>
      </w:r>
      <w:r>
        <w:rPr>
          <w:rStyle w:val="RefYear"/>
        </w:rPr>
        <w:t xml:space="preserve">2014</w:t>
      </w:r>
      <w:r>
        <w:rPr>
          <w:shd w:val="clear" w:color="" w:fill=""/>
        </w:rPr>
        <w:t xml:space="preserve">. </w:t>
      </w:r>
      <w:r>
        <w:rPr>
          <w:rStyle w:val="RefArticleTitle"/>
        </w:rPr>
        <w:t xml:space="preserve">Ultradeep human phosphoproteome reveals a distinct regulatory nature of tyr and ser/thr-based signaling</w:t>
      </w:r>
      <w:r>
        <w:rPr>
          <w:shd w:val="clear" w:color="" w:fill=""/>
        </w:rPr>
        <w:t xml:space="preserve">. </w:t>
      </w:r>
      <w:r>
        <w:rPr>
          <w:rStyle w:val=""/>
        </w:rPr>
        <w:t xml:space="preserve">Cell Reports</w:t>
      </w:r>
      <w:r>
        <w:rPr>
          <w:shd w:val="clear" w:color="" w:fill=""/>
        </w:rPr>
        <w:t xml:space="preserve"> </w:t>
      </w:r>
      <w:r>
        <w:rPr>
          <w:rStyle w:val=""/>
        </w:rPr>
        <w:t xml:space="preserve">8</w:t>
      </w:r>
      <w:r>
        <w:rPr>
          <w:shd w:val="clear" w:color="" w:fill=""/>
        </w:rPr>
        <w:t xml:space="preserve">:</w:t>
      </w:r>
      <w:r>
        <w:rPr>
          <w:rStyle w:val="RefFPage"/>
        </w:rPr>
        <w:t xml:space="preserve">1583</w:t>
      </w:r>
      <w:r>
        <w:rPr>
          <w:shd w:val="clear" w:color="" w:fill=""/>
        </w:rPr>
        <w:t xml:space="preserve">–</w:t>
      </w:r>
      <w:r>
        <w:rPr>
          <w:rStyle w:val="RefLPage"/>
        </w:rPr>
        <w:t xml:space="preserve">1594</w:t>
      </w:r>
      <w:r>
        <w:rPr>
          <w:shd w:val="clear" w:color="" w:fill=""/>
        </w:rPr>
        <w:t xml:space="preserve">.</w:t>
      </w:r>
    </w:p>
    <w:p>
      <w:pPr>
        <w:pStyle w:val="jrnlRefText"/>
      </w:pPr>
      <w:bookmarkStart w:id="100" w:name="R86"/>
      <w:bookmarkEnd w:id="100"/>
      <w:r>
        <w:rPr>
          <w:rStyle w:val="RefSurName"/>
        </w:rPr>
        <w:t xml:space="preserve">Shevchenko</w:t>
      </w:r>
      <w:r>
        <w:rPr>
          <w:rStyle w:val="RefAuthor"/>
        </w:rPr>
        <w:t xml:space="preserve"> </w:t>
      </w:r>
      <w:r>
        <w:rPr>
          <w:rStyle w:val="RefGivenName"/>
        </w:rPr>
        <w:t xml:space="preserve">A</w:t>
      </w:r>
      <w:r>
        <w:rPr>
          <w:shd w:val="clear" w:color="" w:fill=""/>
        </w:rPr>
        <w:t xml:space="preserve">, </w:t>
      </w:r>
      <w:r>
        <w:rPr>
          <w:rStyle w:val="RefSurName"/>
        </w:rPr>
        <w:t xml:space="preserve">Wilm</w:t>
      </w:r>
      <w:r>
        <w:rPr>
          <w:rStyle w:val="RefAuthor"/>
        </w:rPr>
        <w:t xml:space="preserve"> </w:t>
      </w:r>
      <w:r>
        <w:rPr>
          <w:rStyle w:val="RefGivenName"/>
        </w:rPr>
        <w:t xml:space="preserve">M</w:t>
      </w:r>
      <w:r>
        <w:rPr>
          <w:shd w:val="clear" w:color="" w:fill=""/>
        </w:rPr>
        <w:t xml:space="preserve">, </w:t>
      </w:r>
      <w:r>
        <w:rPr>
          <w:rStyle w:val="RefSurName"/>
        </w:rPr>
        <w:t xml:space="preserve">Vorm</w:t>
      </w:r>
      <w:r>
        <w:rPr>
          <w:rStyle w:val="RefAuthor"/>
        </w:rPr>
        <w:t xml:space="preserve"> </w:t>
      </w:r>
      <w:r>
        <w:rPr>
          <w:rStyle w:val="RefGivenName"/>
        </w:rPr>
        <w:t xml:space="preserve">O</w:t>
      </w:r>
      <w:r>
        <w:rPr>
          <w:shd w:val="clear" w:color="" w:fill=""/>
        </w:rPr>
        <w:t xml:space="preserve">, </w:t>
      </w:r>
      <w:r>
        <w:rPr>
          <w:rStyle w:val="RefSurName"/>
        </w:rPr>
        <w:t xml:space="preserve">Jensen</w:t>
      </w:r>
      <w:r>
        <w:rPr>
          <w:rStyle w:val="RefAuthor"/>
        </w:rPr>
        <w:t xml:space="preserve"> </w:t>
      </w:r>
      <w:r>
        <w:rPr>
          <w:rStyle w:val="RefGivenName"/>
        </w:rPr>
        <w:t xml:space="preserve">ON</w:t>
      </w:r>
      <w:r>
        <w:rPr>
          <w:shd w:val="clear" w:color="" w:fill=""/>
        </w:rPr>
        <w:t xml:space="preserve">, </w:t>
      </w:r>
      <w:r>
        <w:rPr>
          <w:rStyle w:val="RefSurName"/>
        </w:rPr>
        <w:t xml:space="preserve">Podtelejnikov</w:t>
      </w:r>
      <w:r>
        <w:rPr>
          <w:rStyle w:val="RefAuthor"/>
        </w:rPr>
        <w:t xml:space="preserve"> </w:t>
      </w:r>
      <w:r>
        <w:rPr>
          <w:rStyle w:val="RefGivenName"/>
        </w:rPr>
        <w:t xml:space="preserve">AV</w:t>
      </w:r>
      <w:r>
        <w:rPr>
          <w:shd w:val="clear" w:color="" w:fill=""/>
        </w:rPr>
        <w:t xml:space="preserve">, </w:t>
      </w:r>
      <w:r>
        <w:rPr>
          <w:rStyle w:val="RefSurName"/>
        </w:rPr>
        <w:t xml:space="preserve">Neubauer</w:t>
      </w:r>
      <w:r>
        <w:rPr>
          <w:rStyle w:val="RefAuthor"/>
        </w:rPr>
        <w:t xml:space="preserve"> </w:t>
      </w:r>
      <w:r>
        <w:rPr>
          <w:rStyle w:val="RefGivenName"/>
        </w:rPr>
        <w:t xml:space="preserve">G</w:t>
      </w:r>
      <w:r>
        <w:rPr>
          <w:shd w:val="clear" w:color="" w:fill=""/>
        </w:rPr>
        <w:t xml:space="preserve">, </w:t>
      </w:r>
      <w:r>
        <w:rPr>
          <w:rStyle w:val="RefSurName"/>
        </w:rPr>
        <w:t xml:space="preserve">Shevchenko</w:t>
      </w:r>
      <w:r>
        <w:rPr>
          <w:rStyle w:val="RefAuthor"/>
        </w:rPr>
        <w:t xml:space="preserve"> </w:t>
      </w:r>
      <w:r>
        <w:rPr>
          <w:rStyle w:val="RefGivenName"/>
        </w:rPr>
        <w:t xml:space="preserve">A</w:t>
      </w:r>
      <w:r>
        <w:rPr>
          <w:shd w:val="clear" w:color="" w:fill=""/>
        </w:rPr>
        <w:t xml:space="preserve">, </w:t>
      </w:r>
      <w:r>
        <w:rPr>
          <w:rStyle w:val="RefSurName"/>
        </w:rPr>
        <w:t xml:space="preserve">Mortensen</w:t>
      </w:r>
      <w:r>
        <w:rPr>
          <w:rStyle w:val="RefAuthor"/>
        </w:rPr>
        <w:t xml:space="preserve"> </w:t>
      </w:r>
      <w:r>
        <w:rPr>
          <w:rStyle w:val="RefGivenName"/>
        </w:rPr>
        <w:t xml:space="preserve">P</w:t>
      </w:r>
      <w:r>
        <w:rPr>
          <w:shd w:val="clear" w:color="" w:fill=""/>
        </w:rPr>
        <w:t xml:space="preserve">, </w:t>
      </w:r>
      <w:r>
        <w:rPr>
          <w:rStyle w:val="RefSurName"/>
        </w:rPr>
        <w:t xml:space="preserve">Mann</w:t>
      </w:r>
      <w:r>
        <w:rPr>
          <w:rStyle w:val="RefAuthor"/>
        </w:rPr>
        <w:t xml:space="preserve"> </w:t>
      </w:r>
      <w:r>
        <w:rPr>
          <w:rStyle w:val="RefGivenName"/>
        </w:rPr>
        <w:t xml:space="preserve">M</w:t>
      </w:r>
      <w:r>
        <w:rPr>
          <w:shd w:val="clear" w:color="" w:fill=""/>
        </w:rPr>
        <w:t xml:space="preserve">. </w:t>
      </w:r>
      <w:r>
        <w:rPr>
          <w:rStyle w:val="RefYear"/>
        </w:rPr>
        <w:t xml:space="preserve">1996</w:t>
      </w:r>
      <w:r>
        <w:rPr>
          <w:shd w:val="clear" w:color="" w:fill=""/>
        </w:rPr>
        <w:t xml:space="preserve">. </w:t>
      </w:r>
      <w:r>
        <w:rPr>
          <w:rStyle w:val="RefArticleTitle"/>
        </w:rPr>
        <w:t xml:space="preserve">A strategy for identifying gel-separated proteins in sequence databases by MS alone</w:t>
      </w:r>
      <w:r>
        <w:rPr>
          <w:shd w:val="clear" w:color="" w:fill=""/>
        </w:rPr>
        <w:t xml:space="preserve">. </w:t>
      </w:r>
      <w:r>
        <w:rPr>
          <w:rStyle w:val=""/>
        </w:rPr>
        <w:t xml:space="preserve">Biochemical Society Transactions</w:t>
      </w:r>
      <w:r>
        <w:rPr>
          <w:shd w:val="clear" w:color="" w:fill=""/>
        </w:rPr>
        <w:t xml:space="preserve"> </w:t>
      </w:r>
      <w:r>
        <w:rPr>
          <w:rStyle w:val=""/>
        </w:rPr>
        <w:t xml:space="preserve">24</w:t>
      </w:r>
      <w:r>
        <w:rPr>
          <w:shd w:val="clear" w:color="" w:fill=""/>
        </w:rPr>
        <w:t xml:space="preserve">:</w:t>
      </w:r>
      <w:r>
        <w:rPr>
          <w:rStyle w:val="RefFPage"/>
        </w:rPr>
        <w:t xml:space="preserve">893</w:t>
      </w:r>
      <w:r>
        <w:rPr>
          <w:shd w:val="clear" w:color="" w:fill=""/>
        </w:rPr>
        <w:t xml:space="preserve">–</w:t>
      </w:r>
      <w:r>
        <w:rPr>
          <w:rStyle w:val="RefLPage"/>
        </w:rPr>
        <w:t xml:space="preserve">896</w:t>
      </w:r>
      <w:r>
        <w:rPr>
          <w:shd w:val="clear" w:color="" w:fill=""/>
        </w:rPr>
        <w:t xml:space="preserve">.</w:t>
      </w:r>
    </w:p>
    <w:p>
      <w:pPr>
        <w:pStyle w:val="jrnlRefText"/>
      </w:pPr>
      <w:bookmarkStart w:id="101" w:name="R87"/>
      <w:bookmarkEnd w:id="101"/>
      <w:r>
        <w:rPr>
          <w:rStyle w:val="RefSurName"/>
        </w:rPr>
        <w:t xml:space="preserve">Shimazaki</w:t>
      </w:r>
      <w:r>
        <w:rPr>
          <w:rStyle w:val="RefAuthor"/>
        </w:rPr>
        <w:t xml:space="preserve"> </w:t>
      </w:r>
      <w:r>
        <w:rPr>
          <w:rStyle w:val="RefGivenName"/>
        </w:rPr>
        <w:t xml:space="preserve">Y</w:t>
      </w:r>
      <w:r>
        <w:rPr>
          <w:shd w:val="clear" w:color="" w:fill=""/>
        </w:rPr>
        <w:t xml:space="preserve">, </w:t>
      </w:r>
      <w:r>
        <w:rPr>
          <w:rStyle w:val="RefSurName"/>
        </w:rPr>
        <w:t xml:space="preserve">Nishiki</w:t>
      </w:r>
      <w:r>
        <w:rPr>
          <w:rStyle w:val="RefAuthor"/>
        </w:rPr>
        <w:t xml:space="preserve"> </w:t>
      </w:r>
      <w:r>
        <w:rPr>
          <w:rStyle w:val="RefGivenName"/>
        </w:rPr>
        <w:t xml:space="preserve">T</w:t>
      </w:r>
      <w:r>
        <w:rPr>
          <w:shd w:val="clear" w:color="" w:fill=""/>
        </w:rPr>
        <w:t xml:space="preserve">, </w:t>
      </w:r>
      <w:r>
        <w:rPr>
          <w:rStyle w:val="RefSurName"/>
        </w:rPr>
        <w:t xml:space="preserve">Omori</w:t>
      </w:r>
      <w:r>
        <w:rPr>
          <w:rStyle w:val="RefAuthor"/>
        </w:rPr>
        <w:t xml:space="preserve"> </w:t>
      </w:r>
      <w:r>
        <w:rPr>
          <w:rStyle w:val="RefGivenName"/>
        </w:rPr>
        <w:t xml:space="preserve">A</w:t>
      </w:r>
      <w:r>
        <w:rPr>
          <w:shd w:val="clear" w:color="" w:fill=""/>
        </w:rPr>
        <w:t xml:space="preserve">, </w:t>
      </w:r>
      <w:r>
        <w:rPr>
          <w:rStyle w:val="RefSurName"/>
        </w:rPr>
        <w:t xml:space="preserve">Sekiguchi</w:t>
      </w:r>
      <w:r>
        <w:rPr>
          <w:rStyle w:val="RefAuthor"/>
        </w:rPr>
        <w:t xml:space="preserve"> </w:t>
      </w:r>
      <w:r>
        <w:rPr>
          <w:rStyle w:val="RefGivenName"/>
        </w:rPr>
        <w:t xml:space="preserve">M</w:t>
      </w:r>
      <w:r>
        <w:rPr>
          <w:shd w:val="clear" w:color="" w:fill=""/>
        </w:rPr>
        <w:t xml:space="preserve">, </w:t>
      </w:r>
      <w:r>
        <w:rPr>
          <w:rStyle w:val="RefSurName"/>
        </w:rPr>
        <w:t xml:space="preserve">Kamata</w:t>
      </w:r>
      <w:r>
        <w:rPr>
          <w:rStyle w:val="RefAuthor"/>
        </w:rPr>
        <w:t xml:space="preserve"> </w:t>
      </w:r>
      <w:r>
        <w:rPr>
          <w:rStyle w:val="RefGivenName"/>
        </w:rPr>
        <w:t xml:space="preserve">Y</w:t>
      </w:r>
      <w:r>
        <w:rPr>
          <w:shd w:val="clear" w:color="" w:fill=""/>
        </w:rPr>
        <w:t xml:space="preserve">, </w:t>
      </w:r>
      <w:r>
        <w:rPr>
          <w:rStyle w:val="RefSurName"/>
        </w:rPr>
        <w:t xml:space="preserve">Kozaki</w:t>
      </w:r>
      <w:r>
        <w:rPr>
          <w:rStyle w:val="RefAuthor"/>
        </w:rPr>
        <w:t xml:space="preserve"> </w:t>
      </w:r>
      <w:r>
        <w:rPr>
          <w:rStyle w:val="RefGivenName"/>
        </w:rPr>
        <w:t xml:space="preserve">S</w:t>
      </w:r>
      <w:r>
        <w:rPr>
          <w:shd w:val="clear" w:color="" w:fill=""/>
        </w:rPr>
        <w:t xml:space="preserve">, </w:t>
      </w:r>
      <w:r>
        <w:rPr>
          <w:rStyle w:val="RefSurName"/>
        </w:rPr>
        <w:t xml:space="preserve">Takahashi</w:t>
      </w:r>
      <w:r>
        <w:rPr>
          <w:rStyle w:val="RefAuthor"/>
        </w:rPr>
        <w:t xml:space="preserve"> </w:t>
      </w:r>
      <w:r>
        <w:rPr>
          <w:rStyle w:val="RefGivenName"/>
        </w:rPr>
        <w:t xml:space="preserve">M</w:t>
      </w:r>
      <w:r>
        <w:rPr>
          <w:shd w:val="clear" w:color="" w:fill=""/>
        </w:rPr>
        <w:t xml:space="preserve">. </w:t>
      </w:r>
      <w:r>
        <w:rPr>
          <w:rStyle w:val="RefYear"/>
        </w:rPr>
        <w:t xml:space="preserve">1996</w:t>
      </w:r>
      <w:r>
        <w:rPr>
          <w:shd w:val="clear" w:color="" w:fill=""/>
        </w:rPr>
        <w:t xml:space="preserve">. </w:t>
      </w:r>
      <w:r>
        <w:rPr>
          <w:rStyle w:val="RefArticleTitle"/>
        </w:rPr>
        <w:t xml:space="preserve">Phosphorylation of 25-kda synaptosome-associated protein. possible involvement in protein kinase c-mediated regulation of neurotransmitter release</w:t>
      </w:r>
      <w:r>
        <w:rPr>
          <w:shd w:val="clear" w:color="" w:fill=""/>
        </w:rPr>
        <w:t xml:space="preserve">. </w:t>
      </w:r>
      <w:r>
        <w:rPr>
          <w:rStyle w:val=""/>
        </w:rPr>
        <w:t xml:space="preserve">The BiolJournal of Biological Chemistry</w:t>
      </w:r>
      <w:r>
        <w:rPr>
          <w:shd w:val="clear" w:color="" w:fill=""/>
        </w:rPr>
        <w:t xml:space="preserve"> </w:t>
      </w:r>
      <w:r>
        <w:rPr>
          <w:rStyle w:val=""/>
        </w:rPr>
        <w:t xml:space="preserve">271</w:t>
      </w:r>
      <w:r>
        <w:rPr>
          <w:shd w:val="clear" w:color="" w:fill=""/>
        </w:rPr>
        <w:t xml:space="preserve">:</w:t>
      </w:r>
      <w:r>
        <w:rPr>
          <w:rStyle w:val="RefFPage"/>
        </w:rPr>
        <w:t xml:space="preserve">14548</w:t>
      </w:r>
      <w:r>
        <w:rPr>
          <w:shd w:val="clear" w:color="" w:fill=""/>
        </w:rPr>
        <w:t xml:space="preserve">–</w:t>
      </w:r>
      <w:r>
        <w:rPr>
          <w:rStyle w:val="RefLPage"/>
        </w:rPr>
        <w:t xml:space="preserve">14553</w:t>
      </w:r>
      <w:r>
        <w:rPr>
          <w:shd w:val="clear" w:color="" w:fill=""/>
        </w:rPr>
        <w:t xml:space="preserve"> .</w:t>
      </w:r>
    </w:p>
    <w:p>
      <w:pPr>
        <w:pStyle w:val="jrnlRefText"/>
      </w:pPr>
      <w:bookmarkStart w:id="102" w:name="R88"/>
      <w:bookmarkEnd w:id="102"/>
      <w:r>
        <w:rPr>
          <w:rStyle w:val="RefSurName"/>
        </w:rPr>
        <w:t xml:space="preserve">Simms</w:t>
      </w:r>
      <w:r>
        <w:rPr>
          <w:rStyle w:val="RefAuthor"/>
        </w:rPr>
        <w:t xml:space="preserve"> </w:t>
      </w:r>
      <w:r>
        <w:rPr>
          <w:rStyle w:val="RefGivenName"/>
        </w:rPr>
        <w:t xml:space="preserve">BA</w:t>
      </w:r>
      <w:r>
        <w:rPr>
          <w:shd w:val="clear" w:color="" w:fill=""/>
        </w:rPr>
        <w:t xml:space="preserve">, </w:t>
      </w:r>
      <w:r>
        <w:rPr>
          <w:rStyle w:val="RefSurName"/>
        </w:rPr>
        <w:t xml:space="preserve">Zamponi</w:t>
      </w:r>
      <w:r>
        <w:rPr>
          <w:rStyle w:val="RefAuthor"/>
        </w:rPr>
        <w:t xml:space="preserve"> </w:t>
      </w:r>
      <w:r>
        <w:rPr>
          <w:rStyle w:val="RefGivenName"/>
        </w:rPr>
        <w:t xml:space="preserve">GW</w:t>
      </w:r>
      <w:r>
        <w:rPr>
          <w:shd w:val="clear" w:color="" w:fill=""/>
        </w:rPr>
        <w:t xml:space="preserve">. </w:t>
      </w:r>
      <w:r>
        <w:rPr>
          <w:rStyle w:val="RefYear"/>
        </w:rPr>
        <w:t xml:space="preserve">2014</w:t>
      </w:r>
      <w:r>
        <w:rPr>
          <w:shd w:val="clear" w:color="" w:fill=""/>
        </w:rPr>
        <w:t xml:space="preserve">. </w:t>
      </w:r>
      <w:r>
        <w:rPr>
          <w:rStyle w:val="RefArticleTitle"/>
        </w:rPr>
        <w:t xml:space="preserve">Neuronal voltage-gated calcium channels: Structure, function, and dysfunction</w:t>
      </w:r>
      <w:r>
        <w:rPr>
          <w:shd w:val="clear" w:color="" w:fill=""/>
        </w:rPr>
        <w:t xml:space="preserve">. </w:t>
      </w:r>
      <w:r>
        <w:rPr>
          <w:rStyle w:val=""/>
        </w:rPr>
        <w:t xml:space="preserve">Neuron</w:t>
      </w:r>
      <w:r>
        <w:rPr>
          <w:shd w:val="clear" w:color="" w:fill=""/>
        </w:rPr>
        <w:t xml:space="preserve"> </w:t>
      </w:r>
      <w:r>
        <w:rPr>
          <w:rStyle w:val=""/>
        </w:rPr>
        <w:t xml:space="preserve">82</w:t>
      </w:r>
      <w:r>
        <w:rPr>
          <w:shd w:val="clear" w:color="" w:fill=""/>
        </w:rPr>
        <w:t xml:space="preserve">:</w:t>
      </w:r>
      <w:r>
        <w:rPr>
          <w:rStyle w:val="RefFPage"/>
        </w:rPr>
        <w:t xml:space="preserve">24</w:t>
      </w:r>
      <w:r>
        <w:rPr>
          <w:shd w:val="clear" w:color="" w:fill=""/>
        </w:rPr>
        <w:t xml:space="preserve">–</w:t>
      </w:r>
      <w:r>
        <w:rPr>
          <w:rStyle w:val="RefLPage"/>
        </w:rPr>
        <w:t xml:space="preserve">45</w:t>
      </w:r>
      <w:r>
        <w:rPr>
          <w:shd w:val="clear" w:color="" w:fill=""/>
        </w:rPr>
        <w:t xml:space="preserve">.</w:t>
      </w:r>
    </w:p>
    <w:p>
      <w:pPr>
        <w:pStyle w:val="jrnlRefText"/>
      </w:pPr>
      <w:bookmarkStart w:id="103" w:name="R89"/>
      <w:bookmarkEnd w:id="103"/>
      <w:r>
        <w:rPr>
          <w:rStyle w:val="RefSurName"/>
        </w:rPr>
        <w:t xml:space="preserve">Subramanian</w:t>
      </w:r>
      <w:r>
        <w:rPr>
          <w:rStyle w:val="RefAuthor"/>
        </w:rPr>
        <w:t xml:space="preserve"> </w:t>
      </w:r>
      <w:r>
        <w:rPr>
          <w:rStyle w:val="RefGivenName"/>
        </w:rPr>
        <w:t xml:space="preserve">J</w:t>
      </w:r>
      <w:r>
        <w:rPr>
          <w:shd w:val="clear" w:color="" w:fill=""/>
        </w:rPr>
        <w:t xml:space="preserve">, </w:t>
      </w:r>
      <w:r>
        <w:rPr>
          <w:rStyle w:val="RefSurName"/>
        </w:rPr>
        <w:t xml:space="preserve">Morozov</w:t>
      </w:r>
      <w:r>
        <w:rPr>
          <w:rStyle w:val="RefAuthor"/>
        </w:rPr>
        <w:t xml:space="preserve"> </w:t>
      </w:r>
      <w:r>
        <w:rPr>
          <w:rStyle w:val="RefGivenName"/>
        </w:rPr>
        <w:t xml:space="preserve">A</w:t>
      </w:r>
      <w:r>
        <w:rPr>
          <w:shd w:val="clear" w:color="" w:fill=""/>
        </w:rPr>
        <w:t xml:space="preserve">. </w:t>
      </w:r>
      <w:r>
        <w:rPr>
          <w:rStyle w:val="RefYear"/>
        </w:rPr>
        <w:t xml:space="preserve">2011</w:t>
      </w:r>
      <w:r>
        <w:rPr>
          <w:shd w:val="clear" w:color="" w:fill=""/>
        </w:rPr>
        <w:t xml:space="preserve">. </w:t>
      </w:r>
      <w:r>
        <w:rPr>
          <w:rStyle w:val="RefArticleTitle"/>
        </w:rPr>
        <w:t xml:space="preserve">Erk1/2 inhibit synaptic vesicle exocytosis through l-type calcium channels</w:t>
      </w:r>
      <w:r>
        <w:rPr>
          <w:shd w:val="clear" w:color="" w:fill=""/>
        </w:rPr>
        <w:t xml:space="preserve">. </w:t>
      </w:r>
      <w:r>
        <w:rPr>
          <w:rStyle w:val=""/>
        </w:rPr>
        <w:t xml:space="preserve">The Journal of Neuroscience</w:t>
      </w:r>
      <w:r>
        <w:rPr>
          <w:shd w:val="clear" w:color="" w:fill=""/>
        </w:rPr>
        <w:t xml:space="preserve"> </w:t>
      </w:r>
      <w:r>
        <w:rPr>
          <w:rStyle w:val=""/>
        </w:rPr>
        <w:t xml:space="preserve">31</w:t>
      </w:r>
      <w:r>
        <w:rPr>
          <w:shd w:val="clear" w:color="" w:fill=""/>
        </w:rPr>
        <w:t xml:space="preserve">:</w:t>
      </w:r>
      <w:r>
        <w:rPr>
          <w:rStyle w:val="RefFPage"/>
        </w:rPr>
        <w:t xml:space="preserve">4755</w:t>
      </w:r>
      <w:r>
        <w:rPr>
          <w:shd w:val="clear" w:color="" w:fill=""/>
        </w:rPr>
        <w:t xml:space="preserve">–</w:t>
      </w:r>
      <w:r>
        <w:rPr>
          <w:rStyle w:val="RefLPage"/>
        </w:rPr>
        <w:t xml:space="preserve">4764</w:t>
      </w:r>
      <w:r>
        <w:rPr>
          <w:shd w:val="clear" w:color="" w:fill=""/>
        </w:rPr>
        <w:t xml:space="preserve">.</w:t>
      </w:r>
    </w:p>
    <w:p>
      <w:pPr>
        <w:pStyle w:val="jrnlRefText"/>
      </w:pPr>
      <w:bookmarkStart w:id="104" w:name="R92"/>
      <w:bookmarkEnd w:id="104"/>
      <w:r>
        <w:rPr>
          <w:rStyle w:val="RefSurName"/>
        </w:rPr>
        <w:t xml:space="preserve">Sun</w:t>
      </w:r>
      <w:r>
        <w:rPr>
          <w:rStyle w:val="RefAuthor"/>
        </w:rPr>
        <w:t xml:space="preserve"> </w:t>
      </w:r>
      <w:r>
        <w:rPr>
          <w:rStyle w:val="RefGivenName"/>
        </w:rPr>
        <w:t xml:space="preserve">T</w:t>
      </w:r>
      <w:r>
        <w:rPr>
          <w:shd w:val="clear" w:color="" w:fill=""/>
        </w:rPr>
        <w:t xml:space="preserve">, </w:t>
      </w:r>
      <w:r>
        <w:rPr>
          <w:rStyle w:val="RefSurName"/>
        </w:rPr>
        <w:t xml:space="preserve">Wu</w:t>
      </w:r>
      <w:r>
        <w:rPr>
          <w:rStyle w:val="RefAuthor"/>
        </w:rPr>
        <w:t xml:space="preserve"> </w:t>
      </w:r>
      <w:r>
        <w:rPr>
          <w:rStyle w:val="RefGivenName"/>
        </w:rPr>
        <w:t xml:space="preserve">XS</w:t>
      </w:r>
      <w:r>
        <w:rPr>
          <w:shd w:val="clear" w:color="" w:fill=""/>
        </w:rPr>
        <w:t xml:space="preserve">, </w:t>
      </w:r>
      <w:r>
        <w:rPr>
          <w:rStyle w:val="RefSurName"/>
        </w:rPr>
        <w:t xml:space="preserve">Xu</w:t>
      </w:r>
      <w:r>
        <w:rPr>
          <w:rStyle w:val="RefAuthor"/>
        </w:rPr>
        <w:t xml:space="preserve"> </w:t>
      </w:r>
      <w:r>
        <w:rPr>
          <w:rStyle w:val="RefGivenName"/>
        </w:rPr>
        <w:t xml:space="preserve">J</w:t>
      </w:r>
      <w:r>
        <w:rPr>
          <w:shd w:val="clear" w:color="" w:fill=""/>
        </w:rPr>
        <w:t xml:space="preserve">, </w:t>
      </w:r>
      <w:r>
        <w:rPr>
          <w:rStyle w:val="RefSurName"/>
        </w:rPr>
        <w:t xml:space="preserve">McNeil</w:t>
      </w:r>
      <w:r>
        <w:rPr>
          <w:rStyle w:val="RefAuthor"/>
        </w:rPr>
        <w:t xml:space="preserve"> </w:t>
      </w:r>
      <w:r>
        <w:rPr>
          <w:rStyle w:val="RefGivenName"/>
        </w:rPr>
        <w:t xml:space="preserve">BD</w:t>
      </w:r>
      <w:r>
        <w:rPr>
          <w:shd w:val="clear" w:color="" w:fill=""/>
        </w:rPr>
        <w:t xml:space="preserve">, </w:t>
      </w:r>
      <w:r>
        <w:rPr>
          <w:rStyle w:val="RefSurName"/>
        </w:rPr>
        <w:t xml:space="preserve">Pang</w:t>
      </w:r>
      <w:r>
        <w:rPr>
          <w:rStyle w:val="RefAuthor"/>
        </w:rPr>
        <w:t xml:space="preserve"> </w:t>
      </w:r>
      <w:r>
        <w:rPr>
          <w:rStyle w:val="RefGivenName"/>
        </w:rPr>
        <w:t xml:space="preserve">ZP</w:t>
      </w:r>
      <w:r>
        <w:rPr>
          <w:shd w:val="clear" w:color="" w:fill=""/>
        </w:rPr>
        <w:t xml:space="preserve">, </w:t>
      </w:r>
      <w:r>
        <w:rPr>
          <w:rStyle w:val="RefSurName"/>
        </w:rPr>
        <w:t xml:space="preserve">Yang</w:t>
      </w:r>
      <w:r>
        <w:rPr>
          <w:rStyle w:val="RefAuthor"/>
        </w:rPr>
        <w:t xml:space="preserve"> </w:t>
      </w:r>
      <w:r>
        <w:rPr>
          <w:rStyle w:val="RefGivenName"/>
        </w:rPr>
        <w:t xml:space="preserve">W</w:t>
      </w:r>
      <w:r>
        <w:rPr>
          <w:shd w:val="clear" w:color="" w:fill=""/>
        </w:rPr>
        <w:t xml:space="preserve">, </w:t>
      </w:r>
      <w:r>
        <w:rPr>
          <w:rStyle w:val="RefSurName"/>
        </w:rPr>
        <w:t xml:space="preserve">Bai</w:t>
      </w:r>
      <w:r>
        <w:rPr>
          <w:rStyle w:val="RefAuthor"/>
        </w:rPr>
        <w:t xml:space="preserve"> </w:t>
      </w:r>
      <w:r>
        <w:rPr>
          <w:rStyle w:val="RefGivenName"/>
        </w:rPr>
        <w:t xml:space="preserve">L</w:t>
      </w:r>
      <w:r>
        <w:rPr>
          <w:shd w:val="clear" w:color="" w:fill=""/>
        </w:rPr>
        <w:t xml:space="preserve">, </w:t>
      </w:r>
      <w:r>
        <w:rPr>
          <w:rStyle w:val="RefSurName"/>
        </w:rPr>
        <w:t xml:space="preserve">Qadri</w:t>
      </w:r>
      <w:r>
        <w:rPr>
          <w:rStyle w:val="RefAuthor"/>
        </w:rPr>
        <w:t xml:space="preserve"> </w:t>
      </w:r>
      <w:r>
        <w:rPr>
          <w:rStyle w:val="RefGivenName"/>
        </w:rPr>
        <w:t xml:space="preserve">S</w:t>
      </w:r>
      <w:r>
        <w:rPr>
          <w:shd w:val="clear" w:color="" w:fill=""/>
        </w:rPr>
        <w:t xml:space="preserve">, </w:t>
      </w:r>
      <w:r>
        <w:rPr>
          <w:rStyle w:val="RefSurName"/>
        </w:rPr>
        <w:t xml:space="preserve">Molkentin</w:t>
      </w:r>
      <w:r>
        <w:rPr>
          <w:rStyle w:val="RefAuthor"/>
        </w:rPr>
        <w:t xml:space="preserve"> </w:t>
      </w:r>
      <w:r>
        <w:rPr>
          <w:rStyle w:val="RefGivenName"/>
        </w:rPr>
        <w:t xml:space="preserve">JD</w:t>
      </w:r>
      <w:r>
        <w:rPr>
          <w:shd w:val="clear" w:color="" w:fill=""/>
        </w:rPr>
        <w:t xml:space="preserve">, </w:t>
      </w:r>
      <w:r>
        <w:rPr>
          <w:rStyle w:val="RefSurName"/>
        </w:rPr>
        <w:t xml:space="preserve">Yue</w:t>
      </w:r>
      <w:r>
        <w:rPr>
          <w:rStyle w:val="RefAuthor"/>
        </w:rPr>
        <w:t xml:space="preserve"> </w:t>
      </w:r>
      <w:r>
        <w:rPr>
          <w:rStyle w:val="RefGivenName"/>
        </w:rPr>
        <w:t xml:space="preserve">DT</w:t>
      </w:r>
      <w:r>
        <w:rPr>
          <w:shd w:val="clear" w:color="" w:fill=""/>
        </w:rPr>
        <w:t xml:space="preserve">, </w:t>
      </w:r>
      <w:r>
        <w:rPr>
          <w:rStyle w:val="RefSurName"/>
        </w:rPr>
        <w:t xml:space="preserve">Wu</w:t>
      </w:r>
      <w:r>
        <w:rPr>
          <w:rStyle w:val="RefAuthor"/>
        </w:rPr>
        <w:t xml:space="preserve"> </w:t>
      </w:r>
      <w:r>
        <w:rPr>
          <w:rStyle w:val="RefGivenName"/>
        </w:rPr>
        <w:t xml:space="preserve">LG</w:t>
      </w:r>
      <w:r>
        <w:rPr>
          <w:shd w:val="clear" w:color="" w:fill=""/>
        </w:rPr>
        <w:t xml:space="preserve">. </w:t>
      </w:r>
      <w:r>
        <w:rPr>
          <w:rStyle w:val="RefYear"/>
        </w:rPr>
        <w:t xml:space="preserve">2010</w:t>
      </w:r>
      <w:r>
        <w:rPr>
          <w:shd w:val="clear" w:color="" w:fill=""/>
        </w:rPr>
        <w:t xml:space="preserve">. </w:t>
      </w:r>
      <w:r>
        <w:rPr>
          <w:rStyle w:val="RefArticleTitle"/>
        </w:rPr>
        <w:t xml:space="preserve">The role of calcium/calmodulin-activated calcineurin in rapid and slow endocytosis at central synapses</w:t>
      </w:r>
      <w:r>
        <w:rPr>
          <w:shd w:val="clear" w:color="" w:fill=""/>
        </w:rPr>
        <w:t xml:space="preserve">. </w:t>
      </w:r>
      <w:r>
        <w:rPr>
          <w:rStyle w:val=""/>
        </w:rPr>
        <w:t xml:space="preserve">The Journal of Neuroscience</w:t>
      </w:r>
      <w:r>
        <w:rPr>
          <w:shd w:val="clear" w:color="" w:fill=""/>
        </w:rPr>
        <w:t xml:space="preserve"> </w:t>
      </w:r>
      <w:r>
        <w:rPr>
          <w:rStyle w:val=""/>
        </w:rPr>
        <w:t xml:space="preserve">30</w:t>
      </w:r>
      <w:r>
        <w:rPr>
          <w:shd w:val="clear" w:color="" w:fill=""/>
        </w:rPr>
        <w:t xml:space="preserve">:</w:t>
      </w:r>
      <w:r>
        <w:rPr>
          <w:rStyle w:val="RefFPage"/>
        </w:rPr>
        <w:t xml:space="preserve">11838</w:t>
      </w:r>
      <w:r>
        <w:rPr>
          <w:shd w:val="clear" w:color="" w:fill=""/>
        </w:rPr>
        <w:t xml:space="preserve">–</w:t>
      </w:r>
      <w:r>
        <w:rPr>
          <w:rStyle w:val="RefLPage"/>
        </w:rPr>
        <w:t xml:space="preserve">11847</w:t>
      </w:r>
      <w:r>
        <w:rPr>
          <w:shd w:val="clear" w:color="" w:fill=""/>
        </w:rPr>
        <w:t xml:space="preserve">.</w:t>
      </w:r>
    </w:p>
    <w:p>
      <w:pPr>
        <w:pStyle w:val="jrnlRefText"/>
      </w:pPr>
      <w:bookmarkStart w:id="105" w:name="R90"/>
      <w:bookmarkEnd w:id="105"/>
      <w:r>
        <w:rPr>
          <w:rStyle w:val="RefSurName"/>
        </w:rPr>
        <w:t xml:space="preserve">Südhof</w:t>
      </w:r>
      <w:r>
        <w:rPr>
          <w:rStyle w:val="RefAuthor"/>
        </w:rPr>
        <w:t xml:space="preserve"> </w:t>
      </w:r>
      <w:r>
        <w:rPr>
          <w:rStyle w:val="RefGivenName"/>
        </w:rPr>
        <w:t xml:space="preserve">TC</w:t>
      </w:r>
      <w:r>
        <w:rPr>
          <w:shd w:val="clear" w:color="" w:fill=""/>
        </w:rPr>
        <w:t xml:space="preserve">. </w:t>
      </w:r>
      <w:r>
        <w:rPr>
          <w:rStyle w:val="RefYear"/>
        </w:rPr>
        <w:t xml:space="preserve">2012</w:t>
      </w:r>
      <w:r>
        <w:rPr>
          <w:shd w:val="clear" w:color="" w:fill=""/>
        </w:rPr>
        <w:t xml:space="preserve">. </w:t>
      </w:r>
      <w:r>
        <w:rPr>
          <w:rStyle w:val="RefArticleTitle"/>
        </w:rPr>
        <w:t xml:space="preserve">The presynaptic active zone</w:t>
      </w:r>
      <w:r>
        <w:rPr>
          <w:shd w:val="clear" w:color="" w:fill=""/>
        </w:rPr>
        <w:t xml:space="preserve">. </w:t>
      </w:r>
      <w:r>
        <w:rPr>
          <w:rStyle w:val=""/>
        </w:rPr>
        <w:t xml:space="preserve">Neuron</w:t>
      </w:r>
      <w:r>
        <w:rPr>
          <w:shd w:val="clear" w:color="" w:fill=""/>
        </w:rPr>
        <w:t xml:space="preserve"> </w:t>
      </w:r>
      <w:r>
        <w:rPr>
          <w:rStyle w:val=""/>
        </w:rPr>
        <w:t xml:space="preserve">75</w:t>
      </w:r>
      <w:r>
        <w:rPr>
          <w:shd w:val="clear" w:color="" w:fill=""/>
        </w:rPr>
        <w:t xml:space="preserve">:</w:t>
      </w:r>
      <w:r>
        <w:rPr>
          <w:rStyle w:val="RefFPage"/>
        </w:rPr>
        <w:t xml:space="preserve">11</w:t>
      </w:r>
      <w:r>
        <w:rPr>
          <w:shd w:val="clear" w:color="" w:fill=""/>
        </w:rPr>
        <w:t xml:space="preserve">–</w:t>
      </w:r>
      <w:r>
        <w:rPr>
          <w:rStyle w:val="RefLPage"/>
        </w:rPr>
        <w:t xml:space="preserve">25</w:t>
      </w:r>
      <w:r>
        <w:rPr>
          <w:shd w:val="clear" w:color="" w:fill=""/>
        </w:rPr>
        <w:t xml:space="preserve">.</w:t>
      </w:r>
    </w:p>
    <w:p>
      <w:pPr>
        <w:pStyle w:val="jrnlRefText"/>
      </w:pPr>
      <w:bookmarkStart w:id="106" w:name="R91"/>
      <w:bookmarkEnd w:id="106"/>
      <w:r>
        <w:rPr>
          <w:rStyle w:val="RefSurName"/>
        </w:rPr>
        <w:t xml:space="preserve">Südhof</w:t>
      </w:r>
      <w:r>
        <w:rPr>
          <w:rStyle w:val="RefAuthor"/>
        </w:rPr>
        <w:t xml:space="preserve"> </w:t>
      </w:r>
      <w:r>
        <w:rPr>
          <w:rStyle w:val="RefGivenName"/>
        </w:rPr>
        <w:t xml:space="preserve">TC</w:t>
      </w:r>
      <w:r>
        <w:rPr>
          <w:shd w:val="clear" w:color="" w:fill=""/>
        </w:rPr>
        <w:t xml:space="preserve">. </w:t>
      </w:r>
      <w:r>
        <w:rPr>
          <w:rStyle w:val="RefYear"/>
        </w:rPr>
        <w:t xml:space="preserve">2013</w:t>
      </w:r>
      <w:r>
        <w:rPr>
          <w:shd w:val="clear" w:color="" w:fill=""/>
        </w:rPr>
        <w:t xml:space="preserve">. </w:t>
      </w:r>
      <w:r>
        <w:rPr>
          <w:rStyle w:val="RefArticleTitle"/>
        </w:rPr>
        <w:t xml:space="preserve">Neurotransmitter release: The last millisecond in the life of a synaptic vesicle</w:t>
      </w:r>
      <w:r>
        <w:rPr>
          <w:shd w:val="clear" w:color="" w:fill=""/>
        </w:rPr>
        <w:t xml:space="preserve">. </w:t>
      </w:r>
      <w:r>
        <w:rPr>
          <w:rStyle w:val=""/>
        </w:rPr>
        <w:t xml:space="preserve">Neuron</w:t>
      </w:r>
      <w:r>
        <w:rPr>
          <w:shd w:val="clear" w:color="" w:fill=""/>
        </w:rPr>
        <w:t xml:space="preserve"> </w:t>
      </w:r>
      <w:r>
        <w:rPr>
          <w:rStyle w:val=""/>
        </w:rPr>
        <w:t xml:space="preserve">80</w:t>
      </w:r>
      <w:r>
        <w:rPr>
          <w:shd w:val="clear" w:color="" w:fill=""/>
        </w:rPr>
        <w:t xml:space="preserve">:</w:t>
      </w:r>
      <w:r>
        <w:rPr>
          <w:rStyle w:val="RefFPage"/>
        </w:rPr>
        <w:t xml:space="preserve">675</w:t>
      </w:r>
      <w:r>
        <w:rPr>
          <w:shd w:val="clear" w:color="" w:fill=""/>
        </w:rPr>
        <w:t xml:space="preserve">–</w:t>
      </w:r>
      <w:r>
        <w:rPr>
          <w:rStyle w:val="RefLPage"/>
        </w:rPr>
        <w:t xml:space="preserve">690</w:t>
      </w:r>
      <w:r>
        <w:rPr>
          <w:shd w:val="clear" w:color="" w:fill=""/>
        </w:rPr>
        <w:t xml:space="preserve">.</w:t>
      </w:r>
    </w:p>
    <w:p>
      <w:pPr>
        <w:pStyle w:val="jrnlRefText"/>
      </w:pPr>
      <w:bookmarkStart w:id="107" w:name="R93"/>
      <w:bookmarkEnd w:id="107"/>
      <w:r>
        <w:rPr>
          <w:rStyle w:val="RefSurName"/>
        </w:rPr>
        <w:t xml:space="preserve">Tagawa</w:t>
      </w:r>
      <w:r>
        <w:rPr>
          <w:rStyle w:val="RefAuthor"/>
        </w:rPr>
        <w:t xml:space="preserve"> </w:t>
      </w:r>
      <w:r>
        <w:rPr>
          <w:rStyle w:val="RefGivenName"/>
        </w:rPr>
        <w:t xml:space="preserve">K</w:t>
      </w:r>
      <w:r>
        <w:rPr>
          <w:shd w:val="clear" w:color="" w:fill=""/>
        </w:rPr>
        <w:t xml:space="preserve">, </w:t>
      </w:r>
      <w:r>
        <w:rPr>
          <w:rStyle w:val="RefSurName"/>
        </w:rPr>
        <w:t xml:space="preserve">Homma</w:t>
      </w:r>
      <w:r>
        <w:rPr>
          <w:rStyle w:val="RefAuthor"/>
        </w:rPr>
        <w:t xml:space="preserve"> </w:t>
      </w:r>
      <w:r>
        <w:rPr>
          <w:rStyle w:val="RefGivenName"/>
        </w:rPr>
        <w:t xml:space="preserve">H</w:t>
      </w:r>
      <w:r>
        <w:rPr>
          <w:shd w:val="clear" w:color="" w:fill=""/>
        </w:rPr>
        <w:t xml:space="preserve">, </w:t>
      </w:r>
      <w:r>
        <w:rPr>
          <w:rStyle w:val="RefSurName"/>
        </w:rPr>
        <w:t xml:space="preserve">Saito</w:t>
      </w:r>
      <w:r>
        <w:rPr>
          <w:rStyle w:val="RefAuthor"/>
        </w:rPr>
        <w:t xml:space="preserve"> </w:t>
      </w:r>
      <w:r>
        <w:rPr>
          <w:rStyle w:val="RefGivenName"/>
        </w:rPr>
        <w:t xml:space="preserve">A</w:t>
      </w:r>
      <w:r>
        <w:rPr>
          <w:shd w:val="clear" w:color="" w:fill=""/>
        </w:rPr>
        <w:t xml:space="preserve">, </w:t>
      </w:r>
      <w:r>
        <w:rPr>
          <w:rStyle w:val="RefSurName"/>
        </w:rPr>
        <w:t xml:space="preserve">Fujita</w:t>
      </w:r>
      <w:r>
        <w:rPr>
          <w:rStyle w:val="RefAuthor"/>
        </w:rPr>
        <w:t xml:space="preserve"> </w:t>
      </w:r>
      <w:r>
        <w:rPr>
          <w:rStyle w:val="RefGivenName"/>
        </w:rPr>
        <w:t xml:space="preserve">K</w:t>
      </w:r>
      <w:r>
        <w:rPr>
          <w:shd w:val="clear" w:color="" w:fill=""/>
        </w:rPr>
        <w:t xml:space="preserve">, </w:t>
      </w:r>
      <w:r>
        <w:rPr>
          <w:rStyle w:val="RefSurName"/>
        </w:rPr>
        <w:t xml:space="preserve">Chen</w:t>
      </w:r>
      <w:r>
        <w:rPr>
          <w:rStyle w:val="RefAuthor"/>
        </w:rPr>
        <w:t xml:space="preserve"> </w:t>
      </w:r>
      <w:r>
        <w:rPr>
          <w:rStyle w:val="RefGivenName"/>
        </w:rPr>
        <w:t xml:space="preserve">X</w:t>
      </w:r>
      <w:r>
        <w:rPr>
          <w:shd w:val="clear" w:color="" w:fill=""/>
        </w:rPr>
        <w:t xml:space="preserve">, </w:t>
      </w:r>
      <w:r>
        <w:rPr>
          <w:rStyle w:val="RefSurName"/>
        </w:rPr>
        <w:t xml:space="preserve">Imoto</w:t>
      </w:r>
      <w:r>
        <w:rPr>
          <w:rStyle w:val="RefAuthor"/>
        </w:rPr>
        <w:t xml:space="preserve"> </w:t>
      </w:r>
      <w:r>
        <w:rPr>
          <w:rStyle w:val="RefGivenName"/>
        </w:rPr>
        <w:t xml:space="preserve">S</w:t>
      </w:r>
      <w:r>
        <w:rPr>
          <w:shd w:val="clear" w:color="" w:fill=""/>
        </w:rPr>
        <w:t xml:space="preserve">, </w:t>
      </w:r>
      <w:r>
        <w:rPr>
          <w:rStyle w:val="RefSurName"/>
        </w:rPr>
        <w:t xml:space="preserve">Oka</w:t>
      </w:r>
      <w:r>
        <w:rPr>
          <w:rStyle w:val="RefAuthor"/>
        </w:rPr>
        <w:t xml:space="preserve"> </w:t>
      </w:r>
      <w:r>
        <w:rPr>
          <w:rStyle w:val="RefGivenName"/>
        </w:rPr>
        <w:t xml:space="preserve">T</w:t>
      </w:r>
      <w:r>
        <w:rPr>
          <w:shd w:val="clear" w:color="" w:fill=""/>
        </w:rPr>
        <w:t xml:space="preserve">, </w:t>
      </w:r>
      <w:r>
        <w:rPr>
          <w:rStyle w:val="RefSurName"/>
        </w:rPr>
        <w:t xml:space="preserve">Ito</w:t>
      </w:r>
      <w:r>
        <w:rPr>
          <w:rStyle w:val="RefAuthor"/>
        </w:rPr>
        <w:t xml:space="preserve"> </w:t>
      </w:r>
      <w:r>
        <w:rPr>
          <w:rStyle w:val="RefGivenName"/>
        </w:rPr>
        <w:t xml:space="preserve">H</w:t>
      </w:r>
      <w:r>
        <w:rPr>
          <w:shd w:val="clear" w:color="" w:fill=""/>
        </w:rPr>
        <w:t xml:space="preserve">, </w:t>
      </w:r>
      <w:r>
        <w:rPr>
          <w:rStyle w:val="RefSurName"/>
        </w:rPr>
        <w:t xml:space="preserve">Motoki</w:t>
      </w:r>
      <w:r>
        <w:rPr>
          <w:rStyle w:val="RefAuthor"/>
        </w:rPr>
        <w:t xml:space="preserve"> </w:t>
      </w:r>
      <w:r>
        <w:rPr>
          <w:rStyle w:val="RefGivenName"/>
        </w:rPr>
        <w:t xml:space="preserve">K</w:t>
      </w:r>
      <w:r>
        <w:rPr>
          <w:shd w:val="clear" w:color="" w:fill=""/>
        </w:rPr>
        <w:t xml:space="preserve">, </w:t>
      </w:r>
      <w:r>
        <w:rPr>
          <w:rStyle w:val="RefSurName"/>
        </w:rPr>
        <w:t xml:space="preserve">Yoshida</w:t>
      </w:r>
      <w:r>
        <w:rPr>
          <w:rStyle w:val="RefAuthor"/>
        </w:rPr>
        <w:t xml:space="preserve"> </w:t>
      </w:r>
      <w:r>
        <w:rPr>
          <w:rStyle w:val="RefGivenName"/>
        </w:rPr>
        <w:t xml:space="preserve">C</w:t>
      </w:r>
      <w:r>
        <w:rPr>
          <w:shd w:val="clear" w:color="" w:fill=""/>
        </w:rPr>
        <w:t xml:space="preserve">, </w:t>
      </w:r>
      <w:r>
        <w:rPr>
          <w:rStyle w:val="RefSurName"/>
        </w:rPr>
        <w:t xml:space="preserve">Hatsuta</w:t>
      </w:r>
      <w:r>
        <w:rPr>
          <w:rStyle w:val="RefAuthor"/>
        </w:rPr>
        <w:t xml:space="preserve"> </w:t>
      </w:r>
      <w:r>
        <w:rPr>
          <w:rStyle w:val="RefGivenName"/>
        </w:rPr>
        <w:t xml:space="preserve">H</w:t>
      </w:r>
      <w:r>
        <w:rPr>
          <w:shd w:val="clear" w:color="" w:fill=""/>
        </w:rPr>
        <w:t xml:space="preserve">, </w:t>
      </w:r>
      <w:r>
        <w:rPr>
          <w:rStyle w:val="RefSurName"/>
        </w:rPr>
        <w:t xml:space="preserve">Murayama</w:t>
      </w:r>
      <w:r>
        <w:rPr>
          <w:rStyle w:val="RefAuthor"/>
        </w:rPr>
        <w:t xml:space="preserve"> </w:t>
      </w:r>
      <w:r>
        <w:rPr>
          <w:rStyle w:val="RefGivenName"/>
        </w:rPr>
        <w:t xml:space="preserve">S</w:t>
      </w:r>
      <w:r>
        <w:rPr>
          <w:shd w:val="clear" w:color="" w:fill=""/>
        </w:rPr>
        <w:t xml:space="preserve">, </w:t>
      </w:r>
      <w:r>
        <w:rPr>
          <w:rStyle w:val="RefSurName"/>
        </w:rPr>
        <w:t xml:space="preserve">Iwatsubo</w:t>
      </w:r>
      <w:r>
        <w:rPr>
          <w:rStyle w:val="RefAuthor"/>
        </w:rPr>
        <w:t xml:space="preserve"> </w:t>
      </w:r>
      <w:r>
        <w:rPr>
          <w:rStyle w:val="RefGivenName"/>
        </w:rPr>
        <w:t xml:space="preserve">T</w:t>
      </w:r>
      <w:r>
        <w:rPr>
          <w:shd w:val="clear" w:color="" w:fill=""/>
        </w:rPr>
        <w:t xml:space="preserve">, </w:t>
      </w:r>
      <w:r>
        <w:rPr>
          <w:rStyle w:val="RefSurName"/>
        </w:rPr>
        <w:t xml:space="preserve">Miyano</w:t>
      </w:r>
      <w:r>
        <w:rPr>
          <w:rStyle w:val="RefAuthor"/>
        </w:rPr>
        <w:t xml:space="preserve"> </w:t>
      </w:r>
      <w:r>
        <w:rPr>
          <w:rStyle w:val="RefGivenName"/>
        </w:rPr>
        <w:t xml:space="preserve">S</w:t>
      </w:r>
      <w:r>
        <w:rPr>
          <w:shd w:val="clear" w:color="" w:fill=""/>
        </w:rPr>
        <w:t xml:space="preserve">, </w:t>
      </w:r>
      <w:r>
        <w:rPr>
          <w:rStyle w:val="RefSurName"/>
        </w:rPr>
        <w:t xml:space="preserve">Okazawa</w:t>
      </w:r>
      <w:r>
        <w:rPr>
          <w:rStyle w:val="RefAuthor"/>
        </w:rPr>
        <w:t xml:space="preserve"> </w:t>
      </w:r>
      <w:r>
        <w:rPr>
          <w:rStyle w:val="RefGivenName"/>
        </w:rPr>
        <w:t xml:space="preserve">H</w:t>
      </w:r>
      <w:r>
        <w:rPr>
          <w:shd w:val="clear" w:color="" w:fill=""/>
        </w:rPr>
        <w:t xml:space="preserve">. </w:t>
      </w:r>
      <w:r>
        <w:rPr>
          <w:rStyle w:val="RefYear"/>
        </w:rPr>
        <w:t xml:space="preserve">2015</w:t>
      </w:r>
      <w:r>
        <w:rPr>
          <w:shd w:val="clear" w:color="" w:fill=""/>
        </w:rPr>
        <w:t xml:space="preserve">. </w:t>
      </w:r>
      <w:r>
        <w:rPr>
          <w:rStyle w:val="RefArticleTitle"/>
        </w:rPr>
        <w:t xml:space="preserve">Comprehensive phosphoproteome analysis unravels the core signaling network that initiates the earliest synapse pathology in preclinical Alzheimer's disease brain</w:t>
      </w:r>
      <w:r>
        <w:rPr>
          <w:shd w:val="clear" w:color="" w:fill=""/>
        </w:rPr>
        <w:t xml:space="preserve">. </w:t>
      </w:r>
      <w:r>
        <w:rPr>
          <w:rStyle w:val=""/>
        </w:rPr>
        <w:t xml:space="preserve">Human Molecular Genetics</w:t>
      </w:r>
      <w:r>
        <w:rPr>
          <w:shd w:val="clear" w:color="" w:fill=""/>
        </w:rPr>
        <w:t xml:space="preserve"> </w:t>
      </w:r>
      <w:r>
        <w:rPr>
          <w:rStyle w:val=""/>
        </w:rPr>
        <w:t xml:space="preserve">24</w:t>
      </w:r>
      <w:r>
        <w:rPr>
          <w:shd w:val="clear" w:color="" w:fill=""/>
        </w:rPr>
        <w:t xml:space="preserve">:</w:t>
      </w:r>
      <w:r>
        <w:rPr>
          <w:rStyle w:val="RefFPage"/>
        </w:rPr>
        <w:t xml:space="preserve">540</w:t>
      </w:r>
      <w:r>
        <w:rPr>
          <w:shd w:val="clear" w:color="" w:fill=""/>
        </w:rPr>
        <w:t xml:space="preserve">–</w:t>
      </w:r>
      <w:r>
        <w:rPr>
          <w:rStyle w:val="RefLPage"/>
        </w:rPr>
        <w:t xml:space="preserve">558</w:t>
      </w:r>
      <w:r>
        <w:rPr>
          <w:shd w:val="clear" w:color="" w:fill=""/>
        </w:rPr>
        <w:t xml:space="preserve">.</w:t>
      </w:r>
    </w:p>
    <w:p>
      <w:pPr>
        <w:pStyle w:val="jrnlRefText"/>
      </w:pPr>
      <w:bookmarkStart w:id="108" w:name="R94"/>
      <w:bookmarkEnd w:id="108"/>
      <w:r>
        <w:rPr>
          <w:rStyle w:val="RefSurName"/>
        </w:rPr>
        <w:t xml:space="preserve">Takamori</w:t>
      </w:r>
      <w:r>
        <w:rPr>
          <w:rStyle w:val="RefAuthor"/>
        </w:rPr>
        <w:t xml:space="preserve"> </w:t>
      </w:r>
      <w:r>
        <w:rPr>
          <w:rStyle w:val="RefGivenName"/>
        </w:rPr>
        <w:t xml:space="preserve">S</w:t>
      </w:r>
      <w:r>
        <w:rPr>
          <w:shd w:val="clear" w:color="" w:fill=""/>
        </w:rPr>
        <w:t xml:space="preserve">, </w:t>
      </w:r>
      <w:r>
        <w:rPr>
          <w:rStyle w:val="RefSurName"/>
        </w:rPr>
        <w:t xml:space="preserve">Holt</w:t>
      </w:r>
      <w:r>
        <w:rPr>
          <w:rStyle w:val="RefAuthor"/>
        </w:rPr>
        <w:t xml:space="preserve"> </w:t>
      </w:r>
      <w:r>
        <w:rPr>
          <w:rStyle w:val="RefGivenName"/>
        </w:rPr>
        <w:t xml:space="preserve">M</w:t>
      </w:r>
      <w:r>
        <w:rPr>
          <w:shd w:val="clear" w:color="" w:fill=""/>
        </w:rPr>
        <w:t xml:space="preserve">, </w:t>
      </w:r>
      <w:r>
        <w:rPr>
          <w:rStyle w:val="RefSurName"/>
        </w:rPr>
        <w:t xml:space="preserve">Stenius</w:t>
      </w:r>
      <w:r>
        <w:rPr>
          <w:rStyle w:val="RefAuthor"/>
        </w:rPr>
        <w:t xml:space="preserve"> </w:t>
      </w:r>
      <w:r>
        <w:rPr>
          <w:rStyle w:val="RefGivenName"/>
        </w:rPr>
        <w:t xml:space="preserve">K</w:t>
      </w:r>
      <w:r>
        <w:rPr>
          <w:shd w:val="clear" w:color="" w:fill=""/>
        </w:rPr>
        <w:t xml:space="preserve">, </w:t>
      </w:r>
      <w:r>
        <w:rPr>
          <w:rStyle w:val="RefSurName"/>
        </w:rPr>
        <w:t xml:space="preserve">Lemke</w:t>
      </w:r>
      <w:r>
        <w:rPr>
          <w:rStyle w:val="RefAuthor"/>
        </w:rPr>
        <w:t xml:space="preserve"> </w:t>
      </w:r>
      <w:r>
        <w:rPr>
          <w:rStyle w:val="RefGivenName"/>
        </w:rPr>
        <w:t xml:space="preserve">EA</w:t>
      </w:r>
      <w:r>
        <w:rPr>
          <w:shd w:val="clear" w:color="" w:fill=""/>
        </w:rPr>
        <w:t xml:space="preserve">, </w:t>
      </w:r>
      <w:r>
        <w:rPr>
          <w:rStyle w:val="RefSurName"/>
        </w:rPr>
        <w:t xml:space="preserve">Grønborg</w:t>
      </w:r>
      <w:r>
        <w:rPr>
          <w:rStyle w:val="RefAuthor"/>
        </w:rPr>
        <w:t xml:space="preserve"> </w:t>
      </w:r>
      <w:r>
        <w:rPr>
          <w:rStyle w:val="RefGivenName"/>
        </w:rPr>
        <w:t xml:space="preserve">M</w:t>
      </w:r>
      <w:r>
        <w:rPr>
          <w:shd w:val="clear" w:color="" w:fill=""/>
        </w:rPr>
        <w:t xml:space="preserve">, </w:t>
      </w:r>
      <w:r>
        <w:rPr>
          <w:rStyle w:val="RefSurName"/>
        </w:rPr>
        <w:t xml:space="preserve">Riedel</w:t>
      </w:r>
      <w:r>
        <w:rPr>
          <w:rStyle w:val="RefAuthor"/>
        </w:rPr>
        <w:t xml:space="preserve"> </w:t>
      </w:r>
      <w:r>
        <w:rPr>
          <w:rStyle w:val="RefGivenName"/>
        </w:rPr>
        <w:t xml:space="preserve">D</w:t>
      </w:r>
      <w:r>
        <w:rPr>
          <w:shd w:val="clear" w:color="" w:fill=""/>
        </w:rPr>
        <w:t xml:space="preserve">, </w:t>
      </w:r>
      <w:r>
        <w:rPr>
          <w:rStyle w:val="RefSurName"/>
        </w:rPr>
        <w:t xml:space="preserve">Urlaub</w:t>
      </w:r>
      <w:r>
        <w:rPr>
          <w:rStyle w:val="RefAuthor"/>
        </w:rPr>
        <w:t xml:space="preserve"> </w:t>
      </w:r>
      <w:r>
        <w:rPr>
          <w:rStyle w:val="RefGivenName"/>
        </w:rPr>
        <w:t xml:space="preserve">H</w:t>
      </w:r>
      <w:r>
        <w:rPr>
          <w:shd w:val="clear" w:color="" w:fill=""/>
        </w:rPr>
        <w:t xml:space="preserve">, </w:t>
      </w:r>
      <w:r>
        <w:rPr>
          <w:rStyle w:val="RefSurName"/>
        </w:rPr>
        <w:t xml:space="preserve">Schenck</w:t>
      </w:r>
      <w:r>
        <w:rPr>
          <w:rStyle w:val="RefAuthor"/>
        </w:rPr>
        <w:t xml:space="preserve"> </w:t>
      </w:r>
      <w:r>
        <w:rPr>
          <w:rStyle w:val="RefGivenName"/>
        </w:rPr>
        <w:t xml:space="preserve">S</w:t>
      </w:r>
      <w:r>
        <w:rPr>
          <w:shd w:val="clear" w:color="" w:fill=""/>
        </w:rPr>
        <w:t xml:space="preserve">, </w:t>
      </w:r>
      <w:r>
        <w:rPr>
          <w:rStyle w:val="RefSurName"/>
        </w:rPr>
        <w:t xml:space="preserve">Brügger</w:t>
      </w:r>
      <w:r>
        <w:rPr>
          <w:rStyle w:val="RefAuthor"/>
        </w:rPr>
        <w:t xml:space="preserve"> </w:t>
      </w:r>
      <w:r>
        <w:rPr>
          <w:rStyle w:val="RefGivenName"/>
        </w:rPr>
        <w:t xml:space="preserve">B</w:t>
      </w:r>
      <w:r>
        <w:rPr>
          <w:shd w:val="clear" w:color="" w:fill=""/>
        </w:rPr>
        <w:t xml:space="preserve">, </w:t>
      </w:r>
      <w:r>
        <w:rPr>
          <w:rStyle w:val="RefSurName"/>
        </w:rPr>
        <w:t xml:space="preserve">Ringler</w:t>
      </w:r>
      <w:r>
        <w:rPr>
          <w:rStyle w:val="RefAuthor"/>
        </w:rPr>
        <w:t xml:space="preserve"> </w:t>
      </w:r>
      <w:r>
        <w:rPr>
          <w:rStyle w:val="RefGivenName"/>
        </w:rPr>
        <w:t xml:space="preserve">P</w:t>
      </w:r>
      <w:r>
        <w:rPr>
          <w:shd w:val="clear" w:color="" w:fill=""/>
        </w:rPr>
        <w:t xml:space="preserve">, </w:t>
      </w:r>
      <w:r>
        <w:rPr>
          <w:rStyle w:val="RefSurName"/>
        </w:rPr>
        <w:t xml:space="preserve">Müller</w:t>
      </w:r>
      <w:r>
        <w:rPr>
          <w:rStyle w:val="RefAuthor"/>
        </w:rPr>
        <w:t xml:space="preserve"> </w:t>
      </w:r>
      <w:r>
        <w:rPr>
          <w:rStyle w:val="RefGivenName"/>
        </w:rPr>
        <w:t xml:space="preserve">SA</w:t>
      </w:r>
      <w:r>
        <w:rPr>
          <w:shd w:val="clear" w:color="" w:fill=""/>
        </w:rPr>
        <w:t xml:space="preserve">, </w:t>
      </w:r>
      <w:r>
        <w:rPr>
          <w:rStyle w:val="RefSurName"/>
        </w:rPr>
        <w:t xml:space="preserve">Rammner</w:t>
      </w:r>
      <w:r>
        <w:rPr>
          <w:rStyle w:val="RefAuthor"/>
        </w:rPr>
        <w:t xml:space="preserve"> </w:t>
      </w:r>
      <w:r>
        <w:rPr>
          <w:rStyle w:val="RefGivenName"/>
        </w:rPr>
        <w:t xml:space="preserve">B</w:t>
      </w:r>
      <w:r>
        <w:rPr>
          <w:shd w:val="clear" w:color="" w:fill=""/>
        </w:rPr>
        <w:t xml:space="preserve">, </w:t>
      </w:r>
      <w:r>
        <w:rPr>
          <w:rStyle w:val="RefSurName"/>
        </w:rPr>
        <w:t xml:space="preserve">Gräter</w:t>
      </w:r>
      <w:r>
        <w:rPr>
          <w:rStyle w:val="RefAuthor"/>
        </w:rPr>
        <w:t xml:space="preserve"> </w:t>
      </w:r>
      <w:r>
        <w:rPr>
          <w:rStyle w:val="RefGivenName"/>
        </w:rPr>
        <w:t xml:space="preserve">F</w:t>
      </w:r>
      <w:r>
        <w:rPr>
          <w:shd w:val="clear" w:color="" w:fill=""/>
        </w:rPr>
        <w:t xml:space="preserve">, </w:t>
      </w:r>
      <w:r>
        <w:rPr>
          <w:rStyle w:val="RefSurName"/>
        </w:rPr>
        <w:t xml:space="preserve">Hub</w:t>
      </w:r>
      <w:r>
        <w:rPr>
          <w:rStyle w:val="RefAuthor"/>
        </w:rPr>
        <w:t xml:space="preserve"> </w:t>
      </w:r>
      <w:r>
        <w:rPr>
          <w:rStyle w:val="RefGivenName"/>
        </w:rPr>
        <w:t xml:space="preserve">JS</w:t>
      </w:r>
      <w:r>
        <w:rPr>
          <w:shd w:val="clear" w:color="" w:fill=""/>
        </w:rPr>
        <w:t xml:space="preserve">, </w:t>
      </w:r>
      <w:r>
        <w:rPr>
          <w:rStyle w:val="RefSurName"/>
        </w:rPr>
        <w:t xml:space="preserve">De Groot</w:t>
      </w:r>
      <w:r>
        <w:rPr>
          <w:rStyle w:val="RefAuthor"/>
        </w:rPr>
        <w:t xml:space="preserve"> </w:t>
      </w:r>
      <w:r>
        <w:rPr>
          <w:rStyle w:val="RefGivenName"/>
        </w:rPr>
        <w:t xml:space="preserve">BL</w:t>
      </w:r>
      <w:r>
        <w:rPr>
          <w:shd w:val="clear" w:color="" w:fill=""/>
        </w:rPr>
        <w:t xml:space="preserve">, </w:t>
      </w:r>
      <w:r>
        <w:rPr>
          <w:rStyle w:val="RefSurName"/>
        </w:rPr>
        <w:t xml:space="preserve">Mieskes</w:t>
      </w:r>
      <w:r>
        <w:rPr>
          <w:rStyle w:val="RefAuthor"/>
        </w:rPr>
        <w:t xml:space="preserve"> </w:t>
      </w:r>
      <w:r>
        <w:rPr>
          <w:rStyle w:val="RefGivenName"/>
        </w:rPr>
        <w:t xml:space="preserve">G</w:t>
      </w:r>
      <w:r>
        <w:rPr>
          <w:shd w:val="clear" w:color="" w:fill=""/>
        </w:rPr>
        <w:t xml:space="preserve">, </w:t>
      </w:r>
      <w:r>
        <w:rPr>
          <w:rStyle w:val="RefSurName"/>
        </w:rPr>
        <w:t xml:space="preserve">Moriyama</w:t>
      </w:r>
      <w:r>
        <w:rPr>
          <w:rStyle w:val="RefAuthor"/>
        </w:rPr>
        <w:t xml:space="preserve"> </w:t>
      </w:r>
      <w:r>
        <w:rPr>
          <w:rStyle w:val="RefGivenName"/>
        </w:rPr>
        <w:t xml:space="preserve">Y</w:t>
      </w:r>
      <w:r>
        <w:rPr>
          <w:shd w:val="clear" w:color="" w:fill=""/>
        </w:rPr>
        <w:t xml:space="preserve">, </w:t>
      </w:r>
      <w:r>
        <w:rPr>
          <w:rStyle w:val="RefSurName"/>
        </w:rPr>
        <w:t xml:space="preserve">Klingauf</w:t>
      </w:r>
      <w:r>
        <w:rPr>
          <w:rStyle w:val="RefAuthor"/>
        </w:rPr>
        <w:t xml:space="preserve"> </w:t>
      </w:r>
      <w:r>
        <w:rPr>
          <w:rStyle w:val="RefGivenName"/>
        </w:rPr>
        <w:t xml:space="preserve">J</w:t>
      </w:r>
      <w:r>
        <w:rPr>
          <w:shd w:val="clear" w:color="" w:fill=""/>
        </w:rPr>
        <w:t xml:space="preserve">, </w:t>
      </w:r>
      <w:r>
        <w:rPr>
          <w:rStyle w:val="RefSurName"/>
        </w:rPr>
        <w:t xml:space="preserve">Grubmüller</w:t>
      </w:r>
      <w:r>
        <w:rPr>
          <w:rStyle w:val="RefAuthor"/>
        </w:rPr>
        <w:t xml:space="preserve"> </w:t>
      </w:r>
      <w:r>
        <w:rPr>
          <w:rStyle w:val="RefGivenName"/>
        </w:rPr>
        <w:t xml:space="preserve">H</w:t>
      </w:r>
      <w:r>
        <w:rPr>
          <w:shd w:val="clear" w:color="" w:fill=""/>
        </w:rPr>
        <w:t xml:space="preserve">, </w:t>
      </w:r>
      <w:r>
        <w:rPr>
          <w:rStyle w:val="RefSurName"/>
        </w:rPr>
        <w:t xml:space="preserve">Heuser</w:t>
      </w:r>
      <w:r>
        <w:rPr>
          <w:rStyle w:val="RefAuthor"/>
        </w:rPr>
        <w:t xml:space="preserve"> </w:t>
      </w:r>
      <w:r>
        <w:rPr>
          <w:rStyle w:val="RefGivenName"/>
        </w:rPr>
        <w:t xml:space="preserve">J</w:t>
      </w:r>
      <w:r>
        <w:rPr>
          <w:shd w:val="clear" w:color="" w:fill=""/>
        </w:rPr>
        <w:t xml:space="preserve">, </w:t>
      </w:r>
      <w:r>
        <w:rPr>
          <w:rStyle w:val="RefSurName"/>
        </w:rPr>
        <w:t xml:space="preserve">Wieland</w:t>
      </w:r>
      <w:r>
        <w:rPr>
          <w:rStyle w:val="RefAuthor"/>
        </w:rPr>
        <w:t xml:space="preserve"> </w:t>
      </w:r>
      <w:r>
        <w:rPr>
          <w:rStyle w:val="RefGivenName"/>
        </w:rPr>
        <w:t xml:space="preserve">F</w:t>
      </w:r>
      <w:r>
        <w:rPr>
          <w:shd w:val="clear" w:color="" w:fill=""/>
        </w:rPr>
        <w:t xml:space="preserve">, </w:t>
      </w:r>
      <w:r>
        <w:rPr>
          <w:rStyle w:val="RefSurName"/>
        </w:rPr>
        <w:t xml:space="preserve">Jahn</w:t>
      </w:r>
      <w:r>
        <w:rPr>
          <w:rStyle w:val="RefAuthor"/>
        </w:rPr>
        <w:t xml:space="preserve"> </w:t>
      </w:r>
      <w:r>
        <w:rPr>
          <w:rStyle w:val="RefGivenName"/>
        </w:rPr>
        <w:t xml:space="preserve">R</w:t>
      </w:r>
      <w:r>
        <w:rPr>
          <w:shd w:val="clear" w:color="" w:fill=""/>
        </w:rPr>
        <w:t xml:space="preserve">. </w:t>
      </w:r>
      <w:r>
        <w:rPr>
          <w:rStyle w:val="RefYear"/>
        </w:rPr>
        <w:t xml:space="preserve">2006</w:t>
      </w:r>
      <w:r>
        <w:rPr>
          <w:shd w:val="clear" w:color="" w:fill=""/>
        </w:rPr>
        <w:t xml:space="preserve">. </w:t>
      </w:r>
      <w:r>
        <w:rPr>
          <w:rStyle w:val="RefArticleTitle"/>
        </w:rPr>
        <w:t xml:space="preserve">Molecular anatomy of a trafficking organelle</w:t>
      </w:r>
      <w:r>
        <w:rPr>
          <w:shd w:val="clear" w:color="" w:fill=""/>
        </w:rPr>
        <w:t xml:space="preserve">. </w:t>
      </w:r>
      <w:r>
        <w:rPr>
          <w:rStyle w:val=""/>
        </w:rPr>
        <w:t xml:space="preserve">Cell</w:t>
      </w:r>
      <w:r>
        <w:rPr>
          <w:shd w:val="clear" w:color="" w:fill=""/>
        </w:rPr>
        <w:t xml:space="preserve"> </w:t>
      </w:r>
      <w:r>
        <w:rPr>
          <w:rStyle w:val=""/>
        </w:rPr>
        <w:t xml:space="preserve">127</w:t>
      </w:r>
      <w:r>
        <w:rPr>
          <w:shd w:val="clear" w:color="" w:fill=""/>
        </w:rPr>
        <w:t xml:space="preserve">:</w:t>
      </w:r>
      <w:r>
        <w:rPr>
          <w:rStyle w:val="RefFPage"/>
        </w:rPr>
        <w:t xml:space="preserve">831</w:t>
      </w:r>
      <w:r>
        <w:rPr>
          <w:shd w:val="clear" w:color="" w:fill=""/>
        </w:rPr>
        <w:t xml:space="preserve">–</w:t>
      </w:r>
      <w:r>
        <w:rPr>
          <w:rStyle w:val="RefLPage"/>
        </w:rPr>
        <w:t xml:space="preserve">846</w:t>
      </w:r>
      <w:r>
        <w:rPr>
          <w:shd w:val="clear" w:color="" w:fill=""/>
        </w:rPr>
        <w:t xml:space="preserve">.</w:t>
      </w:r>
    </w:p>
    <w:p>
      <w:pPr>
        <w:pStyle w:val="jrnlRefText"/>
      </w:pPr>
      <w:bookmarkStart w:id="109" w:name="R95"/>
      <w:bookmarkEnd w:id="109"/>
      <w:r>
        <w:rPr>
          <w:rStyle w:val="RefSurName"/>
        </w:rPr>
        <w:t xml:space="preserve">Takao-Rikitsu</w:t>
      </w:r>
      <w:r>
        <w:rPr>
          <w:rStyle w:val="RefAuthor"/>
        </w:rPr>
        <w:t xml:space="preserve"> </w:t>
      </w:r>
      <w:r>
        <w:rPr>
          <w:rStyle w:val="RefGivenName"/>
        </w:rPr>
        <w:t xml:space="preserve">E</w:t>
      </w:r>
      <w:r>
        <w:rPr>
          <w:shd w:val="clear" w:color="" w:fill=""/>
        </w:rPr>
        <w:t xml:space="preserve">, </w:t>
      </w:r>
      <w:r>
        <w:rPr>
          <w:rStyle w:val="RefSurName"/>
        </w:rPr>
        <w:t xml:space="preserve">Mochida</w:t>
      </w:r>
      <w:r>
        <w:rPr>
          <w:rStyle w:val="RefAuthor"/>
        </w:rPr>
        <w:t xml:space="preserve"> </w:t>
      </w:r>
      <w:r>
        <w:rPr>
          <w:rStyle w:val="RefGivenName"/>
        </w:rPr>
        <w:t xml:space="preserve">S</w:t>
      </w:r>
      <w:r>
        <w:rPr>
          <w:shd w:val="clear" w:color="" w:fill=""/>
        </w:rPr>
        <w:t xml:space="preserve">, </w:t>
      </w:r>
      <w:r>
        <w:rPr>
          <w:rStyle w:val="RefSurName"/>
        </w:rPr>
        <w:t xml:space="preserve">Inoue</w:t>
      </w:r>
      <w:r>
        <w:rPr>
          <w:rStyle w:val="RefAuthor"/>
        </w:rPr>
        <w:t xml:space="preserve"> </w:t>
      </w:r>
      <w:r>
        <w:rPr>
          <w:rStyle w:val="RefGivenName"/>
        </w:rPr>
        <w:t xml:space="preserve">E</w:t>
      </w:r>
      <w:r>
        <w:rPr>
          <w:shd w:val="clear" w:color="" w:fill=""/>
        </w:rPr>
        <w:t xml:space="preserve">, </w:t>
      </w:r>
      <w:r>
        <w:rPr>
          <w:rStyle w:val="RefSurName"/>
        </w:rPr>
        <w:t xml:space="preserve">Deguchi-Tawarada</w:t>
      </w:r>
      <w:r>
        <w:rPr>
          <w:rStyle w:val="RefAuthor"/>
        </w:rPr>
        <w:t xml:space="preserve"> </w:t>
      </w:r>
      <w:r>
        <w:rPr>
          <w:rStyle w:val="RefGivenName"/>
        </w:rPr>
        <w:t xml:space="preserve">M</w:t>
      </w:r>
      <w:r>
        <w:rPr>
          <w:shd w:val="clear" w:color="" w:fill=""/>
        </w:rPr>
        <w:t xml:space="preserve">, </w:t>
      </w:r>
      <w:r>
        <w:rPr>
          <w:rStyle w:val="RefSurName"/>
        </w:rPr>
        <w:t xml:space="preserve">Inoue</w:t>
      </w:r>
      <w:r>
        <w:rPr>
          <w:rStyle w:val="RefAuthor"/>
        </w:rPr>
        <w:t xml:space="preserve"> </w:t>
      </w:r>
      <w:r>
        <w:rPr>
          <w:rStyle w:val="RefGivenName"/>
        </w:rPr>
        <w:t xml:space="preserve">M</w:t>
      </w:r>
      <w:r>
        <w:rPr>
          <w:shd w:val="clear" w:color="" w:fill=""/>
        </w:rPr>
        <w:t xml:space="preserve">, </w:t>
      </w:r>
      <w:r>
        <w:rPr>
          <w:rStyle w:val="RefSurName"/>
        </w:rPr>
        <w:t xml:space="preserve">Ohtsuka</w:t>
      </w:r>
      <w:r>
        <w:rPr>
          <w:rStyle w:val="RefAuthor"/>
        </w:rPr>
        <w:t xml:space="preserve"> </w:t>
      </w:r>
      <w:r>
        <w:rPr>
          <w:rStyle w:val="RefGivenName"/>
        </w:rPr>
        <w:t xml:space="preserve">T</w:t>
      </w:r>
      <w:r>
        <w:rPr>
          <w:shd w:val="clear" w:color="" w:fill=""/>
        </w:rPr>
        <w:t xml:space="preserve">, </w:t>
      </w:r>
      <w:r>
        <w:rPr>
          <w:rStyle w:val="RefSurName"/>
        </w:rPr>
        <w:t xml:space="preserve">Takai</w:t>
      </w:r>
      <w:r>
        <w:rPr>
          <w:rStyle w:val="RefAuthor"/>
        </w:rPr>
        <w:t xml:space="preserve"> </w:t>
      </w:r>
      <w:r>
        <w:rPr>
          <w:rStyle w:val="RefGivenName"/>
        </w:rPr>
        <w:t xml:space="preserve">Y</w:t>
      </w:r>
      <w:r>
        <w:rPr>
          <w:shd w:val="clear" w:color="" w:fill=""/>
        </w:rPr>
        <w:t xml:space="preserve">. </w:t>
      </w:r>
      <w:r>
        <w:rPr>
          <w:rStyle w:val="RefYear"/>
        </w:rPr>
        <w:t xml:space="preserve">2004</w:t>
      </w:r>
      <w:r>
        <w:rPr>
          <w:shd w:val="clear" w:color="" w:fill=""/>
        </w:rPr>
        <w:t xml:space="preserve">. </w:t>
      </w:r>
      <w:r>
        <w:rPr>
          <w:rStyle w:val="RefArticleTitle"/>
        </w:rPr>
        <w:t xml:space="preserve">Physical and functional interaction of the active zone proteins, CAST, RIM1, and bassoon, in neurotransmitter release</w:t>
      </w:r>
      <w:r>
        <w:rPr>
          <w:shd w:val="clear" w:color="" w:fill=""/>
        </w:rPr>
        <w:t xml:space="preserve">. </w:t>
      </w:r>
      <w:r>
        <w:rPr>
          <w:rStyle w:val=""/>
        </w:rPr>
        <w:t xml:space="preserve">The Journal of Cell Biology</w:t>
      </w:r>
      <w:r>
        <w:rPr>
          <w:shd w:val="clear" w:color="" w:fill=""/>
        </w:rPr>
        <w:t xml:space="preserve"> </w:t>
      </w:r>
      <w:r>
        <w:rPr>
          <w:rStyle w:val=""/>
        </w:rPr>
        <w:t xml:space="preserve">164</w:t>
      </w:r>
      <w:r>
        <w:rPr>
          <w:shd w:val="clear" w:color="" w:fill=""/>
        </w:rPr>
        <w:t xml:space="preserve">:</w:t>
      </w:r>
      <w:r>
        <w:rPr>
          <w:rStyle w:val="RefFPage"/>
        </w:rPr>
        <w:t xml:space="preserve">301</w:t>
      </w:r>
      <w:r>
        <w:rPr>
          <w:shd w:val="clear" w:color="" w:fill=""/>
        </w:rPr>
        <w:t xml:space="preserve">–</w:t>
      </w:r>
      <w:r>
        <w:rPr>
          <w:rStyle w:val="RefLPage"/>
        </w:rPr>
        <w:t xml:space="preserve">311</w:t>
      </w:r>
      <w:r>
        <w:rPr>
          <w:shd w:val="clear" w:color="" w:fill=""/>
        </w:rPr>
        <w:t xml:space="preserve">.</w:t>
      </w:r>
    </w:p>
    <w:p>
      <w:pPr>
        <w:pStyle w:val="jrnlRefText"/>
      </w:pPr>
      <w:bookmarkStart w:id="110" w:name="R96"/>
      <w:bookmarkEnd w:id="110"/>
      <w:r>
        <w:rPr>
          <w:rStyle w:val="RefSurName"/>
        </w:rPr>
        <w:t xml:space="preserve">Tian</w:t>
      </w:r>
      <w:r>
        <w:rPr>
          <w:rStyle w:val="RefAuthor"/>
        </w:rPr>
        <w:t xml:space="preserve"> </w:t>
      </w:r>
      <w:r>
        <w:rPr>
          <w:rStyle w:val="RefGivenName"/>
        </w:rPr>
        <w:t xml:space="preserve">JH</w:t>
      </w:r>
      <w:r>
        <w:rPr>
          <w:shd w:val="clear" w:color="" w:fill=""/>
        </w:rPr>
        <w:t xml:space="preserve">, </w:t>
      </w:r>
      <w:r>
        <w:rPr>
          <w:rStyle w:val="RefSurName"/>
        </w:rPr>
        <w:t xml:space="preserve">Das</w:t>
      </w:r>
      <w:r>
        <w:rPr>
          <w:rStyle w:val="RefAuthor"/>
        </w:rPr>
        <w:t xml:space="preserve"> </w:t>
      </w:r>
      <w:r>
        <w:rPr>
          <w:rStyle w:val="RefGivenName"/>
        </w:rPr>
        <w:t xml:space="preserve">S</w:t>
      </w:r>
      <w:r>
        <w:rPr>
          <w:shd w:val="clear" w:color="" w:fill=""/>
        </w:rPr>
        <w:t xml:space="preserve">, </w:t>
      </w:r>
      <w:r>
        <w:rPr>
          <w:rStyle w:val="RefSurName"/>
        </w:rPr>
        <w:t xml:space="preserve">Sheng</w:t>
      </w:r>
      <w:r>
        <w:rPr>
          <w:rStyle w:val="RefAuthor"/>
        </w:rPr>
        <w:t xml:space="preserve"> </w:t>
      </w:r>
      <w:r>
        <w:rPr>
          <w:rStyle w:val="RefGivenName"/>
        </w:rPr>
        <w:t xml:space="preserve">ZH</w:t>
      </w:r>
      <w:r>
        <w:rPr>
          <w:shd w:val="clear" w:color="" w:fill=""/>
        </w:rPr>
        <w:t xml:space="preserve">. </w:t>
      </w:r>
      <w:r>
        <w:rPr>
          <w:rStyle w:val="RefYear"/>
        </w:rPr>
        <w:t xml:space="preserve">2003</w:t>
      </w:r>
      <w:r>
        <w:rPr>
          <w:shd w:val="clear" w:color="" w:fill=""/>
        </w:rPr>
        <w:t xml:space="preserve">. </w:t>
      </w:r>
      <w:r>
        <w:rPr>
          <w:rStyle w:val="RefArticleTitle"/>
        </w:rPr>
        <w:t xml:space="preserve">Ca2+-dependent phosphorylation of syntaxin-1A by the death-associated protein (DAP) kinase regulates its interaction with Munc18</w:t>
      </w:r>
      <w:r>
        <w:rPr>
          <w:shd w:val="clear" w:color="" w:fill=""/>
        </w:rPr>
        <w:t xml:space="preserve">. </w:t>
      </w:r>
      <w:r>
        <w:rPr>
          <w:rStyle w:val=""/>
        </w:rPr>
        <w:t xml:space="preserve">The Journal of Biological Chemistry</w:t>
      </w:r>
      <w:r>
        <w:rPr>
          <w:shd w:val="clear" w:color="" w:fill=""/>
        </w:rPr>
        <w:t xml:space="preserve"> </w:t>
      </w:r>
      <w:r>
        <w:rPr>
          <w:rStyle w:val=""/>
        </w:rPr>
        <w:t xml:space="preserve">278</w:t>
      </w:r>
      <w:r>
        <w:rPr>
          <w:shd w:val="clear" w:color="" w:fill=""/>
        </w:rPr>
        <w:t xml:space="preserve">:</w:t>
      </w:r>
      <w:r>
        <w:rPr>
          <w:rStyle w:val="RefFPage"/>
        </w:rPr>
        <w:t xml:space="preserve">26265</w:t>
      </w:r>
      <w:r>
        <w:rPr>
          <w:shd w:val="clear" w:color="" w:fill=""/>
        </w:rPr>
        <w:t xml:space="preserve">–</w:t>
      </w:r>
      <w:r>
        <w:rPr>
          <w:rStyle w:val="RefLPage"/>
        </w:rPr>
        <w:t xml:space="preserve">26274</w:t>
      </w:r>
      <w:r>
        <w:rPr>
          <w:shd w:val="clear" w:color="" w:fill=""/>
        </w:rPr>
        <w:t xml:space="preserve">.</w:t>
      </w:r>
    </w:p>
    <w:p>
      <w:pPr>
        <w:pStyle w:val="jrnlRefText"/>
      </w:pPr>
      <w:bookmarkStart w:id="111" w:name="R97"/>
      <w:bookmarkEnd w:id="111"/>
      <w:r>
        <w:rPr>
          <w:rStyle w:val="RefSurName"/>
        </w:rPr>
        <w:t xml:space="preserve">Tomizawa</w:t>
      </w:r>
      <w:r>
        <w:rPr>
          <w:rStyle w:val="RefAuthor"/>
        </w:rPr>
        <w:t xml:space="preserve"> </w:t>
      </w:r>
      <w:r>
        <w:rPr>
          <w:rStyle w:val="RefGivenName"/>
        </w:rPr>
        <w:t xml:space="preserve">K</w:t>
      </w:r>
      <w:r>
        <w:rPr>
          <w:shd w:val="clear" w:color="" w:fill=""/>
        </w:rPr>
        <w:t xml:space="preserve">, </w:t>
      </w:r>
      <w:r>
        <w:rPr>
          <w:rStyle w:val="RefSurName"/>
        </w:rPr>
        <w:t xml:space="preserve">Ohta</w:t>
      </w:r>
      <w:r>
        <w:rPr>
          <w:rStyle w:val="RefAuthor"/>
        </w:rPr>
        <w:t xml:space="preserve"> </w:t>
      </w:r>
      <w:r>
        <w:rPr>
          <w:rStyle w:val="RefGivenName"/>
        </w:rPr>
        <w:t xml:space="preserve">J</w:t>
      </w:r>
      <w:r>
        <w:rPr>
          <w:shd w:val="clear" w:color="" w:fill=""/>
        </w:rPr>
        <w:t xml:space="preserve">, </w:t>
      </w:r>
      <w:r>
        <w:rPr>
          <w:rStyle w:val="RefSurName"/>
        </w:rPr>
        <w:t xml:space="preserve">Matsushita</w:t>
      </w:r>
      <w:r>
        <w:rPr>
          <w:rStyle w:val="RefAuthor"/>
        </w:rPr>
        <w:t xml:space="preserve"> </w:t>
      </w:r>
      <w:r>
        <w:rPr>
          <w:rStyle w:val="RefGivenName"/>
        </w:rPr>
        <w:t xml:space="preserve">M</w:t>
      </w:r>
      <w:r>
        <w:rPr>
          <w:shd w:val="clear" w:color="" w:fill=""/>
        </w:rPr>
        <w:t xml:space="preserve">, </w:t>
      </w:r>
      <w:r>
        <w:rPr>
          <w:rStyle w:val="RefSurName"/>
        </w:rPr>
        <w:t xml:space="preserve">Moriwaki</w:t>
      </w:r>
      <w:r>
        <w:rPr>
          <w:rStyle w:val="RefAuthor"/>
        </w:rPr>
        <w:t xml:space="preserve"> </w:t>
      </w:r>
      <w:r>
        <w:rPr>
          <w:rStyle w:val="RefGivenName"/>
        </w:rPr>
        <w:t xml:space="preserve">A</w:t>
      </w:r>
      <w:r>
        <w:rPr>
          <w:shd w:val="clear" w:color="" w:fill=""/>
        </w:rPr>
        <w:t xml:space="preserve">, </w:t>
      </w:r>
      <w:r>
        <w:rPr>
          <w:rStyle w:val="RefSurName"/>
        </w:rPr>
        <w:t xml:space="preserve">Li</w:t>
      </w:r>
      <w:r>
        <w:rPr>
          <w:rStyle w:val="RefAuthor"/>
        </w:rPr>
        <w:t xml:space="preserve"> </w:t>
      </w:r>
      <w:r>
        <w:rPr>
          <w:rStyle w:val="RefGivenName"/>
        </w:rPr>
        <w:t xml:space="preserve">ST</w:t>
      </w:r>
      <w:r>
        <w:rPr>
          <w:shd w:val="clear" w:color="" w:fill=""/>
        </w:rPr>
        <w:t xml:space="preserve">, </w:t>
      </w:r>
      <w:r>
        <w:rPr>
          <w:rStyle w:val="RefSurName"/>
        </w:rPr>
        <w:t xml:space="preserve">Takei</w:t>
      </w:r>
      <w:r>
        <w:rPr>
          <w:rStyle w:val="RefAuthor"/>
        </w:rPr>
        <w:t xml:space="preserve"> </w:t>
      </w:r>
      <w:r>
        <w:rPr>
          <w:rStyle w:val="RefGivenName"/>
        </w:rPr>
        <w:t xml:space="preserve">K</w:t>
      </w:r>
      <w:r>
        <w:rPr>
          <w:shd w:val="clear" w:color="" w:fill=""/>
        </w:rPr>
        <w:t xml:space="preserve">, </w:t>
      </w:r>
      <w:r>
        <w:rPr>
          <w:rStyle w:val="RefSurName"/>
        </w:rPr>
        <w:t xml:space="preserve">Matsui</w:t>
      </w:r>
      <w:r>
        <w:rPr>
          <w:rStyle w:val="RefAuthor"/>
        </w:rPr>
        <w:t xml:space="preserve"> </w:t>
      </w:r>
      <w:r>
        <w:rPr>
          <w:rStyle w:val="RefGivenName"/>
        </w:rPr>
        <w:t xml:space="preserve">H</w:t>
      </w:r>
      <w:r>
        <w:rPr>
          <w:shd w:val="clear" w:color="" w:fill=""/>
        </w:rPr>
        <w:t xml:space="preserve">. </w:t>
      </w:r>
      <w:r>
        <w:rPr>
          <w:rStyle w:val="RefYear"/>
        </w:rPr>
        <w:t xml:space="preserve">2002</w:t>
      </w:r>
      <w:r>
        <w:rPr>
          <w:shd w:val="clear" w:color="" w:fill=""/>
        </w:rPr>
        <w:t xml:space="preserve">. </w:t>
      </w:r>
      <w:r>
        <w:rPr>
          <w:rStyle w:val="RefArticleTitle"/>
        </w:rPr>
        <w:t xml:space="preserve">Cdk5/p35 regulates neurotransmitter release through phosphorylation and downregulation of P/Q-type voltage-dependent calcium channel activity</w:t>
      </w:r>
      <w:r>
        <w:rPr>
          <w:shd w:val="clear" w:color="" w:fill=""/>
        </w:rPr>
        <w:t xml:space="preserve">. </w:t>
      </w:r>
      <w:r>
        <w:rPr>
          <w:rStyle w:val=""/>
        </w:rPr>
        <w:t xml:space="preserve">The Journal of Neuroscience</w:t>
      </w:r>
      <w:r>
        <w:rPr>
          <w:shd w:val="clear" w:color="" w:fill=""/>
        </w:rPr>
        <w:t xml:space="preserve"> </w:t>
      </w:r>
      <w:r>
        <w:rPr>
          <w:rStyle w:val=""/>
        </w:rPr>
        <w:t xml:space="preserve">22</w:t>
      </w:r>
      <w:r>
        <w:rPr>
          <w:shd w:val="clear" w:color="" w:fill=""/>
        </w:rPr>
        <w:t xml:space="preserve">:</w:t>
      </w:r>
      <w:r>
        <w:rPr>
          <w:rStyle w:val="RefFPage"/>
        </w:rPr>
        <w:t xml:space="preserve">2590</w:t>
      </w:r>
      <w:r>
        <w:rPr>
          <w:shd w:val="clear" w:color="" w:fill=""/>
        </w:rPr>
        <w:t xml:space="preserve">.</w:t>
      </w:r>
    </w:p>
    <w:p>
      <w:pPr>
        <w:pStyle w:val="jrnlRefText"/>
      </w:pPr>
      <w:bookmarkStart w:id="112" w:name="R98"/>
      <w:bookmarkEnd w:id="112"/>
      <w:r>
        <w:rPr>
          <w:rStyle w:val="RefSurName"/>
        </w:rPr>
        <w:t xml:space="preserve">Toonen</w:t>
      </w:r>
      <w:r>
        <w:rPr>
          <w:rStyle w:val="RefAuthor"/>
        </w:rPr>
        <w:t xml:space="preserve"> </w:t>
      </w:r>
      <w:r>
        <w:rPr>
          <w:rStyle w:val="RefGivenName"/>
        </w:rPr>
        <w:t xml:space="preserve">RF</w:t>
      </w:r>
      <w:r>
        <w:rPr>
          <w:shd w:val="clear" w:color="" w:fill=""/>
        </w:rPr>
        <w:t xml:space="preserve">, </w:t>
      </w:r>
      <w:r>
        <w:rPr>
          <w:rStyle w:val="RefSurName"/>
        </w:rPr>
        <w:t xml:space="preserve">Verhage</w:t>
      </w:r>
      <w:r>
        <w:rPr>
          <w:rStyle w:val="RefAuthor"/>
        </w:rPr>
        <w:t xml:space="preserve"> </w:t>
      </w:r>
      <w:r>
        <w:rPr>
          <w:rStyle w:val="RefGivenName"/>
        </w:rPr>
        <w:t xml:space="preserve">M</w:t>
      </w:r>
      <w:r>
        <w:rPr>
          <w:shd w:val="clear" w:color="" w:fill=""/>
        </w:rPr>
        <w:t xml:space="preserve">. </w:t>
      </w:r>
      <w:r>
        <w:rPr>
          <w:rStyle w:val="RefYear"/>
        </w:rPr>
        <w:t xml:space="preserve">2007</w:t>
      </w:r>
      <w:r>
        <w:rPr>
          <w:shd w:val="clear" w:color="" w:fill=""/>
        </w:rPr>
        <w:t xml:space="preserve">. </w:t>
      </w:r>
      <w:r>
        <w:rPr>
          <w:rStyle w:val="RefArticleTitle"/>
        </w:rPr>
        <w:t xml:space="preserve">Munc18-1 in secretion: Lonely munc joins SNARE team and takes control</w:t>
      </w:r>
      <w:r>
        <w:rPr>
          <w:shd w:val="clear" w:color="" w:fill=""/>
        </w:rPr>
        <w:t xml:space="preserve">. </w:t>
      </w:r>
      <w:r>
        <w:rPr>
          <w:rStyle w:val=""/>
        </w:rPr>
        <w:t xml:space="preserve">Trends in Neurosciences</w:t>
      </w:r>
      <w:r>
        <w:rPr>
          <w:shd w:val="clear" w:color="" w:fill=""/>
        </w:rPr>
        <w:t xml:space="preserve"> </w:t>
      </w:r>
      <w:r>
        <w:rPr>
          <w:rStyle w:val=""/>
        </w:rPr>
        <w:t xml:space="preserve">30</w:t>
      </w:r>
      <w:r>
        <w:rPr>
          <w:shd w:val="clear" w:color="" w:fill=""/>
        </w:rPr>
        <w:t xml:space="preserve">:</w:t>
      </w:r>
      <w:r>
        <w:rPr>
          <w:rStyle w:val="RefFPage"/>
        </w:rPr>
        <w:t xml:space="preserve">564</w:t>
      </w:r>
      <w:r>
        <w:rPr>
          <w:shd w:val="clear" w:color="" w:fill=""/>
        </w:rPr>
        <w:t xml:space="preserve">–</w:t>
      </w:r>
      <w:r>
        <w:rPr>
          <w:rStyle w:val="RefLPage"/>
        </w:rPr>
        <w:t xml:space="preserve">572</w:t>
      </w:r>
      <w:r>
        <w:rPr>
          <w:shd w:val="clear" w:color="" w:fill=""/>
        </w:rPr>
        <w:t xml:space="preserve">.</w:t>
      </w:r>
    </w:p>
    <w:p>
      <w:pPr>
        <w:pStyle w:val="jrnlRefText"/>
      </w:pPr>
      <w:bookmarkStart w:id="113" w:name="R100"/>
      <w:bookmarkEnd w:id="113"/>
      <w:r>
        <w:rPr>
          <w:rStyle w:val="RefSurName"/>
        </w:rPr>
        <w:t xml:space="preserve">Trinidad</w:t>
      </w:r>
      <w:r>
        <w:rPr>
          <w:rStyle w:val="RefAuthor"/>
        </w:rPr>
        <w:t xml:space="preserve"> </w:t>
      </w:r>
      <w:r>
        <w:rPr>
          <w:rStyle w:val="RefGivenName"/>
        </w:rPr>
        <w:t xml:space="preserve">JC</w:t>
      </w:r>
      <w:r>
        <w:rPr>
          <w:shd w:val="clear" w:color="" w:fill=""/>
        </w:rPr>
        <w:t xml:space="preserve">, </w:t>
      </w:r>
      <w:r>
        <w:rPr>
          <w:rStyle w:val="RefSurName"/>
        </w:rPr>
        <w:t xml:space="preserve">Barkan</w:t>
      </w:r>
      <w:r>
        <w:rPr>
          <w:rStyle w:val="RefAuthor"/>
        </w:rPr>
        <w:t xml:space="preserve"> </w:t>
      </w:r>
      <w:r>
        <w:rPr>
          <w:rStyle w:val="RefGivenName"/>
        </w:rPr>
        <w:t xml:space="preserve">DT</w:t>
      </w:r>
      <w:r>
        <w:rPr>
          <w:shd w:val="clear" w:color="" w:fill=""/>
        </w:rPr>
        <w:t xml:space="preserve">, </w:t>
      </w:r>
      <w:r>
        <w:rPr>
          <w:rStyle w:val="RefSurName"/>
        </w:rPr>
        <w:t xml:space="preserve">Gulledge</w:t>
      </w:r>
      <w:r>
        <w:rPr>
          <w:rStyle w:val="RefAuthor"/>
        </w:rPr>
        <w:t xml:space="preserve"> </w:t>
      </w:r>
      <w:r>
        <w:rPr>
          <w:rStyle w:val="RefGivenName"/>
        </w:rPr>
        <w:t xml:space="preserve">BF</w:t>
      </w:r>
      <w:r>
        <w:rPr>
          <w:shd w:val="clear" w:color="" w:fill=""/>
        </w:rPr>
        <w:t xml:space="preserve">, </w:t>
      </w:r>
      <w:r>
        <w:rPr>
          <w:rStyle w:val="RefSurName"/>
        </w:rPr>
        <w:t xml:space="preserve">Thalhammer</w:t>
      </w:r>
      <w:r>
        <w:rPr>
          <w:rStyle w:val="RefAuthor"/>
        </w:rPr>
        <w:t xml:space="preserve"> </w:t>
      </w:r>
      <w:r>
        <w:rPr>
          <w:rStyle w:val="RefGivenName"/>
        </w:rPr>
        <w:t xml:space="preserve">A</w:t>
      </w:r>
      <w:r>
        <w:rPr>
          <w:shd w:val="clear" w:color="" w:fill=""/>
        </w:rPr>
        <w:t xml:space="preserve">, </w:t>
      </w:r>
      <w:r>
        <w:rPr>
          <w:rStyle w:val="RefSurName"/>
        </w:rPr>
        <w:t xml:space="preserve">Sali</w:t>
      </w:r>
      <w:r>
        <w:rPr>
          <w:rStyle w:val="RefAuthor"/>
        </w:rPr>
        <w:t xml:space="preserve"> </w:t>
      </w:r>
      <w:r>
        <w:rPr>
          <w:rStyle w:val="RefGivenName"/>
        </w:rPr>
        <w:t xml:space="preserve">A</w:t>
      </w:r>
      <w:r>
        <w:rPr>
          <w:shd w:val="clear" w:color="" w:fill=""/>
        </w:rPr>
        <w:t xml:space="preserve">, </w:t>
      </w:r>
      <w:r>
        <w:rPr>
          <w:rStyle w:val="RefSurName"/>
        </w:rPr>
        <w:t xml:space="preserve">Schoepfer</w:t>
      </w:r>
      <w:r>
        <w:rPr>
          <w:rStyle w:val="RefAuthor"/>
        </w:rPr>
        <w:t xml:space="preserve"> </w:t>
      </w:r>
      <w:r>
        <w:rPr>
          <w:rStyle w:val="RefGivenName"/>
        </w:rPr>
        <w:t xml:space="preserve">R</w:t>
      </w:r>
      <w:r>
        <w:rPr>
          <w:shd w:val="clear" w:color="" w:fill=""/>
        </w:rPr>
        <w:t xml:space="preserve">, </w:t>
      </w:r>
      <w:r>
        <w:rPr>
          <w:rStyle w:val="RefSurName"/>
        </w:rPr>
        <w:t xml:space="preserve">Burlingame</w:t>
      </w:r>
      <w:r>
        <w:rPr>
          <w:rStyle w:val="RefAuthor"/>
        </w:rPr>
        <w:t xml:space="preserve"> </w:t>
      </w:r>
      <w:r>
        <w:rPr>
          <w:rStyle w:val="RefGivenName"/>
        </w:rPr>
        <w:t xml:space="preserve">AL</w:t>
      </w:r>
      <w:r>
        <w:rPr>
          <w:shd w:val="clear" w:color="" w:fill=""/>
        </w:rPr>
        <w:t xml:space="preserve">. </w:t>
      </w:r>
      <w:r>
        <w:rPr>
          <w:rStyle w:val="RefYear"/>
        </w:rPr>
        <w:t xml:space="preserve">2012</w:t>
      </w:r>
      <w:r>
        <w:rPr>
          <w:shd w:val="clear" w:color="" w:fill=""/>
        </w:rPr>
        <w:t xml:space="preserve">. </w:t>
      </w:r>
      <w:r>
        <w:rPr>
          <w:rStyle w:val="RefArticleTitle"/>
        </w:rPr>
        <w:t xml:space="preserve">Global identification and characterization of both o-glcnacylation and phosphorylation at the murine synapse</w:t>
      </w:r>
      <w:r>
        <w:rPr>
          <w:shd w:val="clear" w:color="" w:fill=""/>
        </w:rPr>
        <w:t xml:space="preserve">. </w:t>
      </w:r>
      <w:r>
        <w:rPr>
          <w:rStyle w:val=""/>
        </w:rPr>
        <w:t xml:space="preserve">Molecular &amp; Cellular Proteomics</w:t>
      </w:r>
      <w:r>
        <w:rPr>
          <w:shd w:val="clear" w:color="" w:fill=""/>
        </w:rPr>
        <w:t xml:space="preserve"> </w:t>
      </w:r>
      <w:r>
        <w:rPr>
          <w:rStyle w:val=""/>
        </w:rPr>
        <w:t xml:space="preserve">11</w:t>
      </w:r>
      <w:r>
        <w:rPr>
          <w:shd w:val="clear" w:color="" w:fill=""/>
        </w:rPr>
        <w:t xml:space="preserve">:</w:t>
      </w:r>
      <w:r>
        <w:rPr>
          <w:rStyle w:val="RefFPage"/>
        </w:rPr>
        <w:t xml:space="preserve">215</w:t>
      </w:r>
      <w:r>
        <w:rPr>
          <w:shd w:val="clear" w:color="" w:fill=""/>
        </w:rPr>
        <w:t xml:space="preserve">–</w:t>
      </w:r>
      <w:r>
        <w:rPr>
          <w:rStyle w:val="RefLPage"/>
        </w:rPr>
        <w:t xml:space="preserve">229</w:t>
      </w:r>
      <w:r>
        <w:rPr>
          <w:shd w:val="clear" w:color="" w:fill=""/>
        </w:rPr>
        <w:t xml:space="preserve">.</w:t>
      </w:r>
    </w:p>
    <w:p>
      <w:pPr>
        <w:pStyle w:val="jrnlRefText"/>
      </w:pPr>
      <w:bookmarkStart w:id="114" w:name="R99"/>
      <w:bookmarkEnd w:id="114"/>
      <w:r>
        <w:rPr>
          <w:rStyle w:val="RefSurName"/>
        </w:rPr>
        <w:t xml:space="preserve">Trinidad</w:t>
      </w:r>
      <w:r>
        <w:rPr>
          <w:rStyle w:val="RefAuthor"/>
        </w:rPr>
        <w:t xml:space="preserve"> </w:t>
      </w:r>
      <w:r>
        <w:rPr>
          <w:rStyle w:val="RefGivenName"/>
        </w:rPr>
        <w:t xml:space="preserve">JC</w:t>
      </w:r>
      <w:r>
        <w:rPr>
          <w:shd w:val="clear" w:color="" w:fill=""/>
        </w:rPr>
        <w:t xml:space="preserve">, </w:t>
      </w:r>
      <w:r>
        <w:rPr>
          <w:rStyle w:val="RefSurName"/>
        </w:rPr>
        <w:t xml:space="preserve">Thalhammer</w:t>
      </w:r>
      <w:r>
        <w:rPr>
          <w:rStyle w:val="RefAuthor"/>
        </w:rPr>
        <w:t xml:space="preserve"> </w:t>
      </w:r>
      <w:r>
        <w:rPr>
          <w:rStyle w:val="RefGivenName"/>
        </w:rPr>
        <w:t xml:space="preserve">A</w:t>
      </w:r>
      <w:r>
        <w:rPr>
          <w:shd w:val="clear" w:color="" w:fill=""/>
        </w:rPr>
        <w:t xml:space="preserve">, </w:t>
      </w:r>
      <w:r>
        <w:rPr>
          <w:rStyle w:val="RefSurName"/>
        </w:rPr>
        <w:t xml:space="preserve">Specht</w:t>
      </w:r>
      <w:r>
        <w:rPr>
          <w:rStyle w:val="RefAuthor"/>
        </w:rPr>
        <w:t xml:space="preserve"> </w:t>
      </w:r>
      <w:r>
        <w:rPr>
          <w:rStyle w:val="RefGivenName"/>
        </w:rPr>
        <w:t xml:space="preserve">CG</w:t>
      </w:r>
      <w:r>
        <w:rPr>
          <w:shd w:val="clear" w:color="" w:fill=""/>
        </w:rPr>
        <w:t xml:space="preserve">, </w:t>
      </w:r>
      <w:r>
        <w:rPr>
          <w:rStyle w:val="RefSurName"/>
        </w:rPr>
        <w:t xml:space="preserve">Lynn</w:t>
      </w:r>
      <w:r>
        <w:rPr>
          <w:rStyle w:val="RefAuthor"/>
        </w:rPr>
        <w:t xml:space="preserve"> </w:t>
      </w:r>
      <w:r>
        <w:rPr>
          <w:rStyle w:val="RefGivenName"/>
        </w:rPr>
        <w:t xml:space="preserve">AJ</w:t>
      </w:r>
      <w:r>
        <w:rPr>
          <w:shd w:val="clear" w:color="" w:fill=""/>
        </w:rPr>
        <w:t xml:space="preserve">, </w:t>
      </w:r>
      <w:r>
        <w:rPr>
          <w:rStyle w:val="RefSurName"/>
        </w:rPr>
        <w:t xml:space="preserve">Baker</w:t>
      </w:r>
      <w:r>
        <w:rPr>
          <w:rStyle w:val="RefAuthor"/>
        </w:rPr>
        <w:t xml:space="preserve"> </w:t>
      </w:r>
      <w:r>
        <w:rPr>
          <w:rStyle w:val="RefGivenName"/>
        </w:rPr>
        <w:t xml:space="preserve">PR</w:t>
      </w:r>
      <w:r>
        <w:rPr>
          <w:shd w:val="clear" w:color="" w:fill=""/>
        </w:rPr>
        <w:t xml:space="preserve">, </w:t>
      </w:r>
      <w:r>
        <w:rPr>
          <w:rStyle w:val="RefSurName"/>
        </w:rPr>
        <w:t xml:space="preserve">Schoepfer</w:t>
      </w:r>
      <w:r>
        <w:rPr>
          <w:rStyle w:val="RefAuthor"/>
        </w:rPr>
        <w:t xml:space="preserve"> </w:t>
      </w:r>
      <w:r>
        <w:rPr>
          <w:rStyle w:val="RefGivenName"/>
        </w:rPr>
        <w:t xml:space="preserve">R</w:t>
      </w:r>
      <w:r>
        <w:rPr>
          <w:shd w:val="clear" w:color="" w:fill=""/>
        </w:rPr>
        <w:t xml:space="preserve">, </w:t>
      </w:r>
      <w:r>
        <w:rPr>
          <w:rStyle w:val="RefSurName"/>
        </w:rPr>
        <w:t xml:space="preserve">Burlingame</w:t>
      </w:r>
      <w:r>
        <w:rPr>
          <w:rStyle w:val="RefAuthor"/>
        </w:rPr>
        <w:t xml:space="preserve"> </w:t>
      </w:r>
      <w:r>
        <w:rPr>
          <w:rStyle w:val="RefGivenName"/>
        </w:rPr>
        <w:t xml:space="preserve">AL</w:t>
      </w:r>
      <w:r>
        <w:rPr>
          <w:shd w:val="clear" w:color="" w:fill=""/>
        </w:rPr>
        <w:t xml:space="preserve">. </w:t>
      </w:r>
      <w:r>
        <w:rPr>
          <w:rStyle w:val="RefYear"/>
        </w:rPr>
        <w:t xml:space="preserve">2008</w:t>
      </w:r>
      <w:r>
        <w:rPr>
          <w:shd w:val="clear" w:color="" w:fill=""/>
        </w:rPr>
        <w:t xml:space="preserve">. </w:t>
      </w:r>
      <w:r>
        <w:rPr>
          <w:rStyle w:val="RefArticleTitle"/>
        </w:rPr>
        <w:t xml:space="preserve">Quantitative analysis of synaptic phosphorylation and protein expression</w:t>
      </w:r>
      <w:r>
        <w:rPr>
          <w:shd w:val="clear" w:color="" w:fill=""/>
        </w:rPr>
        <w:t xml:space="preserve">. </w:t>
      </w:r>
      <w:r>
        <w:rPr>
          <w:rStyle w:val=""/>
        </w:rPr>
        <w:t xml:space="preserve">Molecular &amp; Cellular Proteomics</w:t>
      </w:r>
      <w:r>
        <w:rPr>
          <w:shd w:val="clear" w:color="" w:fill=""/>
        </w:rPr>
        <w:t xml:space="preserve"> </w:t>
      </w:r>
      <w:r>
        <w:rPr>
          <w:rStyle w:val=""/>
        </w:rPr>
        <w:t xml:space="preserve">7</w:t>
      </w:r>
      <w:r>
        <w:rPr>
          <w:shd w:val="clear" w:color="" w:fill=""/>
        </w:rPr>
        <w:t xml:space="preserve">:</w:t>
      </w:r>
      <w:r>
        <w:rPr>
          <w:rStyle w:val="RefFPage"/>
        </w:rPr>
        <w:t xml:space="preserve">684</w:t>
      </w:r>
      <w:r>
        <w:rPr>
          <w:shd w:val="clear" w:color="" w:fill=""/>
        </w:rPr>
        <w:t xml:space="preserve">–</w:t>
      </w:r>
      <w:r>
        <w:rPr>
          <w:rStyle w:val="RefLPage"/>
        </w:rPr>
        <w:t xml:space="preserve">696</w:t>
      </w:r>
      <w:r>
        <w:rPr>
          <w:shd w:val="clear" w:color="" w:fill=""/>
        </w:rPr>
        <w:t xml:space="preserve">.</w:t>
      </w:r>
    </w:p>
    <w:p>
      <w:pPr>
        <w:pStyle w:val="jrnlRefText"/>
      </w:pPr>
      <w:bookmarkStart w:id="115" w:name="R101"/>
      <w:bookmarkEnd w:id="115"/>
      <w:r>
        <w:rPr>
          <w:rStyle w:val="RefSurName"/>
        </w:rPr>
        <w:t xml:space="preserve">Tweedie-Cullen</w:t>
      </w:r>
      <w:r>
        <w:rPr>
          <w:rStyle w:val="RefAuthor"/>
        </w:rPr>
        <w:t xml:space="preserve"> </w:t>
      </w:r>
      <w:r>
        <w:rPr>
          <w:rStyle w:val="RefGivenName"/>
        </w:rPr>
        <w:t xml:space="preserve">RY</w:t>
      </w:r>
      <w:r>
        <w:rPr>
          <w:shd w:val="clear" w:color="" w:fill=""/>
        </w:rPr>
        <w:t xml:space="preserve">, </w:t>
      </w:r>
      <w:r>
        <w:rPr>
          <w:rStyle w:val="RefSurName"/>
        </w:rPr>
        <w:t xml:space="preserve">Reck</w:t>
      </w:r>
      <w:r>
        <w:rPr>
          <w:rStyle w:val="RefAuthor"/>
        </w:rPr>
        <w:t xml:space="preserve"> </w:t>
      </w:r>
      <w:r>
        <w:rPr>
          <w:rStyle w:val="RefGivenName"/>
        </w:rPr>
        <w:t xml:space="preserve">JM</w:t>
      </w:r>
      <w:r>
        <w:rPr>
          <w:shd w:val="clear" w:color="" w:fill=""/>
        </w:rPr>
        <w:t xml:space="preserve">, </w:t>
      </w:r>
      <w:r>
        <w:rPr>
          <w:rStyle w:val="RefSurName"/>
        </w:rPr>
        <w:t xml:space="preserve">Mansuy</w:t>
      </w:r>
      <w:r>
        <w:rPr>
          <w:rStyle w:val="RefAuthor"/>
        </w:rPr>
        <w:t xml:space="preserve"> </w:t>
      </w:r>
      <w:r>
        <w:rPr>
          <w:rStyle w:val="RefGivenName"/>
        </w:rPr>
        <w:t xml:space="preserve">IM</w:t>
      </w:r>
      <w:r>
        <w:rPr>
          <w:shd w:val="clear" w:color="" w:fill=""/>
        </w:rPr>
        <w:t xml:space="preserve">. </w:t>
      </w:r>
      <w:r>
        <w:rPr>
          <w:rStyle w:val="RefYear"/>
        </w:rPr>
        <w:t xml:space="preserve">2009</w:t>
      </w:r>
      <w:r>
        <w:rPr>
          <w:shd w:val="clear" w:color="" w:fill=""/>
        </w:rPr>
        <w:t xml:space="preserve">. </w:t>
      </w:r>
      <w:r>
        <w:rPr>
          <w:rStyle w:val="RefArticleTitle"/>
        </w:rPr>
        <w:t xml:space="preserve">Comprehensive mapping of post-translational modifications on synaptic, nuclear, and histone proteins in the adult mouse brain</w:t>
      </w:r>
      <w:r>
        <w:rPr>
          <w:shd w:val="clear" w:color="" w:fill=""/>
        </w:rPr>
        <w:t xml:space="preserve">. </w:t>
      </w:r>
      <w:r>
        <w:rPr>
          <w:rStyle w:val=""/>
        </w:rPr>
        <w:t xml:space="preserve">Journal of Proteome Research</w:t>
      </w:r>
      <w:r>
        <w:rPr>
          <w:shd w:val="clear" w:color="" w:fill=""/>
        </w:rPr>
        <w:t xml:space="preserve"> </w:t>
      </w:r>
      <w:r>
        <w:rPr>
          <w:rStyle w:val=""/>
        </w:rPr>
        <w:t xml:space="preserve">8</w:t>
      </w:r>
      <w:r>
        <w:rPr>
          <w:shd w:val="clear" w:color="" w:fill=""/>
        </w:rPr>
        <w:t xml:space="preserve">:</w:t>
      </w:r>
      <w:r>
        <w:rPr>
          <w:rStyle w:val="RefFPage"/>
        </w:rPr>
        <w:t xml:space="preserve">4966</w:t>
      </w:r>
      <w:r>
        <w:rPr>
          <w:shd w:val="clear" w:color="" w:fill=""/>
        </w:rPr>
        <w:t xml:space="preserve">–</w:t>
      </w:r>
      <w:r>
        <w:rPr>
          <w:rStyle w:val="RefLPage"/>
        </w:rPr>
        <w:t xml:space="preserve">4982</w:t>
      </w:r>
      <w:r>
        <w:rPr>
          <w:shd w:val="clear" w:color="" w:fill=""/>
        </w:rPr>
        <w:t xml:space="preserve">.</w:t>
      </w:r>
    </w:p>
    <w:p>
      <w:pPr>
        <w:pStyle w:val="jrnlRefText"/>
      </w:pPr>
      <w:bookmarkStart w:id="116" w:name="R102"/>
      <w:bookmarkEnd w:id="116"/>
      <w:r>
        <w:rPr>
          <w:rStyle w:val="RefSurName"/>
        </w:rPr>
        <w:t xml:space="preserve">Ubersax</w:t>
      </w:r>
      <w:r>
        <w:rPr>
          <w:rStyle w:val="RefAuthor"/>
        </w:rPr>
        <w:t xml:space="preserve"> </w:t>
      </w:r>
      <w:r>
        <w:rPr>
          <w:rStyle w:val="RefGivenName"/>
        </w:rPr>
        <w:t xml:space="preserve">JA</w:t>
      </w:r>
      <w:r>
        <w:rPr>
          <w:shd w:val="clear" w:color="" w:fill=""/>
        </w:rPr>
        <w:t xml:space="preserve">, </w:t>
      </w:r>
      <w:r>
        <w:rPr>
          <w:rStyle w:val="RefSurName"/>
        </w:rPr>
        <w:t xml:space="preserve">Ferrell</w:t>
      </w:r>
      <w:r>
        <w:rPr>
          <w:rStyle w:val="RefAuthor"/>
        </w:rPr>
        <w:t xml:space="preserve"> </w:t>
      </w:r>
      <w:r>
        <w:rPr>
          <w:rStyle w:val="RefGivenName"/>
        </w:rPr>
        <w:t xml:space="preserve">JE</w:t>
      </w:r>
      <w:r>
        <w:rPr>
          <w:shd w:val="clear" w:color="" w:fill=""/>
        </w:rPr>
        <w:t xml:space="preserve">. </w:t>
      </w:r>
      <w:r>
        <w:rPr>
          <w:rStyle w:val="RefYear"/>
        </w:rPr>
        <w:t xml:space="preserve">2007</w:t>
      </w:r>
      <w:r>
        <w:rPr>
          <w:shd w:val="clear" w:color="" w:fill=""/>
        </w:rPr>
        <w:t xml:space="preserve">. </w:t>
      </w:r>
      <w:r>
        <w:rPr>
          <w:rStyle w:val="RefArticleTitle"/>
        </w:rPr>
        <w:t xml:space="preserve">Mechanisms of specificity in protein phosphorylation</w:t>
      </w:r>
      <w:r>
        <w:rPr>
          <w:shd w:val="clear" w:color="" w:fill=""/>
        </w:rPr>
        <w:t xml:space="preserve">. </w:t>
      </w:r>
      <w:r>
        <w:rPr>
          <w:rStyle w:val=""/>
        </w:rPr>
        <w:t xml:space="preserve">Nature Reviews. Molecular Cell Biology</w:t>
      </w:r>
      <w:r>
        <w:rPr>
          <w:shd w:val="clear" w:color="" w:fill=""/>
        </w:rPr>
        <w:t xml:space="preserve"> </w:t>
      </w:r>
      <w:r>
        <w:rPr>
          <w:rStyle w:val=""/>
        </w:rPr>
        <w:t xml:space="preserve">8</w:t>
      </w:r>
      <w:r>
        <w:rPr>
          <w:shd w:val="clear" w:color="" w:fill=""/>
        </w:rPr>
        <w:t xml:space="preserve">:</w:t>
      </w:r>
      <w:r>
        <w:rPr>
          <w:rStyle w:val="RefFPage"/>
        </w:rPr>
        <w:t xml:space="preserve">530</w:t>
      </w:r>
      <w:r>
        <w:rPr>
          <w:shd w:val="clear" w:color="" w:fill=""/>
        </w:rPr>
        <w:t xml:space="preserve">–</w:t>
      </w:r>
      <w:r>
        <w:rPr>
          <w:rStyle w:val="RefLPage"/>
        </w:rPr>
        <w:t xml:space="preserve">541</w:t>
      </w:r>
      <w:r>
        <w:rPr>
          <w:shd w:val="clear" w:color="" w:fill=""/>
        </w:rPr>
        <w:t xml:space="preserve">.</w:t>
      </w:r>
    </w:p>
    <w:p>
      <w:pPr>
        <w:pStyle w:val="jrnlRefText"/>
      </w:pPr>
      <w:bookmarkStart w:id="117" w:name="R103"/>
      <w:bookmarkEnd w:id="117"/>
      <w:r>
        <w:rPr>
          <w:rStyle w:val="RefSurName"/>
        </w:rPr>
        <w:t xml:space="preserve">Ueda</w:t>
      </w:r>
      <w:r>
        <w:rPr>
          <w:rStyle w:val="RefAuthor"/>
        </w:rPr>
        <w:t xml:space="preserve"> </w:t>
      </w:r>
      <w:r>
        <w:rPr>
          <w:rStyle w:val="RefGivenName"/>
        </w:rPr>
        <w:t xml:space="preserve">T</w:t>
      </w:r>
      <w:r>
        <w:rPr>
          <w:shd w:val="clear" w:color="" w:fill=""/>
        </w:rPr>
        <w:t xml:space="preserve">, </w:t>
      </w:r>
      <w:r>
        <w:rPr>
          <w:rStyle w:val="RefSurName"/>
        </w:rPr>
        <w:t xml:space="preserve">Stratford</w:t>
      </w:r>
      <w:r>
        <w:rPr>
          <w:rStyle w:val="RefAuthor"/>
        </w:rPr>
        <w:t xml:space="preserve"> </w:t>
      </w:r>
      <w:r>
        <w:rPr>
          <w:rStyle w:val="RefGivenName"/>
        </w:rPr>
        <w:t xml:space="preserve">CA</w:t>
      </w:r>
      <w:r>
        <w:rPr>
          <w:shd w:val="clear" w:color="" w:fill=""/>
        </w:rPr>
        <w:t xml:space="preserve">, </w:t>
      </w:r>
      <w:r>
        <w:rPr>
          <w:rStyle w:val="RefSurName"/>
        </w:rPr>
        <w:t xml:space="preserve">Larson</w:t>
      </w:r>
      <w:r>
        <w:rPr>
          <w:rStyle w:val="RefAuthor"/>
        </w:rPr>
        <w:t xml:space="preserve"> </w:t>
      </w:r>
      <w:r>
        <w:rPr>
          <w:rStyle w:val="RefGivenName"/>
        </w:rPr>
        <w:t xml:space="preserve">J</w:t>
      </w:r>
      <w:r>
        <w:rPr>
          <w:shd w:val="clear" w:color="" w:fill=""/>
        </w:rPr>
        <w:t xml:space="preserve">. </w:t>
      </w:r>
      <w:r>
        <w:rPr>
          <w:rStyle w:val="RefYear"/>
        </w:rPr>
        <w:t xml:space="preserve">1981</w:t>
      </w:r>
      <w:r>
        <w:rPr>
          <w:shd w:val="clear" w:color="" w:fill=""/>
        </w:rPr>
        <w:t xml:space="preserve">. </w:t>
      </w:r>
      <w:r>
        <w:rPr>
          <w:rStyle w:val="RefArticleTitle"/>
        </w:rPr>
        <w:t xml:space="preserve">Distribution of protein I, a synapse-specific phosphoprotein, and adenylate cyclase in the rat spinal cord</w:t>
      </w:r>
      <w:r>
        <w:rPr>
          <w:shd w:val="clear" w:color="" w:fill=""/>
        </w:rPr>
        <w:t xml:space="preserve">. </w:t>
      </w:r>
      <w:r>
        <w:rPr>
          <w:rStyle w:val=""/>
        </w:rPr>
        <w:t xml:space="preserve">Journal of Neurochemistry</w:t>
      </w:r>
      <w:r>
        <w:rPr>
          <w:shd w:val="clear" w:color="" w:fill=""/>
        </w:rPr>
        <w:t xml:space="preserve"> </w:t>
      </w:r>
      <w:r>
        <w:rPr>
          <w:rStyle w:val=""/>
        </w:rPr>
        <w:t xml:space="preserve">36</w:t>
      </w:r>
      <w:r>
        <w:rPr>
          <w:shd w:val="clear" w:color="" w:fill=""/>
        </w:rPr>
        <w:t xml:space="preserve">:</w:t>
      </w:r>
      <w:r>
        <w:rPr>
          <w:rStyle w:val="RefFPage"/>
        </w:rPr>
        <w:t xml:space="preserve">293</w:t>
      </w:r>
      <w:r>
        <w:rPr>
          <w:shd w:val="clear" w:color="" w:fill=""/>
        </w:rPr>
        <w:t xml:space="preserve">–</w:t>
      </w:r>
      <w:r>
        <w:rPr>
          <w:rStyle w:val="RefLPage"/>
        </w:rPr>
        <w:t xml:space="preserve">296</w:t>
      </w:r>
      <w:r>
        <w:rPr>
          <w:shd w:val="clear" w:color="" w:fill=""/>
        </w:rPr>
        <w:t xml:space="preserve"> .</w:t>
      </w:r>
    </w:p>
    <w:p>
      <w:pPr>
        <w:pStyle w:val="jrnlRefText"/>
      </w:pPr>
      <w:bookmarkStart w:id="118" w:name="R104"/>
      <w:bookmarkEnd w:id="118"/>
      <w:r>
        <w:rPr>
          <w:rStyle w:val="RefSurName"/>
        </w:rPr>
        <w:t xml:space="preserve">Veeranna</w:t>
      </w:r>
      <w:r>
        <w:rPr>
          <w:shd w:val="clear" w:color="" w:fill=""/>
        </w:rPr>
        <w:t xml:space="preserve">, </w:t>
      </w:r>
      <w:r>
        <w:rPr>
          <w:rStyle w:val="RefSurName"/>
        </w:rPr>
        <w:t xml:space="preserve">Amin</w:t>
      </w:r>
      <w:r>
        <w:rPr>
          <w:rStyle w:val="RefAuthor"/>
        </w:rPr>
        <w:t xml:space="preserve"> </w:t>
      </w:r>
      <w:r>
        <w:rPr>
          <w:rStyle w:val="RefGivenName"/>
        </w:rPr>
        <w:t xml:space="preserve">ND</w:t>
      </w:r>
      <w:r>
        <w:rPr>
          <w:shd w:val="clear" w:color="" w:fill=""/>
        </w:rPr>
        <w:t xml:space="preserve">, </w:t>
      </w:r>
      <w:r>
        <w:rPr>
          <w:rStyle w:val="RefSurName"/>
        </w:rPr>
        <w:t xml:space="preserve">Ahn</w:t>
      </w:r>
      <w:r>
        <w:rPr>
          <w:rStyle w:val="RefAuthor"/>
        </w:rPr>
        <w:t xml:space="preserve"> </w:t>
      </w:r>
      <w:r>
        <w:rPr>
          <w:rStyle w:val="RefGivenName"/>
        </w:rPr>
        <w:t xml:space="preserve">NG</w:t>
      </w:r>
      <w:r>
        <w:rPr>
          <w:shd w:val="clear" w:color="" w:fill=""/>
        </w:rPr>
        <w:t xml:space="preserve">, </w:t>
      </w:r>
      <w:r>
        <w:rPr>
          <w:rStyle w:val="RefSurName"/>
        </w:rPr>
        <w:t xml:space="preserve">Jaffe</w:t>
      </w:r>
      <w:r>
        <w:rPr>
          <w:rStyle w:val="RefAuthor"/>
        </w:rPr>
        <w:t xml:space="preserve"> </w:t>
      </w:r>
      <w:r>
        <w:rPr>
          <w:rStyle w:val="RefGivenName"/>
        </w:rPr>
        <w:t xml:space="preserve">H</w:t>
      </w:r>
      <w:r>
        <w:rPr>
          <w:shd w:val="clear" w:color="" w:fill=""/>
        </w:rPr>
        <w:t xml:space="preserve">, </w:t>
      </w:r>
      <w:r>
        <w:rPr>
          <w:rStyle w:val="RefSurName"/>
        </w:rPr>
        <w:t xml:space="preserve">Winters</w:t>
      </w:r>
      <w:r>
        <w:rPr>
          <w:rStyle w:val="RefAuthor"/>
        </w:rPr>
        <w:t xml:space="preserve"> </w:t>
      </w:r>
      <w:r>
        <w:rPr>
          <w:rStyle w:val="RefGivenName"/>
        </w:rPr>
        <w:t xml:space="preserve">CA</w:t>
      </w:r>
      <w:r>
        <w:rPr>
          <w:shd w:val="clear" w:color="" w:fill=""/>
        </w:rPr>
        <w:t xml:space="preserve">, </w:t>
      </w:r>
      <w:r>
        <w:rPr>
          <w:rStyle w:val="RefSurName"/>
        </w:rPr>
        <w:t xml:space="preserve">Grant</w:t>
      </w:r>
      <w:r>
        <w:rPr>
          <w:rStyle w:val="RefAuthor"/>
        </w:rPr>
        <w:t xml:space="preserve"> </w:t>
      </w:r>
      <w:r>
        <w:rPr>
          <w:rStyle w:val="RefGivenName"/>
        </w:rPr>
        <w:t xml:space="preserve">P</w:t>
      </w:r>
      <w:r>
        <w:rPr>
          <w:shd w:val="clear" w:color="" w:fill=""/>
        </w:rPr>
        <w:t xml:space="preserve">, </w:t>
      </w:r>
      <w:r>
        <w:rPr>
          <w:rStyle w:val="RefSurName"/>
        </w:rPr>
        <w:t xml:space="preserve">Pant</w:t>
      </w:r>
      <w:r>
        <w:rPr>
          <w:rStyle w:val="RefAuthor"/>
        </w:rPr>
        <w:t xml:space="preserve"> </w:t>
      </w:r>
      <w:r>
        <w:rPr>
          <w:rStyle w:val="RefGivenName"/>
        </w:rPr>
        <w:t xml:space="preserve">HC</w:t>
      </w:r>
      <w:r>
        <w:rPr>
          <w:shd w:val="clear" w:color="" w:fill=""/>
        </w:rPr>
        <w:t xml:space="preserve">. </w:t>
      </w:r>
      <w:r>
        <w:rPr>
          <w:rStyle w:val="RefYear"/>
        </w:rPr>
        <w:t xml:space="preserve">1998</w:t>
      </w:r>
      <w:r>
        <w:rPr>
          <w:shd w:val="clear" w:color="" w:fill=""/>
        </w:rPr>
        <w:t xml:space="preserve">. </w:t>
      </w:r>
      <w:r>
        <w:rPr>
          <w:rStyle w:val="RefArticleTitle"/>
        </w:rPr>
        <w:t xml:space="preserve">Mitogen-activated protein kinases (Erk1,2) phosphorylate Lys-Ser-Pro (KSP) repeats in neurofilament proteins NF-H and NF-M</w:t>
      </w:r>
      <w:r>
        <w:rPr>
          <w:shd w:val="clear" w:color="" w:fill=""/>
        </w:rPr>
        <w:t xml:space="preserve">. </w:t>
      </w:r>
      <w:r>
        <w:rPr>
          <w:rStyle w:val=""/>
        </w:rPr>
        <w:t xml:space="preserve">Journal of Neuroscience</w:t>
      </w:r>
      <w:r>
        <w:rPr>
          <w:shd w:val="clear" w:color="" w:fill=""/>
        </w:rPr>
        <w:t xml:space="preserve"> </w:t>
      </w:r>
      <w:r>
        <w:rPr>
          <w:rStyle w:val=""/>
        </w:rPr>
        <w:t xml:space="preserve">18</w:t>
      </w:r>
      <w:r>
        <w:rPr>
          <w:shd w:val="clear" w:color="" w:fill=""/>
        </w:rPr>
        <w:t xml:space="preserve">:</w:t>
      </w:r>
      <w:r>
        <w:rPr>
          <w:rStyle w:val="RefFPage"/>
        </w:rPr>
        <w:t xml:space="preserve">4008</w:t>
      </w:r>
      <w:r>
        <w:rPr>
          <w:shd w:val="clear" w:color="" w:fill=""/>
        </w:rPr>
        <w:t xml:space="preserve">–</w:t>
      </w:r>
      <w:r>
        <w:rPr>
          <w:rStyle w:val="RefLPage"/>
        </w:rPr>
        <w:t xml:space="preserve">4021</w:t>
      </w:r>
      <w:r>
        <w:rPr>
          <w:shd w:val="clear" w:color="" w:fill=""/>
        </w:rPr>
        <w:t xml:space="preserve">.</w:t>
      </w:r>
    </w:p>
    <w:p>
      <w:pPr>
        <w:pStyle w:val="jrnlRefText"/>
      </w:pPr>
      <w:bookmarkStart w:id="119" w:name="R105"/>
      <w:bookmarkEnd w:id="119"/>
      <w:r>
        <w:rPr>
          <w:rStyle w:val="RefSurName"/>
        </w:rPr>
        <w:t xml:space="preserve">Verstegen</w:t>
      </w:r>
      <w:r>
        <w:rPr>
          <w:rStyle w:val="RefAuthor"/>
        </w:rPr>
        <w:t xml:space="preserve"> </w:t>
      </w:r>
      <w:r>
        <w:rPr>
          <w:rStyle w:val="RefGivenName"/>
        </w:rPr>
        <w:t xml:space="preserve">AM</w:t>
      </w:r>
      <w:r>
        <w:rPr>
          <w:shd w:val="clear" w:color="" w:fill=""/>
        </w:rPr>
        <w:t xml:space="preserve">, </w:t>
      </w:r>
      <w:r>
        <w:rPr>
          <w:rStyle w:val="RefSurName"/>
        </w:rPr>
        <w:t xml:space="preserve">Tagliatti</w:t>
      </w:r>
      <w:r>
        <w:rPr>
          <w:rStyle w:val="RefAuthor"/>
        </w:rPr>
        <w:t xml:space="preserve"> </w:t>
      </w:r>
      <w:r>
        <w:rPr>
          <w:rStyle w:val="RefGivenName"/>
        </w:rPr>
        <w:t xml:space="preserve">E</w:t>
      </w:r>
      <w:r>
        <w:rPr>
          <w:shd w:val="clear" w:color="" w:fill=""/>
        </w:rPr>
        <w:t xml:space="preserve">, </w:t>
      </w:r>
      <w:r>
        <w:rPr>
          <w:rStyle w:val="RefSurName"/>
        </w:rPr>
        <w:t xml:space="preserve">Lignani</w:t>
      </w:r>
      <w:r>
        <w:rPr>
          <w:rStyle w:val="RefAuthor"/>
        </w:rPr>
        <w:t xml:space="preserve"> </w:t>
      </w:r>
      <w:r>
        <w:rPr>
          <w:rStyle w:val="RefGivenName"/>
        </w:rPr>
        <w:t xml:space="preserve">G</w:t>
      </w:r>
      <w:r>
        <w:rPr>
          <w:shd w:val="clear" w:color="" w:fill=""/>
        </w:rPr>
        <w:t xml:space="preserve">, </w:t>
      </w:r>
      <w:r>
        <w:rPr>
          <w:rStyle w:val="RefSurName"/>
        </w:rPr>
        <w:t xml:space="preserve">Marte</w:t>
      </w:r>
      <w:r>
        <w:rPr>
          <w:rStyle w:val="RefAuthor"/>
        </w:rPr>
        <w:t xml:space="preserve"> </w:t>
      </w:r>
      <w:r>
        <w:rPr>
          <w:rStyle w:val="RefGivenName"/>
        </w:rPr>
        <w:t xml:space="preserve">A</w:t>
      </w:r>
      <w:r>
        <w:rPr>
          <w:shd w:val="clear" w:color="" w:fill=""/>
        </w:rPr>
        <w:t xml:space="preserve">, </w:t>
      </w:r>
      <w:r>
        <w:rPr>
          <w:rStyle w:val="RefSurName"/>
        </w:rPr>
        <w:t xml:space="preserve">Stolero</w:t>
      </w:r>
      <w:r>
        <w:rPr>
          <w:rStyle w:val="RefAuthor"/>
        </w:rPr>
        <w:t xml:space="preserve"> </w:t>
      </w:r>
      <w:r>
        <w:rPr>
          <w:rStyle w:val="RefGivenName"/>
        </w:rPr>
        <w:t xml:space="preserve">T</w:t>
      </w:r>
      <w:r>
        <w:rPr>
          <w:shd w:val="clear" w:color="" w:fill=""/>
        </w:rPr>
        <w:t xml:space="preserve">, </w:t>
      </w:r>
      <w:r>
        <w:rPr>
          <w:rStyle w:val="RefSurName"/>
        </w:rPr>
        <w:t xml:space="preserve">Atias</w:t>
      </w:r>
      <w:r>
        <w:rPr>
          <w:rStyle w:val="RefAuthor"/>
        </w:rPr>
        <w:t xml:space="preserve"> </w:t>
      </w:r>
      <w:r>
        <w:rPr>
          <w:rStyle w:val="RefGivenName"/>
        </w:rPr>
        <w:t xml:space="preserve">M</w:t>
      </w:r>
      <w:r>
        <w:rPr>
          <w:shd w:val="clear" w:color="" w:fill=""/>
        </w:rPr>
        <w:t xml:space="preserve">, </w:t>
      </w:r>
      <w:r>
        <w:rPr>
          <w:rStyle w:val="RefSurName"/>
        </w:rPr>
        <w:t xml:space="preserve">Corradi</w:t>
      </w:r>
      <w:r>
        <w:rPr>
          <w:rStyle w:val="RefAuthor"/>
        </w:rPr>
        <w:t xml:space="preserve"> </w:t>
      </w:r>
      <w:r>
        <w:rPr>
          <w:rStyle w:val="RefGivenName"/>
        </w:rPr>
        <w:t xml:space="preserve">A</w:t>
      </w:r>
      <w:r>
        <w:rPr>
          <w:shd w:val="clear" w:color="" w:fill=""/>
        </w:rPr>
        <w:t xml:space="preserve">, </w:t>
      </w:r>
      <w:r>
        <w:rPr>
          <w:rStyle w:val="RefSurName"/>
        </w:rPr>
        <w:t xml:space="preserve">Valtorta</w:t>
      </w:r>
      <w:r>
        <w:rPr>
          <w:rStyle w:val="RefAuthor"/>
        </w:rPr>
        <w:t xml:space="preserve"> </w:t>
      </w:r>
      <w:r>
        <w:rPr>
          <w:rStyle w:val="RefGivenName"/>
        </w:rPr>
        <w:t xml:space="preserve">F</w:t>
      </w:r>
      <w:r>
        <w:rPr>
          <w:shd w:val="clear" w:color="" w:fill=""/>
        </w:rPr>
        <w:t xml:space="preserve">, </w:t>
      </w:r>
      <w:r>
        <w:rPr>
          <w:rStyle w:val="RefSurName"/>
        </w:rPr>
        <w:t xml:space="preserve">Gitler</w:t>
      </w:r>
      <w:r>
        <w:rPr>
          <w:rStyle w:val="RefAuthor"/>
        </w:rPr>
        <w:t xml:space="preserve"> </w:t>
      </w:r>
      <w:r>
        <w:rPr>
          <w:rStyle w:val="RefGivenName"/>
        </w:rPr>
        <w:t xml:space="preserve">D</w:t>
      </w:r>
      <w:r>
        <w:rPr>
          <w:shd w:val="clear" w:color="" w:fill=""/>
        </w:rPr>
        <w:t xml:space="preserve">, </w:t>
      </w:r>
      <w:r>
        <w:rPr>
          <w:rStyle w:val="RefSurName"/>
        </w:rPr>
        <w:t xml:space="preserve">Onofri</w:t>
      </w:r>
      <w:r>
        <w:rPr>
          <w:rStyle w:val="RefAuthor"/>
        </w:rPr>
        <w:t xml:space="preserve"> </w:t>
      </w:r>
      <w:r>
        <w:rPr>
          <w:rStyle w:val="RefGivenName"/>
        </w:rPr>
        <w:t xml:space="preserve">F</w:t>
      </w:r>
      <w:r>
        <w:rPr>
          <w:shd w:val="clear" w:color="" w:fill=""/>
        </w:rPr>
        <w:t xml:space="preserve">, </w:t>
      </w:r>
      <w:r>
        <w:rPr>
          <w:rStyle w:val="RefSurName"/>
        </w:rPr>
        <w:t xml:space="preserve">Fassio</w:t>
      </w:r>
      <w:r>
        <w:rPr>
          <w:rStyle w:val="RefAuthor"/>
        </w:rPr>
        <w:t xml:space="preserve"> </w:t>
      </w:r>
      <w:r>
        <w:rPr>
          <w:rStyle w:val="RefGivenName"/>
        </w:rPr>
        <w:t xml:space="preserve">A</w:t>
      </w:r>
      <w:r>
        <w:rPr>
          <w:shd w:val="clear" w:color="" w:fill=""/>
        </w:rPr>
        <w:t xml:space="preserve">, </w:t>
      </w:r>
      <w:r>
        <w:rPr>
          <w:rStyle w:val="RefSurName"/>
        </w:rPr>
        <w:t xml:space="preserve">Benfenati</w:t>
      </w:r>
      <w:r>
        <w:rPr>
          <w:rStyle w:val="RefAuthor"/>
        </w:rPr>
        <w:t xml:space="preserve"> </w:t>
      </w:r>
      <w:r>
        <w:rPr>
          <w:rStyle w:val="RefGivenName"/>
        </w:rPr>
        <w:t xml:space="preserve">F</w:t>
      </w:r>
      <w:r>
        <w:rPr>
          <w:shd w:val="clear" w:color="" w:fill=""/>
        </w:rPr>
        <w:t xml:space="preserve">. </w:t>
      </w:r>
      <w:r>
        <w:rPr>
          <w:rStyle w:val="RefYear"/>
        </w:rPr>
        <w:t xml:space="preserve">2014</w:t>
      </w:r>
      <w:r>
        <w:rPr>
          <w:shd w:val="clear" w:color="" w:fill=""/>
        </w:rPr>
        <w:t xml:space="preserve">. </w:t>
      </w:r>
      <w:r>
        <w:rPr>
          <w:rStyle w:val="RefArticleTitle"/>
        </w:rPr>
        <w:t xml:space="preserve">Phosphorylation of synapsin I by cyclin-dependent kinase-5 sets the ratio between the resting and recycling pools of synaptic vesicles at hippocampal synapses</w:t>
      </w:r>
      <w:r>
        <w:rPr>
          <w:shd w:val="clear" w:color="" w:fill=""/>
        </w:rPr>
        <w:t xml:space="preserve">. </w:t>
      </w:r>
      <w:r>
        <w:rPr>
          <w:rStyle w:val=""/>
        </w:rPr>
        <w:t xml:space="preserve">The Journal of Neuroscience</w:t>
      </w:r>
      <w:r>
        <w:rPr>
          <w:shd w:val="clear" w:color="" w:fill=""/>
        </w:rPr>
        <w:t xml:space="preserve"> </w:t>
      </w:r>
      <w:r>
        <w:rPr>
          <w:rStyle w:val=""/>
        </w:rPr>
        <w:t xml:space="preserve">34</w:t>
      </w:r>
      <w:r>
        <w:rPr>
          <w:shd w:val="clear" w:color="" w:fill=""/>
        </w:rPr>
        <w:t xml:space="preserve">:</w:t>
      </w:r>
      <w:r>
        <w:rPr>
          <w:rStyle w:val="RefFPage"/>
        </w:rPr>
        <w:t xml:space="preserve">7266</w:t>
      </w:r>
      <w:r>
        <w:rPr>
          <w:shd w:val="clear" w:color="" w:fill=""/>
        </w:rPr>
        <w:t xml:space="preserve">–</w:t>
      </w:r>
      <w:r>
        <w:rPr>
          <w:rStyle w:val="RefLPage"/>
        </w:rPr>
        <w:t xml:space="preserve">7280</w:t>
      </w:r>
      <w:r>
        <w:rPr>
          <w:shd w:val="clear" w:color="" w:fill=""/>
        </w:rPr>
        <w:t xml:space="preserve">.</w:t>
      </w:r>
    </w:p>
    <w:p>
      <w:pPr>
        <w:pStyle w:val="jrnlRefText"/>
      </w:pPr>
      <w:bookmarkStart w:id="120" w:name="R107"/>
      <w:bookmarkEnd w:id="120"/>
      <w:r>
        <w:rPr>
          <w:rStyle w:val="RefSurName"/>
        </w:rPr>
        <w:t xml:space="preserve">Wang</w:t>
      </w:r>
      <w:r>
        <w:rPr>
          <w:rStyle w:val="RefAuthor"/>
        </w:rPr>
        <w:t xml:space="preserve"> </w:t>
      </w:r>
      <w:r>
        <w:rPr>
          <w:rStyle w:val="RefGivenName"/>
        </w:rPr>
        <w:t xml:space="preserve">X</w:t>
      </w:r>
      <w:r>
        <w:rPr>
          <w:shd w:val="clear" w:color="" w:fill=""/>
        </w:rPr>
        <w:t xml:space="preserve">, </w:t>
      </w:r>
      <w:r>
        <w:rPr>
          <w:rStyle w:val="RefSurName"/>
        </w:rPr>
        <w:t xml:space="preserve">Hu</w:t>
      </w:r>
      <w:r>
        <w:rPr>
          <w:rStyle w:val="RefAuthor"/>
        </w:rPr>
        <w:t xml:space="preserve"> </w:t>
      </w:r>
      <w:r>
        <w:rPr>
          <w:rStyle w:val="RefGivenName"/>
        </w:rPr>
        <w:t xml:space="preserve">B</w:t>
      </w:r>
      <w:r>
        <w:rPr>
          <w:shd w:val="clear" w:color="" w:fill=""/>
        </w:rPr>
        <w:t xml:space="preserve">, </w:t>
      </w:r>
      <w:r>
        <w:rPr>
          <w:rStyle w:val="RefSurName"/>
        </w:rPr>
        <w:t xml:space="preserve">Zieba</w:t>
      </w:r>
      <w:r>
        <w:rPr>
          <w:rStyle w:val="RefAuthor"/>
        </w:rPr>
        <w:t xml:space="preserve"> </w:t>
      </w:r>
      <w:r>
        <w:rPr>
          <w:rStyle w:val="RefGivenName"/>
        </w:rPr>
        <w:t xml:space="preserve">A</w:t>
      </w:r>
      <w:r>
        <w:rPr>
          <w:shd w:val="clear" w:color="" w:fill=""/>
        </w:rPr>
        <w:t xml:space="preserve">, </w:t>
      </w:r>
      <w:r>
        <w:rPr>
          <w:rStyle w:val="RefSurName"/>
        </w:rPr>
        <w:t xml:space="preserve">Neumann</w:t>
      </w:r>
      <w:r>
        <w:rPr>
          <w:rStyle w:val="RefAuthor"/>
        </w:rPr>
        <w:t xml:space="preserve"> </w:t>
      </w:r>
      <w:r>
        <w:rPr>
          <w:rStyle w:val="RefGivenName"/>
        </w:rPr>
        <w:t xml:space="preserve">NG</w:t>
      </w:r>
      <w:r>
        <w:rPr>
          <w:shd w:val="clear" w:color="" w:fill=""/>
        </w:rPr>
        <w:t xml:space="preserve">, </w:t>
      </w:r>
      <w:r>
        <w:rPr>
          <w:rStyle w:val="RefSurName"/>
        </w:rPr>
        <w:t xml:space="preserve">Kasper-Sonnenberg</w:t>
      </w:r>
      <w:r>
        <w:rPr>
          <w:rStyle w:val="RefAuthor"/>
        </w:rPr>
        <w:t xml:space="preserve"> </w:t>
      </w:r>
      <w:r>
        <w:rPr>
          <w:rStyle w:val="RefGivenName"/>
        </w:rPr>
        <w:t xml:space="preserve">M</w:t>
      </w:r>
      <w:r>
        <w:rPr>
          <w:shd w:val="clear" w:color="" w:fill=""/>
        </w:rPr>
        <w:t xml:space="preserve">, </w:t>
      </w:r>
      <w:r>
        <w:rPr>
          <w:rStyle w:val="RefSurName"/>
        </w:rPr>
        <w:t xml:space="preserve">Honsbein</w:t>
      </w:r>
      <w:r>
        <w:rPr>
          <w:rStyle w:val="RefAuthor"/>
        </w:rPr>
        <w:t xml:space="preserve"> </w:t>
      </w:r>
      <w:r>
        <w:rPr>
          <w:rStyle w:val="RefGivenName"/>
        </w:rPr>
        <w:t xml:space="preserve">A</w:t>
      </w:r>
      <w:r>
        <w:rPr>
          <w:shd w:val="clear" w:color="" w:fill=""/>
        </w:rPr>
        <w:t xml:space="preserve">, </w:t>
      </w:r>
      <w:r>
        <w:rPr>
          <w:rStyle w:val="RefSurName"/>
        </w:rPr>
        <w:t xml:space="preserve">Hultqvist</w:t>
      </w:r>
      <w:r>
        <w:rPr>
          <w:rStyle w:val="RefAuthor"/>
        </w:rPr>
        <w:t xml:space="preserve"> </w:t>
      </w:r>
      <w:r>
        <w:rPr>
          <w:rStyle w:val="RefGivenName"/>
        </w:rPr>
        <w:t xml:space="preserve">G</w:t>
      </w:r>
      <w:r>
        <w:rPr>
          <w:shd w:val="clear" w:color="" w:fill=""/>
        </w:rPr>
        <w:t xml:space="preserve">, </w:t>
      </w:r>
      <w:r>
        <w:rPr>
          <w:rStyle w:val="RefSurName"/>
        </w:rPr>
        <w:t xml:space="preserve">Conze</w:t>
      </w:r>
      <w:r>
        <w:rPr>
          <w:rStyle w:val="RefAuthor"/>
        </w:rPr>
        <w:t xml:space="preserve"> </w:t>
      </w:r>
      <w:r>
        <w:rPr>
          <w:rStyle w:val="RefGivenName"/>
        </w:rPr>
        <w:t xml:space="preserve">T</w:t>
      </w:r>
      <w:r>
        <w:rPr>
          <w:shd w:val="clear" w:color="" w:fill=""/>
        </w:rPr>
        <w:t xml:space="preserve">, </w:t>
      </w:r>
      <w:r>
        <w:rPr>
          <w:rStyle w:val="RefSurName"/>
        </w:rPr>
        <w:t xml:space="preserve">Witt</w:t>
      </w:r>
      <w:r>
        <w:rPr>
          <w:rStyle w:val="RefAuthor"/>
        </w:rPr>
        <w:t xml:space="preserve"> </w:t>
      </w:r>
      <w:r>
        <w:rPr>
          <w:rStyle w:val="RefGivenName"/>
        </w:rPr>
        <w:t xml:space="preserve">W</w:t>
      </w:r>
      <w:r>
        <w:rPr>
          <w:shd w:val="clear" w:color="" w:fill=""/>
        </w:rPr>
        <w:t xml:space="preserve">, </w:t>
      </w:r>
      <w:r>
        <w:rPr>
          <w:rStyle w:val="RefSurName"/>
        </w:rPr>
        <w:t xml:space="preserve">Limbach</w:t>
      </w:r>
      <w:r>
        <w:rPr>
          <w:rStyle w:val="RefAuthor"/>
        </w:rPr>
        <w:t xml:space="preserve"> </w:t>
      </w:r>
      <w:r>
        <w:rPr>
          <w:rStyle w:val="RefGivenName"/>
        </w:rPr>
        <w:t xml:space="preserve">C</w:t>
      </w:r>
      <w:r>
        <w:rPr>
          <w:shd w:val="clear" w:color="" w:fill=""/>
        </w:rPr>
        <w:t xml:space="preserve">, </w:t>
      </w:r>
      <w:r>
        <w:rPr>
          <w:rStyle w:val="RefSurName"/>
        </w:rPr>
        <w:t xml:space="preserve">Geitmann</w:t>
      </w:r>
      <w:r>
        <w:rPr>
          <w:rStyle w:val="RefAuthor"/>
        </w:rPr>
        <w:t xml:space="preserve"> </w:t>
      </w:r>
      <w:r>
        <w:rPr>
          <w:rStyle w:val="RefGivenName"/>
        </w:rPr>
        <w:t xml:space="preserve">M</w:t>
      </w:r>
      <w:r>
        <w:rPr>
          <w:shd w:val="clear" w:color="" w:fill=""/>
        </w:rPr>
        <w:t xml:space="preserve">, </w:t>
      </w:r>
      <w:r>
        <w:rPr>
          <w:rStyle w:val="RefSurName"/>
        </w:rPr>
        <w:t xml:space="preserve">Danielson</w:t>
      </w:r>
      <w:r>
        <w:rPr>
          <w:rStyle w:val="RefAuthor"/>
        </w:rPr>
        <w:t xml:space="preserve"> </w:t>
      </w:r>
      <w:r>
        <w:rPr>
          <w:rStyle w:val="RefGivenName"/>
        </w:rPr>
        <w:t xml:space="preserve">H</w:t>
      </w:r>
      <w:r>
        <w:rPr>
          <w:shd w:val="clear" w:color="" w:fill=""/>
        </w:rPr>
        <w:t xml:space="preserve">, </w:t>
      </w:r>
      <w:r>
        <w:rPr>
          <w:rStyle w:val="RefSurName"/>
        </w:rPr>
        <w:t xml:space="preserve">Kolarow</w:t>
      </w:r>
      <w:r>
        <w:rPr>
          <w:rStyle w:val="RefAuthor"/>
        </w:rPr>
        <w:t xml:space="preserve"> </w:t>
      </w:r>
      <w:r>
        <w:rPr>
          <w:rStyle w:val="RefGivenName"/>
        </w:rPr>
        <w:t xml:space="preserve">R</w:t>
      </w:r>
      <w:r>
        <w:rPr>
          <w:shd w:val="clear" w:color="" w:fill=""/>
        </w:rPr>
        <w:t xml:space="preserve">, </w:t>
      </w:r>
      <w:r>
        <w:rPr>
          <w:rStyle w:val="RefSurName"/>
        </w:rPr>
        <w:t xml:space="preserve">Niemann</w:t>
      </w:r>
      <w:r>
        <w:rPr>
          <w:rStyle w:val="RefAuthor"/>
        </w:rPr>
        <w:t xml:space="preserve"> </w:t>
      </w:r>
      <w:r>
        <w:rPr>
          <w:rStyle w:val="RefGivenName"/>
        </w:rPr>
        <w:t xml:space="preserve">G</w:t>
      </w:r>
      <w:r>
        <w:rPr>
          <w:shd w:val="clear" w:color="" w:fill=""/>
        </w:rPr>
        <w:t xml:space="preserve">, </w:t>
      </w:r>
      <w:r>
        <w:rPr>
          <w:rStyle w:val="RefSurName"/>
        </w:rPr>
        <w:t xml:space="preserve">Lessmann</w:t>
      </w:r>
      <w:r>
        <w:rPr>
          <w:rStyle w:val="RefAuthor"/>
        </w:rPr>
        <w:t xml:space="preserve"> </w:t>
      </w:r>
      <w:r>
        <w:rPr>
          <w:rStyle w:val="RefGivenName"/>
        </w:rPr>
        <w:t xml:space="preserve">V</w:t>
      </w:r>
      <w:r>
        <w:rPr>
          <w:shd w:val="clear" w:color="" w:fill=""/>
        </w:rPr>
        <w:t xml:space="preserve">, </w:t>
      </w:r>
      <w:r>
        <w:rPr>
          <w:rStyle w:val="RefSurName"/>
        </w:rPr>
        <w:t xml:space="preserve">Kilimann</w:t>
      </w:r>
      <w:r>
        <w:rPr>
          <w:rStyle w:val="RefAuthor"/>
        </w:rPr>
        <w:t xml:space="preserve"> </w:t>
      </w:r>
      <w:r>
        <w:rPr>
          <w:rStyle w:val="RefGivenName"/>
        </w:rPr>
        <w:t xml:space="preserve">MW</w:t>
      </w:r>
      <w:r>
        <w:rPr>
          <w:shd w:val="clear" w:color="" w:fill=""/>
        </w:rPr>
        <w:t xml:space="preserve">. </w:t>
      </w:r>
      <w:r>
        <w:rPr>
          <w:rStyle w:val="RefYear"/>
        </w:rPr>
        <w:t xml:space="preserve">2009</w:t>
      </w:r>
      <w:r>
        <w:rPr>
          <w:shd w:val="clear" w:color="" w:fill=""/>
        </w:rPr>
        <w:t xml:space="preserve">. </w:t>
      </w:r>
      <w:r>
        <w:rPr>
          <w:rStyle w:val="RefArticleTitle"/>
        </w:rPr>
        <w:t xml:space="preserve">A protein interaction node at the neurotransmitter release site: Domains of aczonin/piccolo, bassoon, CAST, and rim converge on the n-terminal domain of munc13-1</w:t>
      </w:r>
      <w:r>
        <w:rPr>
          <w:shd w:val="clear" w:color="" w:fill=""/>
        </w:rPr>
        <w:t xml:space="preserve">. </w:t>
      </w:r>
      <w:r>
        <w:rPr>
          <w:rStyle w:val=""/>
        </w:rPr>
        <w:t xml:space="preserve">The Journal of Neuroscience</w:t>
      </w:r>
      <w:r>
        <w:rPr>
          <w:shd w:val="clear" w:color="" w:fill=""/>
        </w:rPr>
        <w:t xml:space="preserve"> </w:t>
      </w:r>
      <w:r>
        <w:rPr>
          <w:rStyle w:val=""/>
        </w:rPr>
        <w:t xml:space="preserve">29</w:t>
      </w:r>
      <w:r>
        <w:rPr>
          <w:shd w:val="clear" w:color="" w:fill=""/>
        </w:rPr>
        <w:t xml:space="preserve">:</w:t>
      </w:r>
      <w:r>
        <w:rPr>
          <w:rStyle w:val="RefFPage"/>
        </w:rPr>
        <w:t xml:space="preserve">12584</w:t>
      </w:r>
      <w:r>
        <w:rPr>
          <w:shd w:val="clear" w:color="" w:fill=""/>
        </w:rPr>
        <w:t xml:space="preserve">–</w:t>
      </w:r>
      <w:r>
        <w:rPr>
          <w:rStyle w:val="RefLPage"/>
        </w:rPr>
        <w:t xml:space="preserve">12596</w:t>
      </w:r>
      <w:r>
        <w:rPr>
          <w:shd w:val="clear" w:color="" w:fill=""/>
        </w:rPr>
        <w:t xml:space="preserve">.</w:t>
      </w:r>
    </w:p>
    <w:p>
      <w:pPr>
        <w:pStyle w:val="jrnlRefText"/>
      </w:pPr>
      <w:bookmarkStart w:id="121" w:name="R106"/>
      <w:bookmarkEnd w:id="121"/>
      <w:r>
        <w:rPr>
          <w:rStyle w:val="RefSurName"/>
        </w:rPr>
        <w:t xml:space="preserve">Wang</w:t>
      </w:r>
      <w:r>
        <w:rPr>
          <w:rStyle w:val="RefAuthor"/>
        </w:rPr>
        <w:t xml:space="preserve"> </w:t>
      </w:r>
      <w:r>
        <w:rPr>
          <w:rStyle w:val="RefGivenName"/>
        </w:rPr>
        <w:t xml:space="preserve">Y</w:t>
      </w:r>
      <w:r>
        <w:rPr>
          <w:shd w:val="clear" w:color="" w:fill=""/>
        </w:rPr>
        <w:t xml:space="preserve">, </w:t>
      </w:r>
      <w:r>
        <w:rPr>
          <w:rStyle w:val="RefSurName"/>
        </w:rPr>
        <w:t xml:space="preserve">Liu</w:t>
      </w:r>
      <w:r>
        <w:rPr>
          <w:rStyle w:val="RefAuthor"/>
        </w:rPr>
        <w:t xml:space="preserve"> </w:t>
      </w:r>
      <w:r>
        <w:rPr>
          <w:rStyle w:val="RefGivenName"/>
        </w:rPr>
        <w:t xml:space="preserve">X</w:t>
      </w:r>
      <w:r>
        <w:rPr>
          <w:shd w:val="clear" w:color="" w:fill=""/>
        </w:rPr>
        <w:t xml:space="preserve">, </w:t>
      </w:r>
      <w:r>
        <w:rPr>
          <w:rStyle w:val="RefSurName"/>
        </w:rPr>
        <w:t xml:space="preserve">Biederer</w:t>
      </w:r>
      <w:r>
        <w:rPr>
          <w:rStyle w:val="RefAuthor"/>
        </w:rPr>
        <w:t xml:space="preserve"> </w:t>
      </w:r>
      <w:r>
        <w:rPr>
          <w:rStyle w:val="RefGivenName"/>
        </w:rPr>
        <w:t xml:space="preserve">T</w:t>
      </w:r>
      <w:r>
        <w:rPr>
          <w:shd w:val="clear" w:color="" w:fill=""/>
        </w:rPr>
        <w:t xml:space="preserve">, </w:t>
      </w:r>
      <w:r>
        <w:rPr>
          <w:rStyle w:val="RefSurName"/>
        </w:rPr>
        <w:t xml:space="preserve">Südhof</w:t>
      </w:r>
      <w:r>
        <w:rPr>
          <w:rStyle w:val="RefAuthor"/>
        </w:rPr>
        <w:t xml:space="preserve"> </w:t>
      </w:r>
      <w:r>
        <w:rPr>
          <w:rStyle w:val="RefGivenName"/>
        </w:rPr>
        <w:t xml:space="preserve">TC</w:t>
      </w:r>
      <w:r>
        <w:rPr>
          <w:shd w:val="clear" w:color="" w:fill=""/>
        </w:rPr>
        <w:t xml:space="preserve">. </w:t>
      </w:r>
      <w:r>
        <w:rPr>
          <w:rStyle w:val="RefYear"/>
        </w:rPr>
        <w:t xml:space="preserve">2002</w:t>
      </w:r>
      <w:r>
        <w:rPr>
          <w:shd w:val="clear" w:color="" w:fill=""/>
        </w:rPr>
        <w:t xml:space="preserve">. </w:t>
      </w:r>
      <w:r>
        <w:rPr>
          <w:rStyle w:val="RefArticleTitle"/>
        </w:rPr>
        <w:t xml:space="preserve">A family of rim-binding proteins regulated by alternative splicing: Implications for the genesis of synaptic active zones</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99</w:t>
      </w:r>
      <w:r>
        <w:rPr>
          <w:shd w:val="clear" w:color="" w:fill=""/>
        </w:rPr>
        <w:t xml:space="preserve">:</w:t>
      </w:r>
      <w:r>
        <w:rPr>
          <w:rStyle w:val="RefFPage"/>
        </w:rPr>
        <w:t xml:space="preserve">14464</w:t>
      </w:r>
      <w:r>
        <w:rPr>
          <w:shd w:val="clear" w:color="" w:fill=""/>
        </w:rPr>
        <w:t xml:space="preserve">–</w:t>
      </w:r>
      <w:r>
        <w:rPr>
          <w:rStyle w:val="RefLPage"/>
        </w:rPr>
        <w:t xml:space="preserve">14469</w:t>
      </w:r>
      <w:r>
        <w:rPr>
          <w:shd w:val="clear" w:color="" w:fill=""/>
        </w:rPr>
        <w:t xml:space="preserve">.</w:t>
      </w:r>
    </w:p>
    <w:p>
      <w:pPr>
        <w:pStyle w:val="jrnlRefText"/>
      </w:pPr>
      <w:bookmarkStart w:id="122" w:name="R108"/>
      <w:bookmarkEnd w:id="122"/>
      <w:r>
        <w:rPr>
          <w:rStyle w:val="RefSurName"/>
        </w:rPr>
        <w:t xml:space="preserve">Yamamori</w:t>
      </w:r>
      <w:r>
        <w:rPr>
          <w:rStyle w:val="RefAuthor"/>
        </w:rPr>
        <w:t xml:space="preserve"> </w:t>
      </w:r>
      <w:r>
        <w:rPr>
          <w:rStyle w:val="RefGivenName"/>
        </w:rPr>
        <w:t xml:space="preserve">S</w:t>
      </w:r>
      <w:r>
        <w:rPr>
          <w:shd w:val="clear" w:color="" w:fill=""/>
        </w:rPr>
        <w:t xml:space="preserve">, </w:t>
      </w:r>
      <w:r>
        <w:rPr>
          <w:rStyle w:val="RefSurName"/>
        </w:rPr>
        <w:t xml:space="preserve">Sugaya</w:t>
      </w:r>
      <w:r>
        <w:rPr>
          <w:rStyle w:val="RefAuthor"/>
        </w:rPr>
        <w:t xml:space="preserve"> </w:t>
      </w:r>
      <w:r>
        <w:rPr>
          <w:rStyle w:val="RefGivenName"/>
        </w:rPr>
        <w:t xml:space="preserve">D</w:t>
      </w:r>
      <w:r>
        <w:rPr>
          <w:shd w:val="clear" w:color="" w:fill=""/>
        </w:rPr>
        <w:t xml:space="preserve">, </w:t>
      </w:r>
      <w:r>
        <w:rPr>
          <w:rStyle w:val="RefSurName"/>
        </w:rPr>
        <w:t xml:space="preserve">Iida</w:t>
      </w:r>
      <w:r>
        <w:rPr>
          <w:rStyle w:val="RefAuthor"/>
        </w:rPr>
        <w:t xml:space="preserve"> </w:t>
      </w:r>
      <w:r>
        <w:rPr>
          <w:rStyle w:val="RefGivenName"/>
        </w:rPr>
        <w:t xml:space="preserve">Y</w:t>
      </w:r>
      <w:r>
        <w:rPr>
          <w:shd w:val="clear" w:color="" w:fill=""/>
        </w:rPr>
        <w:t xml:space="preserve">, </w:t>
      </w:r>
      <w:r>
        <w:rPr>
          <w:rStyle w:val="RefSurName"/>
        </w:rPr>
        <w:t xml:space="preserve">Kokubo</w:t>
      </w:r>
      <w:r>
        <w:rPr>
          <w:rStyle w:val="RefAuthor"/>
        </w:rPr>
        <w:t xml:space="preserve"> </w:t>
      </w:r>
      <w:r>
        <w:rPr>
          <w:rStyle w:val="RefGivenName"/>
        </w:rPr>
        <w:t xml:space="preserve">H</w:t>
      </w:r>
      <w:r>
        <w:rPr>
          <w:shd w:val="clear" w:color="" w:fill=""/>
        </w:rPr>
        <w:t xml:space="preserve">, </w:t>
      </w:r>
      <w:r>
        <w:rPr>
          <w:rStyle w:val="RefSurName"/>
        </w:rPr>
        <w:t xml:space="preserve">Itakura</w:t>
      </w:r>
      <w:r>
        <w:rPr>
          <w:rStyle w:val="RefAuthor"/>
        </w:rPr>
        <w:t xml:space="preserve"> </w:t>
      </w:r>
      <w:r>
        <w:rPr>
          <w:rStyle w:val="RefGivenName"/>
        </w:rPr>
        <w:t xml:space="preserve">M</w:t>
      </w:r>
      <w:r>
        <w:rPr>
          <w:shd w:val="clear" w:color="" w:fill=""/>
        </w:rPr>
        <w:t xml:space="preserve">, </w:t>
      </w:r>
      <w:r>
        <w:rPr>
          <w:rStyle w:val="RefSurName"/>
        </w:rPr>
        <w:t xml:space="preserve">Suzuki</w:t>
      </w:r>
      <w:r>
        <w:rPr>
          <w:rStyle w:val="RefAuthor"/>
        </w:rPr>
        <w:t xml:space="preserve"> </w:t>
      </w:r>
      <w:r>
        <w:rPr>
          <w:rStyle w:val="RefGivenName"/>
        </w:rPr>
        <w:t xml:space="preserve">E</w:t>
      </w:r>
      <w:r>
        <w:rPr>
          <w:shd w:val="clear" w:color="" w:fill=""/>
        </w:rPr>
        <w:t xml:space="preserve">, </w:t>
      </w:r>
      <w:r>
        <w:rPr>
          <w:rStyle w:val="RefSurName"/>
        </w:rPr>
        <w:t xml:space="preserve">Kataoka</w:t>
      </w:r>
      <w:r>
        <w:rPr>
          <w:rStyle w:val="RefAuthor"/>
        </w:rPr>
        <w:t xml:space="preserve"> </w:t>
      </w:r>
      <w:r>
        <w:rPr>
          <w:rStyle w:val="RefGivenName"/>
        </w:rPr>
        <w:t xml:space="preserve">M</w:t>
      </w:r>
      <w:r>
        <w:rPr>
          <w:shd w:val="clear" w:color="" w:fill=""/>
        </w:rPr>
        <w:t xml:space="preserve">, </w:t>
      </w:r>
      <w:r>
        <w:rPr>
          <w:rStyle w:val="RefSurName"/>
        </w:rPr>
        <w:t xml:space="preserve">Miyaoka</w:t>
      </w:r>
      <w:r>
        <w:rPr>
          <w:rStyle w:val="RefAuthor"/>
        </w:rPr>
        <w:t xml:space="preserve"> </w:t>
      </w:r>
      <w:r>
        <w:rPr>
          <w:rStyle w:val="RefGivenName"/>
        </w:rPr>
        <w:t xml:space="preserve">H</w:t>
      </w:r>
      <w:r>
        <w:rPr>
          <w:shd w:val="clear" w:color="" w:fill=""/>
        </w:rPr>
        <w:t xml:space="preserve">, </w:t>
      </w:r>
      <w:r>
        <w:rPr>
          <w:rStyle w:val="RefSurName"/>
        </w:rPr>
        <w:t xml:space="preserve">Takahashi</w:t>
      </w:r>
      <w:r>
        <w:rPr>
          <w:rStyle w:val="RefAuthor"/>
        </w:rPr>
        <w:t xml:space="preserve"> </w:t>
      </w:r>
      <w:r>
        <w:rPr>
          <w:rStyle w:val="RefGivenName"/>
        </w:rPr>
        <w:t xml:space="preserve">M</w:t>
      </w:r>
      <w:r>
        <w:rPr>
          <w:shd w:val="clear" w:color="" w:fill=""/>
        </w:rPr>
        <w:t xml:space="preserve">. </w:t>
      </w:r>
      <w:r>
        <w:rPr>
          <w:rStyle w:val="RefYear"/>
        </w:rPr>
        <w:t xml:space="preserve">2014</w:t>
      </w:r>
      <w:r>
        <w:rPr>
          <w:shd w:val="clear" w:color="" w:fill=""/>
        </w:rPr>
        <w:t xml:space="preserve">. </w:t>
      </w:r>
      <w:r>
        <w:rPr>
          <w:rStyle w:val="RefArticleTitle"/>
        </w:rPr>
        <w:t xml:space="preserve">Stress-induced phosphorylation of SNAP-25</w:t>
      </w:r>
      <w:r>
        <w:rPr>
          <w:shd w:val="clear" w:color="" w:fill=""/>
        </w:rPr>
        <w:t xml:space="preserve">. </w:t>
      </w:r>
      <w:r>
        <w:rPr>
          <w:rStyle w:val=""/>
        </w:rPr>
        <w:t xml:space="preserve">Neuroscience Letters</w:t>
      </w:r>
      <w:r>
        <w:rPr>
          <w:shd w:val="clear" w:color="" w:fill=""/>
        </w:rPr>
        <w:t xml:space="preserve"> </w:t>
      </w:r>
      <w:r>
        <w:rPr>
          <w:rStyle w:val=""/>
        </w:rPr>
        <w:t xml:space="preserve">561</w:t>
      </w:r>
      <w:r>
        <w:rPr>
          <w:shd w:val="clear" w:color="" w:fill=""/>
        </w:rPr>
        <w:t xml:space="preserve">:</w:t>
      </w:r>
      <w:r>
        <w:rPr>
          <w:rStyle w:val="RefFPage"/>
        </w:rPr>
        <w:t xml:space="preserve">182</w:t>
      </w:r>
      <w:r>
        <w:rPr>
          <w:shd w:val="clear" w:color="" w:fill=""/>
        </w:rPr>
        <w:t xml:space="preserve">–</w:t>
      </w:r>
      <w:r>
        <w:rPr>
          <w:rStyle w:val="RefLPage"/>
        </w:rPr>
        <w:t xml:space="preserve">187</w:t>
      </w:r>
      <w:r>
        <w:rPr>
          <w:shd w:val="clear" w:color="" w:fill=""/>
        </w:rPr>
        <w:t xml:space="preserve">.</w:t>
      </w:r>
    </w:p>
    <w:p>
      <w:pPr>
        <w:pStyle w:val="jrnlRefText"/>
      </w:pPr>
      <w:bookmarkStart w:id="123" w:name="R109"/>
      <w:bookmarkEnd w:id="123"/>
      <w:r>
        <w:rPr>
          <w:rStyle w:val="RefSurName"/>
        </w:rPr>
        <w:t xml:space="preserve">Yamauchi</w:t>
      </w:r>
      <w:r>
        <w:rPr>
          <w:rStyle w:val="RefAuthor"/>
        </w:rPr>
        <w:t xml:space="preserve"> </w:t>
      </w:r>
      <w:r>
        <w:rPr>
          <w:rStyle w:val="RefGivenName"/>
        </w:rPr>
        <w:t xml:space="preserve">T</w:t>
      </w:r>
      <w:r>
        <w:rPr>
          <w:shd w:val="clear" w:color="" w:fill=""/>
        </w:rPr>
        <w:t xml:space="preserve">. </w:t>
      </w:r>
      <w:r>
        <w:rPr>
          <w:rStyle w:val="RefYear"/>
        </w:rPr>
        <w:t xml:space="preserve">2005</w:t>
      </w:r>
      <w:r>
        <w:rPr>
          <w:shd w:val="clear" w:color="" w:fill=""/>
        </w:rPr>
        <w:t xml:space="preserve">. </w:t>
      </w:r>
      <w:r>
        <w:rPr>
          <w:rStyle w:val="RefArticleTitle"/>
        </w:rPr>
        <w:t xml:space="preserve">Neuronal Ca2+/calmodulin-dependent protein kinase ii--discovery, progress in a quarter of a century, and perspective: implication for learning and memory</w:t>
      </w:r>
      <w:r>
        <w:rPr>
          <w:shd w:val="clear" w:color="" w:fill=""/>
        </w:rPr>
        <w:t xml:space="preserve">. </w:t>
      </w:r>
      <w:r>
        <w:rPr>
          <w:rStyle w:val=""/>
        </w:rPr>
        <w:t xml:space="preserve">Biological &amp; Pharmaceutical Bulletin</w:t>
      </w:r>
      <w:r>
        <w:rPr>
          <w:shd w:val="clear" w:color="" w:fill=""/>
        </w:rPr>
        <w:t xml:space="preserve"> </w:t>
      </w:r>
      <w:r>
        <w:rPr>
          <w:rStyle w:val=""/>
        </w:rPr>
        <w:t xml:space="preserve">28</w:t>
      </w:r>
      <w:r>
        <w:rPr>
          <w:shd w:val="clear" w:color="" w:fill=""/>
        </w:rPr>
        <w:t xml:space="preserve">:</w:t>
      </w:r>
      <w:r>
        <w:rPr>
          <w:rStyle w:val="RefFPage"/>
        </w:rPr>
        <w:t xml:space="preserve">1342</w:t>
      </w:r>
      <w:r>
        <w:rPr>
          <w:shd w:val="clear" w:color="" w:fill=""/>
        </w:rPr>
        <w:t xml:space="preserve">–</w:t>
      </w:r>
      <w:r>
        <w:rPr>
          <w:rStyle w:val="RefLPage"/>
        </w:rPr>
        <w:t xml:space="preserve">1354</w:t>
      </w:r>
      <w:r>
        <w:rPr>
          <w:shd w:val="clear" w:color="" w:fill=""/>
        </w:rPr>
        <w:t xml:space="preserve"> .</w:t>
      </w:r>
    </w:p>
    <w:p>
      <w:pPr>
        <w:pStyle w:val="jrnlRefText"/>
      </w:pPr>
      <w:bookmarkStart w:id="124" w:name="R110"/>
      <w:bookmarkEnd w:id="124"/>
      <w:r>
        <w:rPr>
          <w:rStyle w:val="RefSurName"/>
        </w:rPr>
        <w:t xml:space="preserve">Zhu</w:t>
      </w:r>
      <w:r>
        <w:rPr>
          <w:rStyle w:val="RefAuthor"/>
        </w:rPr>
        <w:t xml:space="preserve"> </w:t>
      </w:r>
      <w:r>
        <w:rPr>
          <w:rStyle w:val="RefGivenName"/>
        </w:rPr>
        <w:t xml:space="preserve">LQ</w:t>
      </w:r>
      <w:r>
        <w:rPr>
          <w:shd w:val="clear" w:color="" w:fill=""/>
        </w:rPr>
        <w:t xml:space="preserve">, </w:t>
      </w:r>
      <w:r>
        <w:rPr>
          <w:rStyle w:val="RefSurName"/>
        </w:rPr>
        <w:t xml:space="preserve">Liu</w:t>
      </w:r>
      <w:r>
        <w:rPr>
          <w:rStyle w:val="RefAuthor"/>
        </w:rPr>
        <w:t xml:space="preserve"> </w:t>
      </w:r>
      <w:r>
        <w:rPr>
          <w:rStyle w:val="RefGivenName"/>
        </w:rPr>
        <w:t xml:space="preserve">D</w:t>
      </w:r>
      <w:r>
        <w:rPr>
          <w:shd w:val="clear" w:color="" w:fill=""/>
        </w:rPr>
        <w:t xml:space="preserve">, </w:t>
      </w:r>
      <w:r>
        <w:rPr>
          <w:rStyle w:val="RefSurName"/>
        </w:rPr>
        <w:t xml:space="preserve">Hu</w:t>
      </w:r>
      <w:r>
        <w:rPr>
          <w:rStyle w:val="RefAuthor"/>
        </w:rPr>
        <w:t xml:space="preserve"> </w:t>
      </w:r>
      <w:r>
        <w:rPr>
          <w:rStyle w:val="RefGivenName"/>
        </w:rPr>
        <w:t xml:space="preserve">J</w:t>
      </w:r>
      <w:r>
        <w:rPr>
          <w:shd w:val="clear" w:color="" w:fill=""/>
        </w:rPr>
        <w:t xml:space="preserve">, </w:t>
      </w:r>
      <w:r>
        <w:rPr>
          <w:rStyle w:val="RefSurName"/>
        </w:rPr>
        <w:t xml:space="preserve">Cheng</w:t>
      </w:r>
      <w:r>
        <w:rPr>
          <w:rStyle w:val="RefAuthor"/>
        </w:rPr>
        <w:t xml:space="preserve"> </w:t>
      </w:r>
      <w:r>
        <w:rPr>
          <w:rStyle w:val="RefGivenName"/>
        </w:rPr>
        <w:t xml:space="preserve">J</w:t>
      </w:r>
      <w:r>
        <w:rPr>
          <w:shd w:val="clear" w:color="" w:fill=""/>
        </w:rPr>
        <w:t xml:space="preserve">, </w:t>
      </w:r>
      <w:r>
        <w:rPr>
          <w:rStyle w:val="RefSurName"/>
        </w:rPr>
        <w:t xml:space="preserve">Wang</w:t>
      </w:r>
      <w:r>
        <w:rPr>
          <w:rStyle w:val="RefAuthor"/>
        </w:rPr>
        <w:t xml:space="preserve"> </w:t>
      </w:r>
      <w:r>
        <w:rPr>
          <w:rStyle w:val="RefGivenName"/>
        </w:rPr>
        <w:t xml:space="preserve">SH</w:t>
      </w:r>
      <w:r>
        <w:rPr>
          <w:shd w:val="clear" w:color="" w:fill=""/>
        </w:rPr>
        <w:t xml:space="preserve">, </w:t>
      </w:r>
      <w:r>
        <w:rPr>
          <w:rStyle w:val="RefSurName"/>
        </w:rPr>
        <w:t xml:space="preserve">Wang</w:t>
      </w:r>
      <w:r>
        <w:rPr>
          <w:rStyle w:val="RefAuthor"/>
        </w:rPr>
        <w:t xml:space="preserve"> </w:t>
      </w:r>
      <w:r>
        <w:rPr>
          <w:rStyle w:val="RefGivenName"/>
        </w:rPr>
        <w:t xml:space="preserve">Q</w:t>
      </w:r>
      <w:r>
        <w:rPr>
          <w:shd w:val="clear" w:color="" w:fill=""/>
        </w:rPr>
        <w:t xml:space="preserve">, </w:t>
      </w:r>
      <w:r>
        <w:rPr>
          <w:rStyle w:val="RefSurName"/>
        </w:rPr>
        <w:t xml:space="preserve">Wang</w:t>
      </w:r>
      <w:r>
        <w:rPr>
          <w:rStyle w:val="RefAuthor"/>
        </w:rPr>
        <w:t xml:space="preserve"> </w:t>
      </w:r>
      <w:r>
        <w:rPr>
          <w:rStyle w:val="RefGivenName"/>
        </w:rPr>
        <w:t xml:space="preserve">F</w:t>
      </w:r>
      <w:r>
        <w:rPr>
          <w:shd w:val="clear" w:color="" w:fill=""/>
        </w:rPr>
        <w:t xml:space="preserve">, </w:t>
      </w:r>
      <w:r>
        <w:rPr>
          <w:rStyle w:val="RefSurName"/>
        </w:rPr>
        <w:t xml:space="preserve">Chen</w:t>
      </w:r>
      <w:r>
        <w:rPr>
          <w:rStyle w:val="RefAuthor"/>
        </w:rPr>
        <w:t xml:space="preserve"> </w:t>
      </w:r>
      <w:r>
        <w:rPr>
          <w:rStyle w:val="RefGivenName"/>
        </w:rPr>
        <w:t xml:space="preserve">JG</w:t>
      </w:r>
      <w:r>
        <w:rPr>
          <w:shd w:val="clear" w:color="" w:fill=""/>
        </w:rPr>
        <w:t xml:space="preserve">, </w:t>
      </w:r>
      <w:r>
        <w:rPr>
          <w:rStyle w:val="RefSurName"/>
        </w:rPr>
        <w:t xml:space="preserve">Wang</w:t>
      </w:r>
      <w:r>
        <w:rPr>
          <w:rStyle w:val="RefAuthor"/>
        </w:rPr>
        <w:t xml:space="preserve"> </w:t>
      </w:r>
      <w:r>
        <w:rPr>
          <w:rStyle w:val="RefGivenName"/>
        </w:rPr>
        <w:t xml:space="preserve">JZ</w:t>
      </w:r>
      <w:r>
        <w:rPr>
          <w:shd w:val="clear" w:color="" w:fill=""/>
        </w:rPr>
        <w:t xml:space="preserve">. </w:t>
      </w:r>
      <w:r>
        <w:rPr>
          <w:rStyle w:val="RefYear"/>
        </w:rPr>
        <w:t xml:space="preserve">2010</w:t>
      </w:r>
      <w:r>
        <w:rPr>
          <w:shd w:val="clear" w:color="" w:fill=""/>
        </w:rPr>
        <w:t xml:space="preserve">. </w:t>
      </w:r>
      <w:r>
        <w:rPr>
          <w:rStyle w:val="RefArticleTitle"/>
        </w:rPr>
        <w:t xml:space="preserve">GSK-3 beta inhibits presynaptic vesicle exocytosis by phosphorylating p/q-type calcium channel and interrupting SNARE complex formation</w:t>
      </w:r>
      <w:r>
        <w:rPr>
          <w:shd w:val="clear" w:color="" w:fill=""/>
        </w:rPr>
        <w:t xml:space="preserve">. </w:t>
      </w:r>
      <w:r>
        <w:rPr>
          <w:rStyle w:val=""/>
        </w:rPr>
        <w:t xml:space="preserve">Journal of Neuroscience</w:t>
      </w:r>
      <w:r>
        <w:rPr>
          <w:shd w:val="clear" w:color="" w:fill=""/>
        </w:rPr>
        <w:t xml:space="preserve"> </w:t>
      </w:r>
      <w:r>
        <w:rPr>
          <w:rStyle w:val=""/>
        </w:rPr>
        <w:t xml:space="preserve">30</w:t>
      </w:r>
      <w:r>
        <w:rPr>
          <w:shd w:val="clear" w:color="" w:fill=""/>
        </w:rPr>
        <w:t xml:space="preserve">:</w:t>
      </w:r>
      <w:r>
        <w:rPr>
          <w:rStyle w:val="RefFPage"/>
        </w:rPr>
        <w:t xml:space="preserve">3624</w:t>
      </w:r>
      <w:r>
        <w:rPr>
          <w:shd w:val="clear" w:color="" w:fill=""/>
        </w:rPr>
        <w:t xml:space="preserve">–</w:t>
      </w:r>
      <w:r>
        <w:rPr>
          <w:rStyle w:val="RefLPage"/>
        </w:rPr>
        <w:t xml:space="preserve">3633</w:t>
      </w:r>
      <w:r>
        <w:rPr>
          <w:shd w:val="clear" w:color="" w:fill=""/>
        </w:rPr>
        <w:t xml:space="preserve">.</w:t>
      </w:r>
    </w:p>
    <w:p>
      <w:pPr>
        <w:pStyle w:val="sub-article"/>
      </w:pPr>
    </w:p>
    <w:p>
      <w:pPr>
        <w:pStyle w:val="sub-article-title"/>
      </w:pPr>
      <w:r>
        <w:rPr>
          <w:sz w:val="40"/>
          <w:szCs w:val="40"/>
          <w:b/>
          <w:shd w:val="clear" w:color="" w:fill=""/>
        </w:rPr>
        <w:t xml:space="preserve">Decision letter</w:t>
      </w:r>
    </w:p>
    <w:p>
      <w:pPr>
        <w:pStyle w:val="sub-body"/>
      </w:pPr>
    </w:p>
    <w:p>
      <w:pPr>
        <w:pStyle w:val="jrnlBoxBlock"/>
      </w:pPr>
    </w:p>
    <w:p>
      <w:pPr>
        <w:pStyle w:val="jrnlBoxText"/>
      </w:pPr>
      <w:r>
        <w:rPr>
          <w:sz w:val="22"/>
          <w:szCs w:val="22"/>
          <w:shd w:val="clear" w:color="" w:fill=""/>
        </w:rPr>
        <w:t xml:space="preserve">In the interests of transparency, eLife includes the editorial decision letter and accompanying author responses. A lightly edited version of the letter sent to the authors after peer review is shown, indicating the most substantive concerns; minor comments are not usually included.</w:t>
      </w:r>
    </w:p>
    <w:p>
      <w:pPr>
        <w:pStyle w:val=""/>
      </w:pPr>
      <w:r>
        <w:rPr>
          <w:shd w:val="clear" w:color="" w:fill=""/>
        </w:rPr>
        <w:t xml:space="preserve">Thank you for submitting your article "Analysis of protein phosphorylation in nerve terminal reveals extensive changes in active zone proteins upon exocytosis" for consideration by eLife. Your article has been favorably evaluated by a Senior editor and three reviewers, one of whom, Mary B. Kennedy, is a member of our Board of Reviewing Editors.</w:t>
      </w:r>
    </w:p>
    <w:p>
      <w:pPr>
        <w:pStyle w:val=""/>
      </w:pPr>
      <w:r>
        <w:rPr>
          <w:shd w:val="clear" w:color="" w:fill=""/>
        </w:rPr>
        <w:t xml:space="preserve">The reviewers have discussed the reviews with one another and the Reviewing Editor has drafted this decision to help you prepare a revised submission.</w:t>
      </w:r>
    </w:p>
    <w:p>
      <w:pPr>
        <w:pStyle w:val=""/>
      </w:pPr>
      <w:r>
        <w:rPr>
          <w:shd w:val="clear" w:color="" w:fill=""/>
        </w:rPr>
        <w:t xml:space="preserve">Summary:</w:t>
      </w:r>
    </w:p>
    <w:p>
      <w:pPr>
        <w:pStyle w:val=""/>
      </w:pPr>
      <w:r>
        <w:rPr>
          <w:shd w:val="clear" w:color="" w:fill=""/>
        </w:rPr>
        <w:t xml:space="preserve">The study by Kohansal-Nodehi et al. couples classical methods of studying the biochemistry of nerve terminals with "modern," mass-spec driven, proteomic studies. The presentation makes clear how proteomic studies can be analyzed to clarify and extend functional mechanistic studies carried out in more directed experiments. The study reveals two new interesting regulatory phenomena. The active zone proteins piccolo and bassoon are more extensively regulated by depolarization of synaptosomes in the presence of Ca</w:t>
      </w:r>
      <w:r>
        <w:rPr>
          <w:vertAlign w:val="superscript"/>
          <w:shd w:val="clear" w:color="" w:fill=""/>
        </w:rPr>
        <w:t xml:space="preserve">2+</w:t>
      </w:r>
      <w:r>
        <w:rPr>
          <w:shd w:val="clear" w:color="" w:fill=""/>
        </w:rPr>
        <w:t xml:space="preserve"> than predicted from earlier studies. The study also reveals that phosphosites that are up-regulated by depolarization plus Ca</w:t>
      </w:r>
      <w:r>
        <w:rPr>
          <w:vertAlign w:val="superscript"/>
          <w:shd w:val="clear" w:color="" w:fill=""/>
        </w:rPr>
        <w:t xml:space="preserve">2+</w:t>
      </w:r>
      <w:r>
        <w:rPr>
          <w:shd w:val="clear" w:color="" w:fill=""/>
        </w:rPr>
        <w:t xml:space="preserve"> are dominated by sequence motifs that are recognized by CaMKII, PKA, and PKC, as might be predicted; however, phosphosites that are down-regulated are dominated by the SP motif recognized by ERK1/2, CdK5, or CdK5, suggesting that phosphatases activated by depolarization and Ca</w:t>
      </w:r>
      <w:r>
        <w:rPr>
          <w:vertAlign w:val="superscript"/>
          <w:shd w:val="clear" w:color="" w:fill=""/>
        </w:rPr>
        <w:t xml:space="preserve">2+</w:t>
      </w:r>
      <w:r>
        <w:rPr>
          <w:shd w:val="clear" w:color="" w:fill=""/>
        </w:rPr>
        <w:t xml:space="preserve"> act predominantly on sites regulated by the latter kinases, at least in the first few minutes after stimulation.</w:t>
      </w:r>
    </w:p>
    <w:p>
      <w:pPr>
        <w:pStyle w:val=""/>
      </w:pPr>
      <w:r>
        <w:rPr>
          <w:shd w:val="clear" w:color="" w:fill=""/>
        </w:rPr>
        <w:t xml:space="preserve">The authors analyzed the phosphoproteome of rat synaptosomes, comparing preparations that were depolarized with KCL (clamped depolarization) in the presence of calcium ("stimulated" condition) to preparations that were either not depolarized, or depolarized in the absence of calcium. The authors identify up- or down-regulation of the phosphorylation status of a total of 252 sites in (mostly) pre-synaptic proteins. They categorize the regulated phosphosites based on protein function and provide an overview of the changes in the phosphorylation status of a selection of active zone proteins, synaptic vesicle proteins, plasma membrane proteins, and proteins involved in Clathrin mediated exocytosis. The Authors used standard omics procedures to label proteins in the two conditions with H/D using dimethylation, they enriched phosphopeptides using a TiO</w:t>
      </w:r>
      <w:r>
        <w:rPr>
          <w:vertAlign w:val="subscript"/>
          <w:shd w:val="clear" w:color="" w:fill=""/>
        </w:rPr>
        <w:t xml:space="preserve">2</w:t>
      </w:r>
      <w:r>
        <w:rPr>
          <w:shd w:val="clear" w:color="" w:fill=""/>
        </w:rPr>
        <w:t xml:space="preserve"> trap.</w:t>
      </w:r>
    </w:p>
    <w:p>
      <w:pPr>
        <w:pStyle w:val=""/>
      </w:pPr>
      <w:r>
        <w:rPr>
          <w:shd w:val="clear" w:color="" w:fill=""/>
        </w:rPr>
        <w:t xml:space="preserve">Overall, their analysis of presynaptic, stimulation-dependent phosphorylation changes provides a valuable overview that will be of interest to many researchers in the presynaptic field. The datasets should be extremely useful for more detailed analyses of the functional consequences and proximate causes of individual, activity-dependent phosphorylation or de-phosphorylation events. The study provides a more global context in which studies of the functions and regulation of individual proteins can be designed and interpreted. It paves the way for a new paradigm for studies of the dynamics of protein regulation that underlie control of transmitter release, and recovery of the terminal from a round of stimulated release.</w:t>
      </w:r>
    </w:p>
    <w:p>
      <w:pPr>
        <w:pStyle w:val=""/>
      </w:pPr>
      <w:r>
        <w:rPr>
          <w:shd w:val="clear" w:color="" w:fill=""/>
        </w:rPr>
        <w:t xml:space="preserve">Essential revisions:</w:t>
      </w:r>
    </w:p>
    <w:p>
      <w:pPr>
        <w:pStyle w:val=""/>
      </w:pPr>
      <w:r>
        <w:rPr>
          <w:shd w:val="clear" w:color="" w:fill=""/>
        </w:rPr>
        <w:t xml:space="preserve">1) One reviewer felt that the stimulated condition that the Authors have chosen is somewhat non-physiological, i.e. a clamped depolarization with the membrane potential close to zero. It is a situation in which the status of voltage-dependent ion channels and ion pumps is far from the normal electrical activity. A close-threshold depolarization with 4-aminopyridine would have been a more physiological condition to perform the study. This reviewer felt that the terminals would be subjected to a calcium overload. In contrast, another reviewer felt that this is not a problem because, with the K</w:t>
      </w:r>
      <w:r>
        <w:rPr>
          <w:vertAlign w:val="superscript"/>
          <w:shd w:val="clear" w:color="" w:fill=""/>
        </w:rPr>
        <w:t xml:space="preserve">+</w:t>
      </w:r>
      <w:r>
        <w:rPr>
          <w:shd w:val="clear" w:color="" w:fill=""/>
        </w:rPr>
        <w:t xml:space="preserve"> stimulus, inactivation of voltage-dependent calcium channels would limit large calcium influx to the first few seconds, and that ATP driven calcium pumps and the sodium/calcium exchanger would not be strongly affected by the clamped depolarization as they are not largely voltage driven. It would be useful for the authors to comment on these points in the manuscript.</w:t>
      </w:r>
    </w:p>
    <w:p>
      <w:pPr>
        <w:pStyle w:val=""/>
      </w:pPr>
      <w:r>
        <w:rPr>
          <w:shd w:val="clear" w:color="" w:fill=""/>
        </w:rPr>
        <w:t xml:space="preserve">2) In the Discussion, the authors state that "it appears that the rapid feedback loops governed by kinases and phosphatases, which are activated during stimulation, do not target the exocytotic machinery itself but rather upstream processes such as docking, priming and endocytosis." However, the authors have captured a snapshot at 2 min after stimulus. Since the turnover number of most protein kinases is around 1/sec, and the turnover numbers of protein phosphatases can be much faster, the authors could have missed even more rapid cycles that occur in the first 10, 30, or 60 s. It would be better to add the statement that regulatory cycles of the exocytotic machinery may be complete by 2 min after the stimulus, and thus more rapid quenching of the reactions before analysis might be required to capture them.</w:t>
      </w:r>
    </w:p>
    <w:p>
      <w:pPr>
        <w:pStyle w:val=""/>
      </w:pPr>
      <w:r>
        <w:rPr>
          <w:shd w:val="clear" w:color="" w:fill=""/>
        </w:rPr>
        <w:t xml:space="preserve">3). The authors should explain in more detail why the correlation of the ratios of the 3 biological replicates (</w:t>
      </w:r>
      <w:hyperlink w:anchor="F2-S4" w:history="1">
        <w:r>
          <w:rPr>
            <w:rStyle w:val="jrnlFigRef"/>
          </w:rPr>
          <w:t xml:space="preserve">Figure 2—figure supplement 4C</w:t>
        </w:r>
      </w:hyperlink>
      <w:r>
        <w:rPr>
          <w:shd w:val="clear" w:color="" w:fill=""/>
        </w:rPr>
        <w:t xml:space="preserve">) is low for their two "control" conditions (K</w:t>
      </w:r>
      <w:r>
        <w:rPr>
          <w:vertAlign w:val="superscript"/>
          <w:shd w:val="clear" w:color="" w:fill=""/>
        </w:rPr>
        <w:t xml:space="preserve">+</w:t>
      </w:r>
      <w:r>
        <w:rPr>
          <w:shd w:val="clear" w:color="" w:fill=""/>
        </w:rPr>
        <w:t xml:space="preserve">, EGTA vs. EGTA), and state whether or not this affects the pairwise comparison to the stimulated condition (K</w:t>
      </w:r>
      <w:r>
        <w:rPr>
          <w:vertAlign w:val="superscript"/>
          <w:shd w:val="clear" w:color="" w:fill=""/>
        </w:rPr>
        <w:t xml:space="preserve">+</w:t>
      </w:r>
      <w:r>
        <w:rPr>
          <w:shd w:val="clear" w:color="" w:fill=""/>
        </w:rPr>
        <w:t xml:space="preserve">, Ca</w:t>
      </w:r>
      <w:r>
        <w:rPr>
          <w:vertAlign w:val="superscript"/>
          <w:shd w:val="clear" w:color="" w:fill=""/>
        </w:rPr>
        <w:t xml:space="preserve">2+</w:t>
      </w:r>
      <w:r>
        <w:rPr>
          <w:shd w:val="clear" w:color="" w:fill=""/>
        </w:rPr>
        <w:t xml:space="preserve">).</w:t>
      </w:r>
    </w:p>
    <w:p>
      <w:pPr>
        <w:pStyle w:val=""/>
      </w:pPr>
      <w:r>
        <w:rPr>
          <w:shd w:val="clear" w:color="" w:fill=""/>
        </w:rPr>
        <w:t xml:space="preserve">4) Because </w:t>
      </w:r>
      <w:r>
        <w:rPr>
          <w:i/>
          <w:iCs/>
          <w:shd w:val="clear" w:color="" w:fill=""/>
        </w:rPr>
        <w:t xml:space="preserve">eLife</w:t>
      </w:r>
      <w:r>
        <w:rPr>
          <w:shd w:val="clear" w:color="" w:fill=""/>
        </w:rPr>
        <w:t xml:space="preserve"> is a journal with a broad readership, it would be appropriate to include an example of the raw data from which the extent of phosphorylation of a site in each sample is determined. Perhaps the authors could include an additional </w:t>
      </w:r>
      <w:hyperlink w:anchor="F2" w:history="1">
        <w:r>
          <w:rPr>
            <w:rStyle w:val="jrnlFigRef"/>
          </w:rPr>
          <w:t xml:space="preserve">Figure 2</w:t>
        </w:r>
      </w:hyperlink>
      <w:r>
        <w:rPr>
          <w:shd w:val="clear" w:color="" w:fill=""/>
        </w:rPr>
        <w:t xml:space="preserve"> supplement that shows the light and heavy peaks for S603-synapsin1 and S744-dynamin1 from each sample, with an indication of which fraction of the SCX fractionation these peaks were found in.</w:t>
      </w:r>
    </w:p>
    <w:p>
      <w:pPr>
        <w:pStyle w:val=""/>
      </w:pPr>
      <w:r>
        <w:rPr>
          <w:shd w:val="clear" w:color="" w:fill=""/>
        </w:rPr>
        <w:t xml:space="preserve">5) The concepts behind the "Data processing and bioinformatics analysis" section, i.e. how the raw data were converted into the figure panels, should be explained in more detail – especially for </w:t>
      </w:r>
      <w:hyperlink w:anchor="F2" w:history="1">
        <w:r>
          <w:rPr>
            <w:rStyle w:val="jrnlFigRef"/>
          </w:rPr>
          <w:t xml:space="preserve">Figure 2</w:t>
        </w:r>
      </w:hyperlink>
      <w:r>
        <w:rPr>
          <w:shd w:val="clear" w:color="" w:fill=""/>
        </w:rPr>
        <w:t xml:space="preserve"> and its supplements.</w:t>
      </w:r>
    </w:p>
    <w:p>
      <w:pPr>
        <w:pStyle w:val=""/>
      </w:pPr>
      <w:r>
        <w:rPr>
          <w:shd w:val="clear" w:color="" w:fill=""/>
        </w:rPr>
        <w:t xml:space="preserve">6) The authors suggest that the kinases targeting the SP motif (CdK5, ERK1/2, GSK-3) are down-regulated in response to stimulation and/or that the turnover at these sites may be faster. This would indeed be very interesting, have the authors attempted to verify either of these possibilities? It seems more likely that calcium-stimulated phosphatases are stimulated to dephosphorylate these sites at a faster rate; whereas, the kinases are not stimulated by calcium. Therefore, dephosphorylation dominates after the calcium stimulus. Please comment.</w:t>
      </w:r>
    </w:p>
    <w:p>
      <w:pPr>
        <w:pStyle w:val="sub-article"/>
      </w:pPr>
    </w:p>
    <w:p>
      <w:pPr>
        <w:pStyle w:val="sub-article-title"/>
      </w:pPr>
      <w:r>
        <w:rPr>
          <w:sz w:val="40"/>
          <w:szCs w:val="40"/>
          <w:b/>
          <w:shd w:val="clear" w:color="" w:fill=""/>
        </w:rPr>
        <w:t xml:space="preserve">Author response</w:t>
      </w:r>
    </w:p>
    <w:p>
      <w:pPr>
        <w:pStyle w:val="sub-body"/>
      </w:pPr>
    </w:p>
    <w:p>
      <w:pPr>
        <w:pStyle w:val=""/>
      </w:pPr>
      <w:r>
        <w:rPr>
          <w:i/>
          <w:iCs/>
          <w:shd w:val="clear" w:color="" w:fill=""/>
        </w:rPr>
        <w:t xml:space="preserve">Essential revisions:</w:t>
      </w:r>
      <w:r>
        <w:rPr>
          <w:shd w:val="clear" w:color="" w:fill=""/>
        </w:rPr>
        <w:t xml:space="preserve"> </w:t>
      </w:r>
    </w:p>
    <w:p>
      <w:pPr>
        <w:pStyle w:val=""/>
      </w:pPr>
      <w:br/>
      <w:r>
        <w:rPr>
          <w:i/>
          <w:iCs/>
          <w:shd w:val="clear" w:color="" w:fill=""/>
        </w:rPr>
        <w:t xml:space="preserve">1) One reviewer felt that the stimulated condition that the Authors have chosen is somewhat non-physiological, i.e. a clamped depolarization with the membrane potential close to zero. It is a situation in which the status of voltage-dependent ion channels and ion pumps is far from the normal electrical activity. A close-threshold depolarization with 4-aminopyridine would have been a more physiological condition to perform the study. This reviewer felt that the terminals would be subjected to a calcium overload. In contrast, another reviewer felt that this is not a problem because, with the K</w:t>
      </w:r>
      <w:r>
        <w:rPr>
          <w:i/>
          <w:iCs/>
          <w:vertAlign w:val="superscript"/>
          <w:shd w:val="clear" w:color="" w:fill=""/>
        </w:rPr>
        <w:t xml:space="preserve">+</w:t>
      </w:r>
      <w:r>
        <w:rPr>
          <w:i/>
          <w:iCs/>
          <w:shd w:val="clear" w:color="" w:fill=""/>
        </w:rPr>
        <w:t xml:space="preserve"> stimulus, inactivation of voltage-dependent calcium channels would limit large calcium influx to the first few seconds, and that ATP driven calcium pumps and the sodium/calcium exchanger would not be strongly affected by the clamped depolarization as they are not largely voltage driven. It would be useful for the authors to comment on these points in the manuscript.</w:t>
      </w:r>
      <w:r>
        <w:rPr>
          <w:shd w:val="clear" w:color="" w:fill=""/>
        </w:rPr>
        <w:t xml:space="preserve"> </w:t>
      </w:r>
    </w:p>
    <w:p>
      <w:pPr>
        <w:pStyle w:val=""/>
      </w:pPr>
      <w:r>
        <w:rPr>
          <w:shd w:val="clear" w:color="" w:fill=""/>
        </w:rPr>
        <w:t xml:space="preserve">We agree with the reviewer that KCl stimulation leads to a clamped depolarization and thus is far from a physiological stimulus. This, however, is inherent to the entire approach: synaptosomes (pinched-off nerve terminals) are not suitable for fine-tuning of synaptic excitation. On the other hand, synaptosomes have served since decades as a convenient and biochemically accessible model system for studying basic features of the exo- and endocytotic machinery. In fact, a lot of basic knowledge about the functioning of vesicle release was first obtained from studies on synaptosomes that were stimulated by KCl-depolarization (including phosphorylation and dephosphorylation of key proteins such as dynamin and synapsin). Many previous papers have shown that exocytotic release persists for several minutes after KCl depolarization (see e.g. [Nicholls and Sihra, 1986]), and that calcium influx ceases after an initial burst (McMahon and Nicholls, 1991), see also other papers by D.W. Nicholls and coworkers in the eighties and nineties of last century where this preparation was extensively characterized.</w:t>
      </w:r>
    </w:p>
    <w:p>
      <w:pPr>
        <w:pStyle w:val=""/>
      </w:pPr>
      <w:r>
        <w:rPr>
          <w:shd w:val="clear" w:color="" w:fill=""/>
        </w:rPr>
        <w:t xml:space="preserve">We acknowledge that potassium channel blockers were used previously to drive calcium-dependent exocytosis, triggering depolarization via firing of voltage-gated sodium channels. However, this type of activation is less reproducible and less well controlled experimentally. We have now acknowledged these inherent limitations more explicitly (see section “Phosphoproteomics of isolated nerve terminals under different stimulation conditions”, first, second and third paragraphs) but for the reasons summarized above we consider our experimental approach as conclusive despite its limitations.</w:t>
      </w:r>
    </w:p>
    <w:p>
      <w:pPr>
        <w:pStyle w:val=""/>
      </w:pPr>
      <w:r>
        <w:rPr>
          <w:i/>
          <w:iCs/>
          <w:shd w:val="clear" w:color="" w:fill=""/>
        </w:rPr>
        <w:t xml:space="preserve">2) In the Discussion, the authors state that "it appears that the rapid feedback loops governed by kinases and phosphatases, which are activated during stimulation, do not target the exocytotic machinery itself but rather upstream processes such as docking, priming and endocytosis." However, the authors have captured a snapshot at 2 min after stimulus. Since the turnover number of most protein kinases is around 1/sec, and the turnover numbers of protein phosphatases can be much faster, the authors could have missed even more rapid cycles that occur in the first 10, 30, or 60 s. It would be better to add the statement that regulatory cycles of the exocytotic machinery may be complete by 2 min after the stimulus, and thus more rapid quenching of the reactions before analysis might be required to capture them. </w:t>
      </w:r>
      <w:r>
        <w:rPr>
          <w:shd w:val="clear" w:color="" w:fill=""/>
        </w:rPr>
        <w:t xml:space="preserve"> </w:t>
      </w:r>
    </w:p>
    <w:p>
      <w:pPr>
        <w:pStyle w:val=""/>
      </w:pPr>
      <w:r>
        <w:rPr>
          <w:shd w:val="clear" w:color="" w:fill=""/>
        </w:rPr>
        <w:t xml:space="preserve">We agree with the reviewers that we are certainly missing fast and reversible changes, and shorter time intervals after stimulation will need to be analyzed in the future. On the other hand, exocytotic release of glutamate continues for minutes (see above), and thus we are probably capturing an activated steady-state status of the exo- and endocytotic machinery. We have added a paragraph in the Discussion to clarify this point in more detail (sixth paragraph).</w:t>
      </w:r>
    </w:p>
    <w:p>
      <w:pPr>
        <w:pStyle w:val=""/>
      </w:pPr>
      <w:r>
        <w:rPr>
          <w:i/>
          <w:iCs/>
          <w:shd w:val="clear" w:color="" w:fill=""/>
        </w:rPr>
        <w:t xml:space="preserve">3) The authors should explain in more detail why the correlation of the ratios of the 3 biological replicates (</w:t>
      </w:r>
      <w:hyperlink w:anchor="F2-S4" w:history="1">
        <w:r>
          <w:rPr>
            <w:rStyle w:val="jrnlFigRef"/>
          </w:rPr>
          <w:t xml:space="preserve">Figure 2—figure supplement 4C</w:t>
        </w:r>
      </w:hyperlink>
      <w:r>
        <w:rPr>
          <w:i/>
          <w:iCs/>
          <w:shd w:val="clear" w:color="" w:fill=""/>
        </w:rPr>
        <w:t xml:space="preserve">) is low for their two "control" conditions (K</w:t>
      </w:r>
      <w:r>
        <w:rPr>
          <w:i/>
          <w:iCs/>
          <w:vertAlign w:val="superscript"/>
          <w:shd w:val="clear" w:color="" w:fill=""/>
        </w:rPr>
        <w:t xml:space="preserve">+</w:t>
      </w:r>
      <w:r>
        <w:rPr>
          <w:i/>
          <w:iCs/>
          <w:shd w:val="clear" w:color="" w:fill=""/>
        </w:rPr>
        <w:t xml:space="preserve">, EGTA vs. EGTA), and state whether or not this affects the pairwise comparison to the stimulated condition (K</w:t>
      </w:r>
      <w:r>
        <w:rPr>
          <w:i/>
          <w:iCs/>
          <w:vertAlign w:val="superscript"/>
          <w:shd w:val="clear" w:color="" w:fill=""/>
        </w:rPr>
        <w:t xml:space="preserve">+</w:t>
      </w:r>
      <w:r>
        <w:rPr>
          <w:i/>
          <w:iCs/>
          <w:shd w:val="clear" w:color="" w:fill=""/>
        </w:rPr>
        <w:t xml:space="preserve">, Ca</w:t>
      </w:r>
      <w:r>
        <w:rPr>
          <w:i/>
          <w:iCs/>
          <w:vertAlign w:val="superscript"/>
          <w:shd w:val="clear" w:color="" w:fill=""/>
        </w:rPr>
        <w:t xml:space="preserve">2+</w:t>
      </w:r>
      <w:r>
        <w:rPr>
          <w:i/>
          <w:iCs/>
          <w:shd w:val="clear" w:color="" w:fill=""/>
        </w:rPr>
        <w:t xml:space="preserve">).</w:t>
      </w:r>
      <w:r>
        <w:rPr>
          <w:shd w:val="clear" w:color="" w:fill=""/>
        </w:rPr>
        <w:t xml:space="preserve"> </w:t>
      </w:r>
    </w:p>
    <w:p>
      <w:pPr>
        <w:pStyle w:val=""/>
      </w:pPr>
      <w:r>
        <w:rPr>
          <w:shd w:val="clear" w:color="" w:fill=""/>
        </w:rPr>
        <w:t xml:space="preserve">Low correlation is observable only when correlating the ratios between the stimulated in the presence of EGTA (K</w:t>
      </w:r>
      <w:r>
        <w:rPr>
          <w:vertAlign w:val="superscript"/>
          <w:shd w:val="clear" w:color="" w:fill=""/>
        </w:rPr>
        <w:t xml:space="preserve">+</w:t>
      </w:r>
      <w:r>
        <w:rPr>
          <w:shd w:val="clear" w:color="" w:fill=""/>
        </w:rPr>
        <w:t xml:space="preserve">, EGTA) and non-stimulated phosphosites (EGTA). In contrast, an excellent correlation is observed when intensities (sum of intensities in both conditions, labeled as heavy and light) are correlated (</w:t>
      </w:r>
      <w:hyperlink w:anchor="F2-S4" w:history="1">
        <w:r>
          <w:rPr>
            <w:rStyle w:val="jrnlFigRef"/>
          </w:rPr>
          <w:t xml:space="preserve">Figure 2—figure supplement 4B</w:t>
        </w:r>
      </w:hyperlink>
      <w:r>
        <w:rPr>
          <w:shd w:val="clear" w:color="" w:fill=""/>
        </w:rPr>
        <w:t xml:space="preserve">). As further evidence for the high reproducibility between the replicates in these two conditions, we plotted the intensity values separately in K</w:t>
      </w:r>
      <w:r>
        <w:rPr>
          <w:vertAlign w:val="superscript"/>
          <w:shd w:val="clear" w:color="" w:fill=""/>
        </w:rPr>
        <w:t xml:space="preserve">+</w:t>
      </w:r>
      <w:r>
        <w:rPr>
          <w:shd w:val="clear" w:color="" w:fill=""/>
        </w:rPr>
        <w:t xml:space="preserve">, EGTA (heavy) and EGTA (light) conditions and calculated the Pearson correlation coefficient (</w:t>
      </w:r>
      <w:hyperlink w:anchor="ARF1" w:history="1">
        <w:r>
          <w:rPr>
            <w:rStyle w:val="jrnlFigRef"/>
          </w:rPr>
          <w:t xml:space="preserve">Author response image 1A and B</w:t>
        </w:r>
      </w:hyperlink>
      <w:r>
        <w:rPr>
          <w:shd w:val="clear" w:color="" w:fill=""/>
        </w:rPr>
        <w:t xml:space="preserve">).</w:t>
      </w:r>
    </w:p>
    <w:p>
      <w:pPr>
        <w:pStyle w:val="jrnlFigBlock"/>
      </w:pPr>
    </w:p>
    <w:p>
      <w:pPr>
        <w:pStyle w:val="jrnlFigCaption"/>
      </w:pPr>
      <w:bookmarkStart w:id="125" w:name="ARF1"/>
      <w:bookmarkEnd w:id="125"/>
      <w:r>
        <w:rPr>
          <w:rStyle w:val="label"/>
        </w:rPr>
        <w:t xml:space="preserve">Author response image 1.</w:t>
      </w:r>
      <w:r>
        <w:rPr>
          <w:color w:val="#ff8000"/>
          <w:shd w:val="clear" w:color="" w:fill=""/>
        </w:rPr>
        <w:t xml:space="preserve"> Correlation of phosphosites between biological replicates.</w:t>
      </w:r>
    </w:p>
    <w:p>
      <w:pPr>
        <w:pStyle w:val="jrnlFigCaption"/>
      </w:pPr>
      <w:r>
        <w:rPr>
          <w:color w:val="#ff8000"/>
          <w:shd w:val="clear" w:color="" w:fill=""/>
        </w:rPr>
        <w:t xml:space="preserve">Correlation plots depicting correlation of phosphosites between three biological replicates at Log</w:t>
      </w:r>
      <w:r>
        <w:rPr>
          <w:color w:val="#ff8000"/>
          <w:vertAlign w:val="subscript"/>
          <w:shd w:val="clear" w:color="" w:fill=""/>
        </w:rPr>
        <w:t xml:space="preserve">10 </w:t>
      </w:r>
      <w:r>
        <w:rPr>
          <w:color w:val="#ff8000"/>
          <w:shd w:val="clear" w:color="" w:fill=""/>
        </w:rPr>
        <w:t xml:space="preserve">intensity level in depolarization without Ca</w:t>
      </w:r>
      <w:r>
        <w:rPr>
          <w:color w:val="#ff8000"/>
          <w:vertAlign w:val="superscript"/>
          <w:shd w:val="clear" w:color="" w:fill=""/>
        </w:rPr>
        <w:t xml:space="preserve">2+</w:t>
      </w:r>
      <w:r>
        <w:rPr>
          <w:color w:val="#ff8000"/>
          <w:shd w:val="clear" w:color="" w:fill=""/>
        </w:rPr>
        <w:t xml:space="preserve"> (K</w:t>
      </w:r>
      <w:r>
        <w:rPr>
          <w:color w:val="#ff8000"/>
          <w:vertAlign w:val="superscript"/>
          <w:shd w:val="clear" w:color="" w:fill=""/>
        </w:rPr>
        <w:t xml:space="preserve">+</w:t>
      </w:r>
      <w:r>
        <w:rPr>
          <w:color w:val="#ff8000"/>
          <w:shd w:val="clear" w:color="" w:fill=""/>
        </w:rPr>
        <w:t xml:space="preserve">, EGTA, heavy) condition (</w:t>
      </w:r>
      <w:r>
        <w:rPr>
          <w:rStyle w:val="partLabel"/>
        </w:rPr>
        <w:t xml:space="preserve">A</w:t>
      </w:r>
      <w:r>
        <w:rPr>
          <w:color w:val="#ff8000"/>
          <w:shd w:val="clear" w:color="" w:fill=""/>
        </w:rPr>
        <w:t xml:space="preserve">), no depolarization (EGTA, light) condition (</w:t>
      </w:r>
      <w:r>
        <w:rPr>
          <w:rStyle w:val="partLabel"/>
        </w:rPr>
        <w:t xml:space="preserve">B</w:t>
      </w:r>
      <w:r>
        <w:rPr>
          <w:color w:val="#ff8000"/>
          <w:shd w:val="clear" w:color="" w:fill=""/>
        </w:rPr>
        <w:t xml:space="preserve">).</w:t>
      </w:r>
    </w:p>
    <w:p>
      <w:pPr/>
      <w:r>
        <w:pict>
          <v:shape type="#_x0000_t75" style="width:500px; height:231.76823176823px; margin-left:0px; margin-top:0px; mso-position-horizontal:left; mso-position-vertical:top; mso-position-horizontal-relative:char; mso-position-vertical-relative:line; z-index:-2147483647;">
            <v:imagedata r:id="rId146" o:title=""/>
          </v:shape>
        </w:pict>
      </w:r>
    </w:p>
    <w:p>
      <w:pPr>
        <w:pStyle w:val=""/>
      </w:pPr>
      <w:r>
        <w:rPr>
          <w:shd w:val="clear" w:color="" w:fill=""/>
        </w:rPr>
        <w:t xml:space="preserve">The low correlation in the ratio level is simply a reflection of the fact that there is no major change of the phosphorylation status if the synaptosomes are depolarized in the absence of extracellular calcium. Consequently, most ratios cluster close to 1 (log2 scale 0, </w:t>
      </w:r>
      <w:hyperlink w:anchor="F2-S4" w:history="1">
        <w:r>
          <w:rPr>
            <w:rStyle w:val="jrnlFigRef"/>
          </w:rPr>
          <w:t xml:space="preserve">Figure 2—figure supplement 4C</w:t>
        </w:r>
      </w:hyperlink>
      <w:r>
        <w:rPr>
          <w:shd w:val="clear" w:color="" w:fill=""/>
        </w:rPr>
        <w:t xml:space="preserve">). In contrast, upon depolarization in the presence of calcium (K</w:t>
      </w:r>
      <w:r>
        <w:rPr>
          <w:vertAlign w:val="superscript"/>
          <w:shd w:val="clear" w:color="" w:fill=""/>
        </w:rPr>
        <w:t xml:space="preserve">+</w:t>
      </w:r>
      <w:r>
        <w:rPr>
          <w:shd w:val="clear" w:color="" w:fill=""/>
        </w:rPr>
        <w:t xml:space="preserve">, Ca</w:t>
      </w:r>
      <w:r>
        <w:rPr>
          <w:vertAlign w:val="superscript"/>
          <w:shd w:val="clear" w:color="" w:fill=""/>
        </w:rPr>
        <w:t xml:space="preserve">2+</w:t>
      </w:r>
      <w:r>
        <w:rPr>
          <w:shd w:val="clear" w:color="" w:fill=""/>
        </w:rPr>
        <w:t xml:space="preserve">) many phosphosites are either up- or downregulated, which results in a high correlation not only of the intensity levels but also in the ratios (</w:t>
      </w:r>
      <w:hyperlink w:anchor="F2-S3" w:history="1">
        <w:r>
          <w:rPr>
            <w:rStyle w:val="jrnlFigRef"/>
          </w:rPr>
          <w:t xml:space="preserve">Figure 2—figure supplement 3</w:t>
        </w:r>
      </w:hyperlink>
      <w:r>
        <w:rPr>
          <w:shd w:val="clear" w:color="" w:fill=""/>
        </w:rPr>
        <w:t xml:space="preserve">).</w:t>
      </w:r>
    </w:p>
    <w:p>
      <w:pPr>
        <w:pStyle w:val=""/>
      </w:pPr>
      <w:r>
        <w:rPr>
          <w:i/>
          <w:iCs/>
          <w:shd w:val="clear" w:color="" w:fill=""/>
        </w:rPr>
        <w:t xml:space="preserve">4) Because eLife is a journal with a broad readership, it would be appropriate to include an example of the raw data from which the extent of phosphorylation of a site in each sample is determined. Perhaps the authors could include an additional </w:t>
      </w:r>
      <w:hyperlink w:anchor="F2" w:history="1">
        <w:r>
          <w:rPr>
            <w:rStyle w:val="jrnlFigRef"/>
          </w:rPr>
          <w:t xml:space="preserve">Figure 2</w:t>
        </w:r>
      </w:hyperlink>
      <w:r>
        <w:rPr>
          <w:i/>
          <w:iCs/>
          <w:shd w:val="clear" w:color="" w:fill=""/>
        </w:rPr>
        <w:t xml:space="preserve"> supplement that shows the light and heavy peaks for S603-synapsin1 and S744-dynamin1 from each sample, with an indication of which fraction of the SCX fractionation these peaks were found in.</w:t>
      </w:r>
      <w:r>
        <w:rPr>
          <w:shd w:val="clear" w:color="" w:fill=""/>
        </w:rPr>
        <w:t xml:space="preserve"> </w:t>
      </w:r>
    </w:p>
    <w:p>
      <w:pPr>
        <w:pStyle w:val=""/>
      </w:pPr>
      <w:r>
        <w:rPr>
          <w:shd w:val="clear" w:color="" w:fill=""/>
        </w:rPr>
        <w:t xml:space="preserve">As suggested we have now included a new supplemental figure showing MS1 spectra of the synapsin Ser603 and dynamin Ser774 in light (K</w:t>
      </w:r>
      <w:r>
        <w:rPr>
          <w:vertAlign w:val="superscript"/>
          <w:shd w:val="clear" w:color="" w:fill=""/>
        </w:rPr>
        <w:t xml:space="preserve">+</w:t>
      </w:r>
      <w:r>
        <w:rPr>
          <w:shd w:val="clear" w:color="" w:fill=""/>
        </w:rPr>
        <w:t xml:space="preserve">, Ca</w:t>
      </w:r>
      <w:r>
        <w:rPr>
          <w:vertAlign w:val="superscript"/>
          <w:shd w:val="clear" w:color="" w:fill=""/>
        </w:rPr>
        <w:t xml:space="preserve">2+</w:t>
      </w:r>
      <w:r>
        <w:rPr>
          <w:shd w:val="clear" w:color="" w:fill=""/>
        </w:rPr>
        <w:t xml:space="preserve">) and heavy (K</w:t>
      </w:r>
      <w:r>
        <w:rPr>
          <w:vertAlign w:val="superscript"/>
          <w:shd w:val="clear" w:color="" w:fill=""/>
        </w:rPr>
        <w:t xml:space="preserve">+</w:t>
      </w:r>
      <w:r>
        <w:rPr>
          <w:shd w:val="clear" w:color="" w:fill=""/>
        </w:rPr>
        <w:t xml:space="preserve">, EGTA) isotopic patterns (</w:t>
      </w:r>
      <w:hyperlink w:anchor="F2-S5" w:history="1">
        <w:r>
          <w:rPr>
            <w:rStyle w:val="jrnlFigRef"/>
          </w:rPr>
          <w:t xml:space="preserve">Figure 2—figure supplement 5A and B</w:t>
        </w:r>
      </w:hyperlink>
      <w:r>
        <w:rPr>
          <w:shd w:val="clear" w:color="" w:fill=""/>
        </w:rPr>
        <w:t xml:space="preserve">) together with annotated MS/MS spectra for synapsin Ser603 and dynamin Ser774 phosphosites (</w:t>
      </w:r>
      <w:hyperlink w:anchor="F2-S5" w:history="1">
        <w:r>
          <w:rPr>
            <w:rStyle w:val="jrnlFigRef"/>
          </w:rPr>
          <w:t xml:space="preserve">Figure 2—figure supplement 5C and D</w:t>
        </w:r>
      </w:hyperlink>
      <w:r>
        <w:rPr>
          <w:shd w:val="clear" w:color="" w:fill=""/>
        </w:rPr>
        <w:t xml:space="preserve">).</w:t>
      </w:r>
    </w:p>
    <w:p>
      <w:pPr>
        <w:pStyle w:val=""/>
      </w:pPr>
      <w:r>
        <w:rPr>
          <w:i/>
          <w:iCs/>
          <w:shd w:val="clear" w:color="" w:fill=""/>
        </w:rPr>
        <w:t xml:space="preserve">5) The concepts behind the "Data processing and bioinformatics analysis" section, i.e. how the raw data were converted into the figure panels, should be explained in more detail – especially for </w:t>
      </w:r>
      <w:hyperlink w:anchor="F2" w:history="1">
        <w:r>
          <w:rPr>
            <w:rStyle w:val="jrnlFigRef"/>
          </w:rPr>
          <w:t xml:space="preserve">Figure 2</w:t>
        </w:r>
      </w:hyperlink>
      <w:r>
        <w:rPr>
          <w:i/>
          <w:iCs/>
          <w:shd w:val="clear" w:color="" w:fill=""/>
        </w:rPr>
        <w:t xml:space="preserve"> and its supplements.</w:t>
      </w:r>
      <w:r>
        <w:rPr>
          <w:shd w:val="clear" w:color="" w:fill=""/>
        </w:rPr>
        <w:t xml:space="preserve"> </w:t>
      </w:r>
    </w:p>
    <w:p>
      <w:pPr>
        <w:pStyle w:val=""/>
      </w:pPr>
      <w:r>
        <w:rPr>
          <w:shd w:val="clear" w:color="" w:fill=""/>
        </w:rPr>
        <w:t xml:space="preserve">As suggested we have added more details to the section "Data processing and bioinformatics analysis" to make sure that the procedures chosen for the analysis of the data is clear for readers (first paragraph).</w:t>
      </w:r>
    </w:p>
    <w:p>
      <w:pPr>
        <w:pStyle w:val=""/>
      </w:pPr>
      <w:r>
        <w:rPr>
          <w:i/>
          <w:iCs/>
          <w:shd w:val="clear" w:color="" w:fill=""/>
        </w:rPr>
        <w:t xml:space="preserve">6) The authors suggest that the kinases targeting the SP motif (CdK5, ERK1/2, GSK-3) are down-regulated in response to stimulation and/or that the turnover at these sites may be faster. This would indeed be very interesting, have the authors attempted to verify either of these possibilities? It seems more likely that calcium-stimulated phosphatases are stimulated to dephosphorylate these sites at a faster rate; whereas, the kinases are not stimulated by calcium. Therefore, dephosphorylation dominates after the calcium stimulus. Please comment.</w:t>
      </w:r>
      <w:r>
        <w:rPr>
          <w:shd w:val="clear" w:color="" w:fill=""/>
        </w:rPr>
        <w:t xml:space="preserve"> </w:t>
      </w:r>
    </w:p>
    <w:p>
      <w:pPr>
        <w:pStyle w:val=""/>
      </w:pPr>
      <w:r>
        <w:rPr>
          <w:shd w:val="clear" w:color="" w:fill=""/>
        </w:rPr>
        <w:t xml:space="preserve">Our data indicate that both of the suggested mechanisms play a role: For ERK1/2 we consider downregulation as unlikely since two phosphosites in the active loop of ERK1/2 (T183, Y185, Supplementary file 2, K</w:t>
      </w:r>
      <w:r>
        <w:rPr>
          <w:vertAlign w:val="superscript"/>
          <w:shd w:val="clear" w:color="" w:fill=""/>
        </w:rPr>
        <w:t xml:space="preserve">+</w:t>
      </w:r>
      <w:r>
        <w:rPr>
          <w:shd w:val="clear" w:color="" w:fill=""/>
        </w:rPr>
        <w:t xml:space="preserve">, EGTA vs K</w:t>
      </w:r>
      <w:r>
        <w:rPr>
          <w:vertAlign w:val="superscript"/>
          <w:shd w:val="clear" w:color="" w:fill=""/>
        </w:rPr>
        <w:t xml:space="preserve">+</w:t>
      </w:r>
      <w:r>
        <w:rPr>
          <w:shd w:val="clear" w:color="" w:fill=""/>
        </w:rPr>
        <w:t xml:space="preserve">, Ca</w:t>
      </w:r>
      <w:r>
        <w:rPr>
          <w:vertAlign w:val="superscript"/>
          <w:shd w:val="clear" w:color="" w:fill=""/>
        </w:rPr>
        <w:t xml:space="preserve">2+</w:t>
      </w:r>
      <w:r>
        <w:rPr>
          <w:shd w:val="clear" w:color="" w:fill=""/>
        </w:rPr>
        <w:t xml:space="preserve">) were found to be upregulated. It is known that upregulation of these sites increases the activity of ERK1/2 kinases (this point is mentioned now in the second paragraph of the section “Calcium-dependent kinases and phosphatases are mainly responsible for phosphorylation changes after stimulation”). In the case of GSK3, the enzyme is probably inactivated during stimulation, for the following reasons: First, two phosphorylation sites (S278, Y279) known to result in activation of the kinase (Liang and Chuang, 2007) were downregulated upon stimulation. Second, it was shown previously that upon stimulation, an inhibitory site of the GSK-3 (S9) is phosphorylated by CaMKII and inactivates the kinase (Song et al., 2010). With respect to CdK5, our data show that phosphosites known to be phosphorylated by CdK5 are downregulated upon stimulation (e.g. dynamin1 S774, septin5 S17). On the other hand, PP2A is probably activated upon stimulation (phosphorylation of Ser567 in the regulatory subunit). It is also well stablished that protein phosphatase 2B is activated by high concentration of Ca</w:t>
      </w:r>
      <w:r>
        <w:rPr>
          <w:vertAlign w:val="superscript"/>
          <w:shd w:val="clear" w:color="" w:fill=""/>
        </w:rPr>
        <w:t xml:space="preserve">2+</w:t>
      </w:r>
      <w:r>
        <w:rPr>
          <w:shd w:val="clear" w:color="" w:fill=""/>
        </w:rPr>
        <w:t xml:space="preserve">.</w:t>
      </w:r>
    </w:p>
    <w:sectPr>
      <w:pgSz w:orient="portrait" w:w="12240" w:h="18720"/>
      <w:pgMar w:top="600" w:right="600" w:bottom="600" w:left="60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Sarumathi (eLife Sciences Publications, Ltd)" w:date="2016-04-28T18:35:00Z" w:initials="S">
    <w:p>
      <w:pPr>
        <w:pStyle w:val="CommentText"/>
      </w:pPr>
      <w:r>
        <w:rPr>
          <w:rStyle w:val="CommentReference"/>
        </w:rPr>
        <w:annotationRef/>
      </w:r>
      <w:r>
        <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9">
    <w:nsid w:val="9E984C10"/>
    <w:multiLevelType w:val="multilevel"/>
    <w:lvl w:ilvl="0">
      <w:start w:val="1"/>
      <w:numFmt w:val="decimal"/>
      <w:suff w:val="tab"/>
      <w:lvlText w:val="%1."/>
      <w:pPr>
        <w:tabs>
          <w:tab w:val="num" w:pos="360"/>
        </w:tabs>
        <w:ind w:left="600" w:hanging="360"/>
      </w:pPr>
      <w:rPr>
        <w:rFonts/>
      </w:rPr>
    </w:lvl>
    <w:lvl w:ilvl="1">
      <w:start w:val="1"/>
      <w:numFmt w:val="lowerLetter"/>
      <w:suff w:val="tab"/>
      <w:lvlText w:val="%2."/>
      <w:pPr>
        <w:tabs>
          <w:tab w:val="num" w:pos="720"/>
        </w:tabs>
        <w:ind w:left="1000" w:hanging="360"/>
      </w:pPr>
      <w:rPr>
        <w:rFonts/>
      </w:rPr>
    </w:lvl>
    <w:lvl w:ilvl="2">
      <w:start w:val="1"/>
      <w:numFmt w:val="lowerRoman"/>
      <w:suff w:val="tab"/>
      <w:lvlText w:val="%3"/>
      <w:pPr>
        <w:tabs>
          <w:tab w:val="num" w:pos="1000"/>
        </w:tabs>
        <w:ind w:left="1500" w:hanging="360"/>
      </w:pPr>
      <w:rPr>
        <w:rFonts/>
      </w:rPr>
    </w:lvl>
  </w:abstractNum>
  <w:num w:numId="49">
    <w:abstractNumId w:val="49"/>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character">
    <w:name w:val="strikethrough"/>
    <w:rPr>
      <w:strike/>
    </w:rPr>
  </w:style>
  <w:style w:type="character">
    <w:name w:val="doubleStrikethrough"/>
    <w:rPr>
      <w:dstrike/>
    </w:rPr>
  </w:style>
  <w:style w:type="paragraph" w:customStyle="1" w:styleId="jrnlSecPara">
    <w:name w:val="jrnlSecPara"/>
    <w:basedOn w:val="Normal"/>
    <w:pPr>
      <w:ind w:left="0" w:right="0" w:firstLine="240"/>
      <w:spacing w:before="20" w:after="100"/>
    </w:pPr>
  </w:style>
  <w:style w:type="paragraph" w:customStyle="1" w:styleId="jrnlHead1">
    <w:name w:val="jrnlHead1"/>
    <w:basedOn w:val="Normal"/>
    <w:pPr/>
  </w:style>
  <w:style w:type="paragraph" w:customStyle="1" w:styleId="jrnlHead2">
    <w:name w:val="jrnlHead2"/>
    <w:basedOn w:val="Normal"/>
    <w:pPr/>
  </w:style>
  <w:style w:type="paragraph" w:customStyle="1" w:styleId="jrnlHead3">
    <w:name w:val="jrnlHead3"/>
    <w:basedOn w:val="Normal"/>
    <w:pPr/>
  </w:style>
  <w:style w:type="paragraph" w:customStyle="1" w:styleId="jrnlDOI">
    <w:name w:val="jrnlDOI"/>
    <w:basedOn w:val="Normal"/>
    <w:pPr/>
  </w:style>
  <w:style w:type="paragraph" w:customStyle="1" w:styleId="jrnlVolume">
    <w:name w:val="jrnlVolume"/>
    <w:basedOn w:val="Normal"/>
    <w:pPr/>
  </w:style>
  <w:style w:type="paragraph" w:customStyle="1" w:styleId="jrnlArtID">
    <w:name w:val="jrnlArtID"/>
    <w:basedOn w:val="Normal"/>
    <w:pPr/>
  </w:style>
  <w:style w:type="paragraph" w:customStyle="1" w:styleId="jrnlArtTitle">
    <w:name w:val="jrnlArtTitle"/>
    <w:basedOn w:val="Normal"/>
    <w:pPr>
      <w:shd w:val="clear" w:color="" w:fill="#afdfef"/>
    </w:pPr>
  </w:style>
  <w:style w:type="character">
    <w:name w:val="jrnlBoxBlock"/>
    <w:rPr>
      <w:b/>
    </w:rPr>
  </w:style>
  <w:style w:type="paragraph" w:customStyle="1" w:styleId="jrnlBoxCaption">
    <w:name w:val="jrnlBoxCaption"/>
    <w:basedOn w:val="Normal"/>
    <w:pPr/>
  </w:style>
  <w:style w:type="paragraph" w:customStyle="1" w:styleId="jrnlBoxPara">
    <w:name w:val="jrnlBoxPara"/>
    <w:basedOn w:val="Normal"/>
    <w:pPr/>
  </w:style>
  <w:style w:type="paragraph" w:customStyle="1" w:styleId="jrnlBoxText">
    <w:name w:val="jrnlBoxText"/>
    <w:basedOn w:val="Normal"/>
    <w:pPr>
      <w:ind w:left="0" w:right="0" w:firstLine="240"/>
      <w:spacing w:before="20" w:after="100"/>
    </w:pPr>
  </w:style>
  <w:style w:type="character">
    <w:name w:val="jrnlAbsGroup"/>
    <w:rPr>
      <w:sz w:val="40"/>
      <w:szCs w:val="40"/>
    </w:rPr>
  </w:style>
  <w:style w:type="paragraph" w:customStyle="1" w:styleId="jrnlAbsHead">
    <w:name w:val="jrnlAbsHead"/>
    <w:basedOn w:val="Normal"/>
    <w:pPr/>
  </w:style>
  <w:style w:type="paragraph" w:customStyle="1" w:styleId="jrnlAbsPara">
    <w:name w:val="jrnlAbsPara"/>
    <w:basedOn w:val="Normal"/>
    <w:pPr>
      <w:ind w:left="0" w:right="0" w:firstLine="240"/>
      <w:spacing w:before="20" w:after="100"/>
    </w:pPr>
  </w:style>
  <w:style w:type="paragraph" w:customStyle="1" w:styleId="jrnlFigBlock">
    <w:name w:val="jrnlFigBlock"/>
    <w:basedOn w:val="Normal"/>
    <w:pPr/>
  </w:style>
  <w:style w:type="paragraph" w:customStyle="1" w:styleId="jrnlAckHead">
    <w:name w:val="jrnlAckHead"/>
    <w:basedOn w:val="Normal"/>
    <w:pPr/>
  </w:style>
  <w:style w:type="paragraph" w:customStyle="1" w:styleId="jrnlPara">
    <w:name w:val="jrnlPara"/>
    <w:basedOn w:val="Normal"/>
    <w:pPr>
      <w:ind w:left="0" w:right="0" w:firstLine="240"/>
      <w:spacing w:before="20" w:after="100"/>
    </w:pPr>
  </w:style>
  <w:style w:type="paragraph" w:customStyle="1" w:styleId="jrnlDeleted">
    <w:name w:val="jrnlDeleted"/>
    <w:basedOn w:val="Normal"/>
    <w:pPr/>
  </w:style>
  <w:style w:type="paragraph" w:customStyle="1" w:styleId="jrnlRefHead">
    <w:name w:val="jrnlRefHead"/>
    <w:basedOn w:val="Normal"/>
    <w:pPr/>
  </w:style>
  <w:style w:type="paragraph" w:customStyle="1" w:styleId="jrnlRefText">
    <w:name w:val="jrnlRefText"/>
    <w:basedOn w:val="Normal"/>
    <w:pPr/>
  </w:style>
  <w:style w:type="paragraph" w:customStyle="1" w:styleId="sub-article">
    <w:name w:val="sub-article"/>
    <w:basedOn w:val="Normal"/>
    <w:pPr/>
  </w:style>
  <w:style w:type="paragraph" w:customStyle="1" w:styleId="sub-article-title">
    <w:name w:val="sub-article-title"/>
    <w:basedOn w:val="Normal"/>
    <w:pPr/>
  </w:style>
  <w:style w:type="paragraph" w:customStyle="1" w:styleId="sub-body">
    <w:name w:val="sub-body"/>
    <w:basedOn w:val="Normal"/>
    <w:pPr/>
  </w:style>
  <w:style w:type="paragraph" w:customStyle="1" w:styleId="jrnlTblCaption">
    <w:name w:val="jrnlTblCaption"/>
    <w:basedOn w:val="Normal"/>
    <w:pPr/>
  </w:style>
  <w:style w:type="paragraph" w:customStyle="1" w:styleId="jrnlTblBody">
    <w:name w:val="jrnlTblBody"/>
    <w:basedOn w:val="Normal"/>
    <w:pPr/>
  </w:style>
  <w:style w:type="paragraph" w:customStyle="1" w:styleId="jrnlTblFoot">
    <w:name w:val="jrnlTblFoot"/>
    <w:basedOn w:val="Normal"/>
    <w:pPr/>
  </w:style>
  <w:style w:type="character">
    <w:name w:val="jrnlBibRef"/>
    <w:rPr>
      <w:color w:val="#1B6685"/>
      <w:shd w:val="clear" w:color="" w:fill="#ECF8FC"/>
    </w:rPr>
  </w:style>
  <w:style w:type="character">
    <w:name w:val="jrnlFigRef"/>
    <w:rPr>
      <w:color w:val="#495A11"/>
      <w:shd w:val="clear" w:color="" w:fill="#EFF5D9"/>
    </w:rPr>
  </w:style>
  <w:style w:type="character">
    <w:name w:val="jrnlVidRef"/>
    <w:rPr>
      <w:color w:val="#495A11"/>
      <w:shd w:val="clear" w:color="" w:fill="#EFF5D9"/>
    </w:rPr>
  </w:style>
  <w:style w:type="character">
    <w:name w:val="label"/>
    <w:rPr>
      <w:color w:val="#FFFFFF"/>
      <w:shd w:val="clear" w:color="" w:fill="#808080"/>
    </w:rPr>
  </w:style>
  <w:style w:type="paragraph" w:customStyle="1" w:styleId="jrnlFigCaption">
    <w:name w:val="jrnlFigCaption"/>
    <w:basedOn w:val="Normal"/>
    <w:pPr/>
  </w:style>
  <w:style w:type="paragraph" w:customStyle="1" w:styleId="jrnlSupplCaption">
    <w:name w:val="jrnlSupplCaption"/>
    <w:basedOn w:val="Normal"/>
    <w:pPr/>
  </w:style>
  <w:style w:type="character">
    <w:name w:val="partLabel"/>
    <w:rPr>
      <w:color w:val="#ff8000"/>
      <w:b/>
    </w:rPr>
  </w:style>
  <w:style w:type="character">
    <w:name w:val="RefAuthor"/>
    <w:rPr>
      <w:color w:val="#388E8E"/>
    </w:rPr>
  </w:style>
  <w:style w:type="character">
    <w:name w:val="RefSurName"/>
    <w:rPr>
      <w:color w:val="#3852B0"/>
    </w:rPr>
  </w:style>
  <w:style w:type="character">
    <w:name w:val="RefGivenName"/>
    <w:rPr>
      <w:color w:val="orange"/>
    </w:rPr>
  </w:style>
  <w:style w:type="character">
    <w:name w:val="RefYear"/>
    <w:rPr>
      <w:color w:val="#DC143C"/>
    </w:rPr>
  </w:style>
  <w:style w:type="character">
    <w:name w:val="RefVolume"/>
    <w:rPr>
      <w:color w:val="#8B008B"/>
      <w:b/>
    </w:rPr>
  </w:style>
  <w:style w:type="character">
    <w:name w:val="RefArticleTitle"/>
    <w:rPr>
      <w:color w:val="#F99500"/>
    </w:rPr>
  </w:style>
  <w:style w:type="character">
    <w:name w:val="RefJournalTitle"/>
    <w:rPr>
      <w:color w:val="#808000"/>
      <w:i/>
      <w:iCs/>
    </w:rPr>
  </w:style>
  <w:style w:type="character">
    <w:name w:val="RefSoftName"/>
    <w:rPr>
      <w:color w:val="#2196F3"/>
    </w:rPr>
  </w:style>
  <w:style w:type="character">
    <w:name w:val="RefFPage"/>
    <w:rPr>
      <w:color w:val="#8B008B"/>
    </w:rPr>
  </w:style>
  <w:style w:type="character">
    <w:name w:val="RefLPage"/>
    <w:rPr>
      <w:color w:val="#008000"/>
    </w:rPr>
  </w:style>
  <w:style w:type="character">
    <w:name w:val="RefELocation"/>
    <w:rPr>
      <w:color w:val="#FF6347"/>
    </w:rPr>
  </w:style>
  <w:style w:type="character">
    <w:name w:val="RefCollaboration"/>
    <w:rPr>
      <w:color w:val="#4682B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hyperlink" Target="R91" TargetMode="External"/><Relationship Id="rId8" Type="http://schemas.openxmlformats.org/officeDocument/2006/relationships/hyperlink" Target="R79" TargetMode="External"/><Relationship Id="rId9" Type="http://schemas.openxmlformats.org/officeDocument/2006/relationships/hyperlink" Target="R30" TargetMode="External"/><Relationship Id="rId10" Type="http://schemas.openxmlformats.org/officeDocument/2006/relationships/hyperlink" Target="R94" TargetMode="External"/><Relationship Id="rId11" Type="http://schemas.openxmlformats.org/officeDocument/2006/relationships/hyperlink" Target="R90" TargetMode="External"/><Relationship Id="rId12" Type="http://schemas.openxmlformats.org/officeDocument/2006/relationships/hyperlink" Target="R98" TargetMode="External"/><Relationship Id="rId13" Type="http://schemas.openxmlformats.org/officeDocument/2006/relationships/hyperlink" Target="R13" TargetMode="External"/><Relationship Id="rId14" Type="http://schemas.openxmlformats.org/officeDocument/2006/relationships/hyperlink" Target="R63" TargetMode="External"/><Relationship Id="rId15" Type="http://schemas.openxmlformats.org/officeDocument/2006/relationships/hyperlink" Target="R17" TargetMode="External"/><Relationship Id="rId16" Type="http://schemas.openxmlformats.org/officeDocument/2006/relationships/hyperlink" Target="R14" TargetMode="External"/><Relationship Id="rId17" Type="http://schemas.openxmlformats.org/officeDocument/2006/relationships/hyperlink" Target="R103" TargetMode="External"/><Relationship Id="rId18" Type="http://schemas.openxmlformats.org/officeDocument/2006/relationships/hyperlink" Target="R31" TargetMode="External"/><Relationship Id="rId19" Type="http://schemas.openxmlformats.org/officeDocument/2006/relationships/hyperlink" Target="R57" TargetMode="External"/><Relationship Id="rId20" Type="http://schemas.openxmlformats.org/officeDocument/2006/relationships/hyperlink" Target="R80" TargetMode="External"/><Relationship Id="rId21" Type="http://schemas.openxmlformats.org/officeDocument/2006/relationships/hyperlink" Target="R2" TargetMode="External"/><Relationship Id="rId22" Type="http://schemas.openxmlformats.org/officeDocument/2006/relationships/hyperlink" Target="R18" TargetMode="External"/><Relationship Id="rId23" Type="http://schemas.openxmlformats.org/officeDocument/2006/relationships/hyperlink" Target="R24" TargetMode="External"/><Relationship Id="rId24" Type="http://schemas.openxmlformats.org/officeDocument/2006/relationships/hyperlink" Target="R66" TargetMode="External"/><Relationship Id="rId25" Type="http://schemas.openxmlformats.org/officeDocument/2006/relationships/hyperlink" Target="R36" TargetMode="External"/><Relationship Id="rId26" Type="http://schemas.openxmlformats.org/officeDocument/2006/relationships/hyperlink" Target="R108" TargetMode="External"/><Relationship Id="rId27" Type="http://schemas.openxmlformats.org/officeDocument/2006/relationships/hyperlink" Target="R96" TargetMode="External"/><Relationship Id="rId28" Type="http://schemas.openxmlformats.org/officeDocument/2006/relationships/hyperlink" Target="R77" TargetMode="External"/><Relationship Id="rId29" Type="http://schemas.openxmlformats.org/officeDocument/2006/relationships/hyperlink" Target="R44" TargetMode="External"/><Relationship Id="rId30" Type="http://schemas.openxmlformats.org/officeDocument/2006/relationships/hyperlink" Target="R7" TargetMode="External"/><Relationship Id="rId31" Type="http://schemas.openxmlformats.org/officeDocument/2006/relationships/hyperlink" Target="R72" TargetMode="External"/><Relationship Id="rId32" Type="http://schemas.openxmlformats.org/officeDocument/2006/relationships/hyperlink" Target="R105" TargetMode="External"/><Relationship Id="rId33" Type="http://schemas.openxmlformats.org/officeDocument/2006/relationships/hyperlink" Target="R8" TargetMode="External"/><Relationship Id="rId34" Type="http://schemas.openxmlformats.org/officeDocument/2006/relationships/hyperlink" Target="R70" TargetMode="External"/><Relationship Id="rId35" Type="http://schemas.openxmlformats.org/officeDocument/2006/relationships/hyperlink" Target="R42" TargetMode="External"/><Relationship Id="rId36" Type="http://schemas.openxmlformats.org/officeDocument/2006/relationships/hyperlink" Target="R87" TargetMode="External"/><Relationship Id="rId37" Type="http://schemas.openxmlformats.org/officeDocument/2006/relationships/hyperlink" Target="R76" TargetMode="External"/><Relationship Id="rId38" Type="http://schemas.openxmlformats.org/officeDocument/2006/relationships/hyperlink" Target="R56" TargetMode="External"/><Relationship Id="rId39" Type="http://schemas.openxmlformats.org/officeDocument/2006/relationships/hyperlink" Target="R43" TargetMode="External"/><Relationship Id="rId40" Type="http://schemas.openxmlformats.org/officeDocument/2006/relationships/hyperlink" Target="R29" TargetMode="External"/><Relationship Id="rId41" Type="http://schemas.openxmlformats.org/officeDocument/2006/relationships/hyperlink" Target="R85" TargetMode="External"/><Relationship Id="rId42" Type="http://schemas.openxmlformats.org/officeDocument/2006/relationships/hyperlink" Target="R37" TargetMode="External"/><Relationship Id="rId43" Type="http://schemas.openxmlformats.org/officeDocument/2006/relationships/hyperlink" Target="R55" TargetMode="External"/><Relationship Id="rId44" Type="http://schemas.openxmlformats.org/officeDocument/2006/relationships/hyperlink" Target="R48" TargetMode="External"/><Relationship Id="rId45" Type="http://schemas.openxmlformats.org/officeDocument/2006/relationships/hyperlink" Target="R61" TargetMode="External"/><Relationship Id="rId46" Type="http://schemas.openxmlformats.org/officeDocument/2006/relationships/hyperlink" Target="R62" TargetMode="External"/><Relationship Id="rId47" Type="http://schemas.openxmlformats.org/officeDocument/2006/relationships/hyperlink" Target="R5" TargetMode="External"/><Relationship Id="rId48" Type="http://schemas.openxmlformats.org/officeDocument/2006/relationships/hyperlink" Target="R6" TargetMode="External"/><Relationship Id="rId49" Type="http://schemas.openxmlformats.org/officeDocument/2006/relationships/hyperlink" Target="R99" TargetMode="External"/><Relationship Id="rId50" Type="http://schemas.openxmlformats.org/officeDocument/2006/relationships/hyperlink" Target="R101" TargetMode="External"/><Relationship Id="rId51" Type="http://schemas.openxmlformats.org/officeDocument/2006/relationships/hyperlink" Target="R73" TargetMode="External"/><Relationship Id="rId52" Type="http://schemas.openxmlformats.org/officeDocument/2006/relationships/hyperlink" Target="R38" TargetMode="External"/><Relationship Id="rId53" Type="http://schemas.openxmlformats.org/officeDocument/2006/relationships/hyperlink" Target="R22" TargetMode="External"/><Relationship Id="rId54" Type="http://schemas.openxmlformats.org/officeDocument/2006/relationships/hyperlink" Target="R93" TargetMode="External"/><Relationship Id="rId55" Type="http://schemas.openxmlformats.org/officeDocument/2006/relationships/hyperlink" Target="R65" TargetMode="External"/><Relationship Id="rId56" Type="http://schemas.openxmlformats.org/officeDocument/2006/relationships/hyperlink" Target="R21" TargetMode="External"/><Relationship Id="rId57" Type="http://schemas.openxmlformats.org/officeDocument/2006/relationships/hyperlink" Target="R34" TargetMode="External"/><Relationship Id="rId58" Type="http://schemas.openxmlformats.org/officeDocument/2006/relationships/hyperlink" Target="R100" TargetMode="External"/><Relationship Id="rId59" Type="http://schemas.openxmlformats.org/officeDocument/2006/relationships/hyperlink" Target="R69" TargetMode="External"/><Relationship Id="rId60" Type="http://schemas.openxmlformats.org/officeDocument/2006/relationships/hyperlink" Target="R9" TargetMode="External"/><Relationship Id="rId61" Type="http://schemas.openxmlformats.org/officeDocument/2006/relationships/hyperlink" Target="R67" TargetMode="External"/><Relationship Id="rId62" Type="http://schemas.openxmlformats.org/officeDocument/2006/relationships/hyperlink" Target="R28" TargetMode="External"/><Relationship Id="rId63" Type="http://schemas.openxmlformats.org/officeDocument/2006/relationships/hyperlink" Target="R88" TargetMode="External"/><Relationship Id="rId64" Type="http://schemas.openxmlformats.org/officeDocument/2006/relationships/hyperlink" Target="F1" TargetMode="External"/><Relationship Id="rId65" Type="http://schemas.openxmlformats.org/officeDocument/2006/relationships/hyperlink" Target="R68" TargetMode="External"/><Relationship Id="rId66" Type="http://schemas.openxmlformats.org/officeDocument/2006/relationships/hyperlink" Target="R45" TargetMode="External"/><Relationship Id="rId67" Type="http://schemas.openxmlformats.org/officeDocument/2006/relationships/hyperlink" Target="R39" TargetMode="External"/><Relationship Id="rId68" Type="http://schemas.openxmlformats.org/officeDocument/2006/relationships/hyperlink" Target="R10" TargetMode="External"/><Relationship Id="rId69" Type="http://schemas.openxmlformats.org/officeDocument/2006/relationships/hyperlink" Target="F2-S1" TargetMode="External"/><Relationship Id="rId70" Type="http://schemas.openxmlformats.org/officeDocument/2006/relationships/hyperlink" Target="F2-S5" TargetMode="External"/><Relationship Id="rId71" Type="http://schemas.openxmlformats.org/officeDocument/2006/relationships/hyperlink" Target="http://elife.exetercs.comhttp://www.ingenuity.com" TargetMode="External"/><Relationship Id="rId72" Type="http://schemas.openxmlformats.org/officeDocument/2006/relationships/hyperlink" Target="F2-S2" TargetMode="External"/><Relationship Id="rId73" Type="http://schemas.openxmlformats.org/officeDocument/2006/relationships/hyperlink" Target="R111" TargetMode="External"/><Relationship Id="rId74" Type="http://schemas.openxmlformats.org/officeDocument/2006/relationships/hyperlink" Target="F2-S3" TargetMode="External"/><Relationship Id="rId75" Type="http://schemas.openxmlformats.org/officeDocument/2006/relationships/hyperlink" Target="F2" TargetMode="External"/><Relationship Id="rId76" Type="http://schemas.openxmlformats.org/officeDocument/2006/relationships/image" Target="media/section_image1.jpg"/><Relationship Id="rId77" Type="http://schemas.openxmlformats.org/officeDocument/2006/relationships/image" Target="media/section_image2.jpg"/><Relationship Id="rId78" Type="http://schemas.openxmlformats.org/officeDocument/2006/relationships/hyperlink" Target="R52" TargetMode="External"/><Relationship Id="rId79" Type="http://schemas.openxmlformats.org/officeDocument/2006/relationships/image" Target="media/section_image3.jpg"/><Relationship Id="rId80" Type="http://schemas.openxmlformats.org/officeDocument/2006/relationships/image" Target="media/section_image4.jpg"/><Relationship Id="rId81" Type="http://schemas.openxmlformats.org/officeDocument/2006/relationships/image" Target="media/section_image5.jpg"/><Relationship Id="rId82" Type="http://schemas.openxmlformats.org/officeDocument/2006/relationships/image" Target="media/section_image6.jpg"/><Relationship Id="rId83" Type="http://schemas.openxmlformats.org/officeDocument/2006/relationships/image" Target="media/section_image7.jpg"/><Relationship Id="rId84" Type="http://schemas.openxmlformats.org/officeDocument/2006/relationships/hyperlink" Target="F2-S4" TargetMode="External"/><Relationship Id="rId85" Type="http://schemas.openxmlformats.org/officeDocument/2006/relationships/hyperlink" Target="F3" TargetMode="External"/><Relationship Id="rId86" Type="http://schemas.openxmlformats.org/officeDocument/2006/relationships/hyperlink" Target="R11" TargetMode="External"/><Relationship Id="rId87" Type="http://schemas.openxmlformats.org/officeDocument/2006/relationships/image" Target="media/section_image8.jpg"/><Relationship Id="rId88" Type="http://schemas.openxmlformats.org/officeDocument/2006/relationships/hyperlink" Target="F4" TargetMode="External"/><Relationship Id="rId89" Type="http://schemas.openxmlformats.org/officeDocument/2006/relationships/hyperlink" Target="R71" TargetMode="External"/><Relationship Id="rId90" Type="http://schemas.openxmlformats.org/officeDocument/2006/relationships/hyperlink" Target="R81" TargetMode="External"/><Relationship Id="rId91" Type="http://schemas.openxmlformats.org/officeDocument/2006/relationships/hyperlink" Target="R106" TargetMode="External"/><Relationship Id="rId92" Type="http://schemas.openxmlformats.org/officeDocument/2006/relationships/hyperlink" Target="R95" TargetMode="External"/><Relationship Id="rId93" Type="http://schemas.openxmlformats.org/officeDocument/2006/relationships/hyperlink" Target="R60" TargetMode="External"/><Relationship Id="rId94" Type="http://schemas.openxmlformats.org/officeDocument/2006/relationships/hyperlink" Target="R82" TargetMode="External"/><Relationship Id="rId95" Type="http://schemas.openxmlformats.org/officeDocument/2006/relationships/hyperlink" Target="R107" TargetMode="External"/><Relationship Id="rId96" Type="http://schemas.openxmlformats.org/officeDocument/2006/relationships/hyperlink" Target="R78" TargetMode="External"/><Relationship Id="rId97" Type="http://schemas.openxmlformats.org/officeDocument/2006/relationships/hyperlink" Target="R3" TargetMode="External"/><Relationship Id="rId98" Type="http://schemas.openxmlformats.org/officeDocument/2006/relationships/hyperlink" Target="F4-SD1" TargetMode="External"/><Relationship Id="rId99" Type="http://schemas.openxmlformats.org/officeDocument/2006/relationships/image" Target="media/section_image9.jpg"/><Relationship Id="rId100" Type="http://schemas.openxmlformats.org/officeDocument/2006/relationships/hyperlink" Target="http://elife.exetercs.com/ecs/article/83002/resources/Figure_4_source_data_1.docx" TargetMode="External"/><Relationship Id="rId101" Type="http://schemas.openxmlformats.org/officeDocument/2006/relationships/hyperlink" Target="R41" TargetMode="External"/><Relationship Id="rId102" Type="http://schemas.openxmlformats.org/officeDocument/2006/relationships/hyperlink" Target="R75" TargetMode="External"/><Relationship Id="rId103" Type="http://schemas.openxmlformats.org/officeDocument/2006/relationships/hyperlink" Target="F5" TargetMode="External"/><Relationship Id="rId104" Type="http://schemas.openxmlformats.org/officeDocument/2006/relationships/hyperlink" Target="R47" TargetMode="External"/><Relationship Id="rId105" Type="http://schemas.openxmlformats.org/officeDocument/2006/relationships/image" Target="media/section_image10.jpg"/><Relationship Id="rId106" Type="http://schemas.openxmlformats.org/officeDocument/2006/relationships/hyperlink" Target="R59" TargetMode="External"/><Relationship Id="rId107" Type="http://schemas.openxmlformats.org/officeDocument/2006/relationships/hyperlink" Target="R46" TargetMode="External"/><Relationship Id="rId108" Type="http://schemas.openxmlformats.org/officeDocument/2006/relationships/hyperlink" Target="R102" TargetMode="External"/><Relationship Id="rId109" Type="http://schemas.openxmlformats.org/officeDocument/2006/relationships/hyperlink" Target="R84" TargetMode="External"/><Relationship Id="rId110" Type="http://schemas.openxmlformats.org/officeDocument/2006/relationships/hyperlink" Target="F6" TargetMode="External"/><Relationship Id="rId111" Type="http://schemas.openxmlformats.org/officeDocument/2006/relationships/hyperlink" Target="R64" TargetMode="External"/><Relationship Id="rId112" Type="http://schemas.openxmlformats.org/officeDocument/2006/relationships/hyperlink" Target="R109" TargetMode="External"/><Relationship Id="rId113" Type="http://schemas.openxmlformats.org/officeDocument/2006/relationships/hyperlink" Target="F6-SD1" TargetMode="External"/><Relationship Id="rId114" Type="http://schemas.openxmlformats.org/officeDocument/2006/relationships/image" Target="media/section_image11.jpg"/><Relationship Id="rId115" Type="http://schemas.openxmlformats.org/officeDocument/2006/relationships/hyperlink" Target="http://elife.exetercs.com/ecs/article/83002/resources/Figure_6_source_data_1.docx" TargetMode="External"/><Relationship Id="rId116" Type="http://schemas.openxmlformats.org/officeDocument/2006/relationships/hyperlink" Target="R49" TargetMode="External"/><Relationship Id="rId117" Type="http://schemas.openxmlformats.org/officeDocument/2006/relationships/hyperlink" Target="R40" TargetMode="External"/><Relationship Id="rId118" Type="http://schemas.openxmlformats.org/officeDocument/2006/relationships/hyperlink" Target="R53" TargetMode="External"/><Relationship Id="rId119" Type="http://schemas.openxmlformats.org/officeDocument/2006/relationships/hyperlink" Target="R104" TargetMode="External"/><Relationship Id="rId120" Type="http://schemas.openxmlformats.org/officeDocument/2006/relationships/hyperlink" Target="R50" TargetMode="External"/><Relationship Id="rId121" Type="http://schemas.openxmlformats.org/officeDocument/2006/relationships/hyperlink" Target="R51" TargetMode="External"/><Relationship Id="rId122" Type="http://schemas.openxmlformats.org/officeDocument/2006/relationships/hyperlink" Target="R97" TargetMode="External"/><Relationship Id="rId123" Type="http://schemas.openxmlformats.org/officeDocument/2006/relationships/hyperlink" Target="R110" TargetMode="External"/><Relationship Id="rId124" Type="http://schemas.openxmlformats.org/officeDocument/2006/relationships/hyperlink" Target="R89" TargetMode="External"/><Relationship Id="rId125" Type="http://schemas.openxmlformats.org/officeDocument/2006/relationships/hyperlink" Target="R92" TargetMode="External"/><Relationship Id="rId126" Type="http://schemas.openxmlformats.org/officeDocument/2006/relationships/hyperlink" Target="R1" TargetMode="External"/><Relationship Id="rId127" Type="http://schemas.openxmlformats.org/officeDocument/2006/relationships/hyperlink" Target="R20" TargetMode="External"/><Relationship Id="rId128" Type="http://schemas.openxmlformats.org/officeDocument/2006/relationships/hyperlink" Target="R16" TargetMode="External"/><Relationship Id="rId129" Type="http://schemas.openxmlformats.org/officeDocument/2006/relationships/hyperlink" Target="R83" TargetMode="External"/><Relationship Id="rId130" Type="http://schemas.openxmlformats.org/officeDocument/2006/relationships/hyperlink" Target="R12" TargetMode="External"/><Relationship Id="rId131" Type="http://schemas.openxmlformats.org/officeDocument/2006/relationships/hyperlink" Target="R54" TargetMode="External"/><Relationship Id="rId132" Type="http://schemas.openxmlformats.org/officeDocument/2006/relationships/hyperlink" Target="R32" TargetMode="External"/><Relationship Id="rId133" Type="http://schemas.openxmlformats.org/officeDocument/2006/relationships/hyperlink" Target="R15" TargetMode="External"/><Relationship Id="rId134" Type="http://schemas.openxmlformats.org/officeDocument/2006/relationships/hyperlink" Target="R19" TargetMode="External"/><Relationship Id="rId135" Type="http://schemas.openxmlformats.org/officeDocument/2006/relationships/hyperlink" Target="R23" TargetMode="External"/><Relationship Id="rId136" Type="http://schemas.openxmlformats.org/officeDocument/2006/relationships/hyperlink" Target="R74" TargetMode="External"/><Relationship Id="rId137" Type="http://schemas.openxmlformats.org/officeDocument/2006/relationships/hyperlink" Target="R4" TargetMode="External"/><Relationship Id="rId138" Type="http://schemas.openxmlformats.org/officeDocument/2006/relationships/hyperlink" Target="R33" TargetMode="External"/><Relationship Id="rId139" Type="http://schemas.openxmlformats.org/officeDocument/2006/relationships/hyperlink" Target="R35" TargetMode="External"/><Relationship Id="rId140" Type="http://schemas.openxmlformats.org/officeDocument/2006/relationships/hyperlink" Target="R86" TargetMode="External"/><Relationship Id="rId141" Type="http://schemas.openxmlformats.org/officeDocument/2006/relationships/hyperlink" Target="R25" TargetMode="External"/><Relationship Id="rId142" Type="http://schemas.openxmlformats.org/officeDocument/2006/relationships/hyperlink" Target="R27" TargetMode="External"/><Relationship Id="rId143" Type="http://schemas.openxmlformats.org/officeDocument/2006/relationships/hyperlink" Target="R26" TargetMode="External"/><Relationship Id="rId144" Type="http://schemas.openxmlformats.org/officeDocument/2006/relationships/hyperlink" Target="R58" TargetMode="External"/><Relationship Id="rId145" Type="http://schemas.openxmlformats.org/officeDocument/2006/relationships/hyperlink" Target="ARF1" TargetMode="External"/><Relationship Id="rId146" Type="http://schemas.openxmlformats.org/officeDocument/2006/relationships/image" Target="media/section_image12.jpg"/><Relationship Id="rId147"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2016-06-03T07:27:32+00:00</dcterms:created>
  <dcterms:modified xsi:type="dcterms:W3CDTF">2016-06-03T07:27:32+00:00</dcterms:modified>
</cp:coreProperties>
</file>

<file path=docProps/custom.xml><?xml version="1.0" encoding="utf-8"?>
<Properties xmlns="http://schemas.openxmlformats.org/officeDocument/2006/custom-properties" xmlns:vt="http://schemas.openxmlformats.org/officeDocument/2006/docPropsVTypes"/>
</file>