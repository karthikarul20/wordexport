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jrnlDOI"/>
      </w:pPr>
      <w:r>
        <w:rPr>
          <w:shd w:val="clear" w:color="" w:fill=""/>
        </w:rPr>
        <w:t xml:space="preserve">10.7554/eLife.08384</w:t>
      </w:r>
    </w:p>
    <w:p>
      <w:pPr>
        <w:pStyle w:val="jrnlArtType"/>
      </w:pPr>
      <w:r>
        <w:rPr>
          <w:shd w:val="clear" w:color="" w:fill=""/>
        </w:rPr>
        <w:t xml:space="preserve">Research Article</w:t>
      </w:r>
    </w:p>
    <w:p/>
    <w:p>
      <w:pPr>
        <w:pStyle w:val="jrnlArtTitle"/>
      </w:pPr>
      <w:r>
        <w:rPr>
          <w:color w:val="#002040"/>
          <w:sz w:val="40"/>
          <w:szCs w:val="40"/>
          <w:b/>
          <w:shd w:val="clear" w:color="" w:fill=""/>
        </w:rPr>
        <w:t xml:space="preserve">Signal transducer and activator of transcription 5 (STAT5) paralog dose governs T cell effector and regulatory functions</w:t>
      </w:r>
    </w:p>
    <w:p>
      <w:pPr>
        <w:pStyle w:val="jrnlAbsGroup"/>
      </w:pPr>
    </w:p>
    <w:p>
      <w:pPr>
        <w:pStyle w:val="jrnlAbsHead"/>
      </w:pPr>
      <w:r>
        <w:rPr>
          <w:color w:val="#011b37"/>
          <w:sz w:val="40"/>
          <w:szCs w:val="40"/>
          <w:b/>
          <w:shd w:val="clear" w:color="" w:fill=""/>
        </w:rPr>
        <w:t xml:space="preserve">Abstract</w:t>
      </w:r>
    </w:p>
    <w:p>
      <w:pPr>
        <w:pStyle w:val="jrnlAbsPara"/>
      </w:pPr>
      <w:r>
        <w:rPr>
          <w:sz w:val="22"/>
          <w:szCs w:val="22"/>
          <w:shd w:val="clear" w:color="" w:fill=""/>
        </w:rPr>
        <w:t xml:space="preserve">The transcription factor STAT5 is fundamental to the mammalian immune system. However, the relationship between its two paralogs, STAT5A and STAT5B, and the extent to which they are functionally distinct, remain uncertain. Using mouse models of paralog deficiency, we demonstrate that they are not equivalent for CD4</w:t>
      </w:r>
      <w:r>
        <w:rPr>
          <w:sz w:val="22"/>
          <w:szCs w:val="22"/>
          <w:vertAlign w:val="superscript"/>
          <w:shd w:val="clear" w:color="" w:fill=""/>
        </w:rPr>
        <w:t xml:space="preserve">+</w:t>
      </w:r>
      <w:r>
        <w:rPr>
          <w:sz w:val="22"/>
          <w:szCs w:val="22"/>
          <w:shd w:val="clear" w:color="" w:fill=""/>
        </w:rPr>
        <w:t xml:space="preserve"> 'helper' T cells, the principal orchestrators of adaptive immunity. Instead, we find that STAT5B is dominant for both effector and regulatory (Treg) responses and, therefore, uniquely necessary for immunological tolerance. Comparative analysis of genomic distribution and transcriptomic output confirm that STAT5B has fargreater impact but, surprisingly, the data point towards asymmetric expression (i.e. paralog dose), rather than distinct functional properties, as the key distinguishing feature. Thus, we propose a quantitative model of STAT5 paralog activity whereby relative abundance imposes functional specificity (or dominance) in the face of widespread structural homology.</w:t>
      </w:r>
    </w:p>
    <w:p>
      <w:pPr>
        <w:pStyle w:val="jrnlBoxBlock"/>
      </w:pPr>
    </w:p>
    <w:p>
      <w:pPr>
        <w:pStyle w:val="jrnlBoxCaption"/>
      </w:pPr>
      <w:r>
        <w:rPr>
          <w:color w:val="#0f8040"/>
          <w:sz w:val="40"/>
          <w:szCs w:val="40"/>
          <w:b/>
          <w:shd w:val="clear" w:color="" w:fill=""/>
        </w:rPr>
        <w:t xml:space="preserve">eLife digest</w:t>
      </w:r>
    </w:p>
    <w:p>
      <w:pPr>
        <w:pStyle w:val="jrnlBoxText"/>
      </w:pPr>
      <w:r>
        <w:rPr>
          <w:sz w:val="22"/>
          <w:szCs w:val="22"/>
          <w:shd w:val="clear" w:color="" w:fill=""/>
        </w:rPr>
        <w:t xml:space="preserve">The immune system in mammals is one of the most complex networks in the animal kingdom. One way that its many components communicate is via proteins called cytokines, which are released by cells and detected by receptors on the surface of other cells. This leads to the activation of signals inside the responding cells that alter the activity of genes and, ultimately, direct how they behave.</w:t>
      </w:r>
    </w:p>
    <w:p>
      <w:pPr>
        <w:pStyle w:val="jrnlBoxText"/>
      </w:pPr>
      <w:r>
        <w:rPr>
          <w:sz w:val="22"/>
          <w:szCs w:val="22"/>
          <w:shd w:val="clear" w:color="" w:fill=""/>
        </w:rPr>
        <w:t xml:space="preserve">STAT5 is a signal protein that is activated when certain cytokines bind to receptors on the cell surface. Consequently, it is an attractive target for drug therapies that seek to alter immune responses and there is keen interest in understanding how it works. It is an unusual protein in that there are two versions – termed STAT5A and STAT5B – that are produced by two separate genes. Together, STAT5A and STAT5B are fundamental to the immune system but there is considerable debate about whether they perform the same job or have distinct roles.</w:t>
      </w:r>
    </w:p>
    <w:p>
      <w:pPr>
        <w:pStyle w:val="jrnlBoxText"/>
      </w:pPr>
      <w:r>
        <w:rPr>
          <w:sz w:val="22"/>
          <w:szCs w:val="22"/>
          <w:shd w:val="clear" w:color="" w:fill=""/>
        </w:rPr>
        <w:t xml:space="preserve">Villarino et al. used a combination of genetic and genomic approaches to investigate how both versions of STAT5 work in mice. The experiments show that STAT5B plays a much bigger role in immune cells than STAT5A. Unexpectedly, the experiments indicate that the disparity is not due to differences in protein activity, but is caused by differences in the amount of these proteins in cells.</w:t>
      </w:r>
    </w:p>
    <w:p>
      <w:pPr>
        <w:pStyle w:val="jrnlBoxText"/>
      </w:pPr>
      <w:r>
        <w:rPr>
          <w:sz w:val="22"/>
          <w:szCs w:val="22"/>
          <w:shd w:val="clear" w:color="" w:fill=""/>
        </w:rPr>
        <w:t xml:space="preserve">Villarino et al.’s findings resolve longstanding questions about the relationship between STAT5A and STAT5B within the immune system. A logical next step is to find the molecular mechanisms responsible for causing different amounts of STAT5A and STAT5B to be produced in immune cells. Future work will also compare the roles of STAT5A and STAT5B in non-immune cells and explore whether it might be possible to develop therapies that specifically target one version and not the other.</w:t>
      </w:r>
    </w:p>
    <w:p>
      <w:pPr>
        <w:sectPr>
          <w:pgSz w:orient="portrait" w:w="12240" w:h="18720"/>
          <w:pgMar w:top="600" w:right="600" w:bottom="600" w:left="600" w:header="720" w:footer="720" w:gutter="0"/>
          <w:cols w:num="1" w:space="720"/>
        </w:sectPr>
      </w:pPr>
    </w:p>
    <w:p>
      <w:pPr>
        <w:pStyle w:val="jrnlHead1"/>
      </w:pPr>
      <w:r>
        <w:rPr>
          <w:color w:val="#011b37"/>
          <w:sz w:val="56"/>
          <w:szCs w:val="56"/>
          <w:b/>
          <w:shd w:val="clear" w:color="" w:fill=""/>
        </w:rPr>
        <w:t xml:space="preserve">Introduction</w:t>
      </w:r>
    </w:p>
    <w:p>
      <w:pPr>
        <w:pStyle w:val="jrnlSecPara"/>
      </w:pPr>
      <w:r>
        <w:rPr>
          <w:sz w:val="22"/>
          <w:szCs w:val="22"/>
          <w:shd w:val="clear" w:color="" w:fill=""/>
        </w:rPr>
        <w:t xml:space="preserve">Signal transducers and activators of transcription (STAT) family proteins are an evolutionarily conserved set of transcription factors, which operate downstream of cytokine and hormone receptors to convert extracellular stimuli into biochemical signals that instruct gene expression (</w:t>
      </w:r>
      <w:hyperlink w:anchor="R66" w:history="1">
        <w:r>
          <w:rPr>
            <w:rStyle w:val="jrnlBibRef"/>
          </w:rPr>
          <w:t xml:space="preserve">Villarino et al., 2015</w:t>
        </w:r>
      </w:hyperlink>
      <w:r>
        <w:rPr>
          <w:sz w:val="22"/>
          <w:szCs w:val="22"/>
          <w:shd w:val="clear" w:color="" w:fill=""/>
        </w:rPr>
        <w:t xml:space="preserve">; </w:t>
      </w:r>
      <w:hyperlink w:anchor="R60" w:history="1">
        <w:r>
          <w:rPr>
            <w:rStyle w:val="jrnlBibRef"/>
          </w:rPr>
          <w:t xml:space="preserve">Stark and Darnell, 2012</w:t>
        </w:r>
      </w:hyperlink>
      <w:r>
        <w:rPr>
          <w:sz w:val="22"/>
          <w:szCs w:val="22"/>
          <w:shd w:val="clear" w:color="" w:fill=""/>
        </w:rPr>
        <w:t xml:space="preserve">). In mammals, STAT5 is unique because it is encoded by two genes, termed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 derived from a relatively recent duplication event (</w:t>
      </w:r>
      <w:hyperlink w:anchor="R67" w:history="1">
        <w:r>
          <w:rPr>
            <w:rStyle w:val="jrnlBibRef"/>
          </w:rPr>
          <w:t xml:space="preserve">Wang and Levy, 2012</w:t>
        </w:r>
      </w:hyperlink>
      <w:r>
        <w:rPr>
          <w:sz w:val="22"/>
          <w:szCs w:val="22"/>
          <w:shd w:val="clear" w:color="" w:fill=""/>
        </w:rPr>
        <w:t xml:space="preserve">). In fact, the ancestral STAT5 gene appears to have duplicated on two separate occasions during vertebrate evolution. Once in teleosts, resulting in two paralogs on different chromosomes, and again in eutherians, resulting in the two contiguous mammalian paralogs (</w:t>
      </w:r>
      <w:hyperlink w:anchor="R40" w:history="1">
        <w:r>
          <w:rPr>
            <w:rStyle w:val="jrnlBibRef"/>
          </w:rPr>
          <w:t xml:space="preserve">Liongue et al., 2012</w:t>
        </w:r>
      </w:hyperlink>
      <w:r>
        <w:rPr>
          <w:sz w:val="22"/>
          <w:szCs w:val="22"/>
          <w:shd w:val="clear" w:color="" w:fill=""/>
        </w:rPr>
        <w:t xml:space="preserve">).</w:t>
      </w:r>
    </w:p>
    <w:p>
      <w:pPr>
        <w:pStyle w:val="jrnlSecPara"/>
      </w:pPr>
      <w:r>
        <w:rPr>
          <w:sz w:val="22"/>
          <w:szCs w:val="22"/>
          <w:shd w:val="clear" w:color="" w:fill=""/>
        </w:rPr>
        <w:t xml:space="preserve">Because of their recent divergence, STAT5A and STAT5B are homologous at the DNA, RNA and protein levels, which has led to persisting questions about whether they are redundant or functionally distinct. Genetically engineered mice lacking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 have provided compelling evidence for both arguments. On one hand, there are phenotypic differences; </w:t>
      </w:r>
      <w:r>
        <w:rPr>
          <w:sz w:val="22"/>
          <w:szCs w:val="22"/>
          <w:i/>
          <w:iCs/>
          <w:shd w:val="clear" w:color="" w:fill=""/>
        </w:rPr>
        <w:t xml:space="preserve">Stat5a</w:t>
      </w:r>
      <w:r>
        <w:rPr>
          <w:sz w:val="22"/>
          <w:szCs w:val="22"/>
          <w:shd w:val="clear" w:color="" w:fill=""/>
        </w:rPr>
        <w:t xml:space="preserve">-deficient mice exhibit poor mammary function (</w:t>
      </w:r>
      <w:hyperlink w:anchor="R42" w:history="1">
        <w:r>
          <w:rPr>
            <w:rStyle w:val="jrnlBibRef"/>
          </w:rPr>
          <w:t xml:space="preserve">Liu et al., 1997</w:t>
        </w:r>
      </w:hyperlink>
      <w:r>
        <w:rPr>
          <w:sz w:val="22"/>
          <w:szCs w:val="22"/>
          <w:shd w:val="clear" w:color="" w:fill=""/>
        </w:rPr>
        <w:t xml:space="preserve">), reduced hematopoietic stem cell proliferation (</w:t>
      </w:r>
      <w:hyperlink w:anchor="R74" w:history="1">
        <w:r>
          <w:rPr>
            <w:rStyle w:val="jrnlBibRef"/>
          </w:rPr>
          <w:t xml:space="preserve">Zhang et al., 2000</w:t>
        </w:r>
      </w:hyperlink>
      <w:r>
        <w:rPr>
          <w:sz w:val="22"/>
          <w:szCs w:val="22"/>
          <w:shd w:val="clear" w:color="" w:fill=""/>
        </w:rPr>
        <w:t xml:space="preserve">) and diminished antibody class switching (</w:t>
      </w:r>
      <w:hyperlink w:anchor="R24" w:history="1">
        <w:r>
          <w:rPr>
            <w:rStyle w:val="jrnlBibRef"/>
          </w:rPr>
          <w:t xml:space="preserve">Kagami et al., 2000</w:t>
        </w:r>
      </w:hyperlink>
      <w:r>
        <w:rPr>
          <w:sz w:val="22"/>
          <w:szCs w:val="22"/>
          <w:shd w:val="clear" w:color="" w:fill=""/>
        </w:rPr>
        <w:t xml:space="preserve">), while </w:t>
      </w:r>
      <w:r>
        <w:rPr>
          <w:sz w:val="22"/>
          <w:szCs w:val="22"/>
          <w:i/>
          <w:iCs/>
          <w:shd w:val="clear" w:color="" w:fill=""/>
        </w:rPr>
        <w:t xml:space="preserve">Stat5b</w:t>
      </w:r>
      <w:r>
        <w:rPr>
          <w:sz w:val="22"/>
          <w:szCs w:val="22"/>
          <w:shd w:val="clear" w:color="" w:fill=""/>
        </w:rPr>
        <w:t xml:space="preserve">-deficient mice exhibit dwarfism (</w:t>
      </w:r>
      <w:hyperlink w:anchor="R64" w:history="1">
        <w:r>
          <w:rPr>
            <w:rStyle w:val="jrnlBibRef"/>
          </w:rPr>
          <w:t xml:space="preserve">Udy et al., 1997</w:t>
        </w:r>
      </w:hyperlink>
      <w:r>
        <w:rPr>
          <w:sz w:val="22"/>
          <w:szCs w:val="22"/>
          <w:shd w:val="clear" w:color="" w:fill=""/>
        </w:rPr>
        <w:t xml:space="preserve">), more pronounced lymphopenia, and greater defects in cytokine-driven lymphocyte proliferation (</w:t>
      </w:r>
      <w:hyperlink w:anchor="R48" w:history="1">
        <w:r>
          <w:rPr>
            <w:rStyle w:val="jrnlBibRef"/>
          </w:rPr>
          <w:t xml:space="preserve">Moriggl et al., 1999</w:t>
        </w:r>
      </w:hyperlink>
      <w:r>
        <w:rPr>
          <w:sz w:val="22"/>
          <w:szCs w:val="22"/>
          <w:shd w:val="clear" w:color="" w:fill=""/>
        </w:rPr>
        <w:t xml:space="preserve">; </w:t>
      </w:r>
      <w:hyperlink w:anchor="R21" w:history="1">
        <w:r>
          <w:rPr>
            <w:rStyle w:val="jrnlBibRef"/>
          </w:rPr>
          <w:t xml:space="preserve">Imada et al., 1998</w:t>
        </w:r>
      </w:hyperlink>
      <w:r>
        <w:rPr>
          <w:sz w:val="22"/>
          <w:szCs w:val="22"/>
          <w:shd w:val="clear" w:color="" w:fill=""/>
        </w:rPr>
        <w:t xml:space="preserve">). On the other hand, deletion of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 has comparable effects on some physiological processes, such as eosinophil recruitment (</w:t>
      </w:r>
      <w:hyperlink w:anchor="R24" w:history="1">
        <w:r>
          <w:rPr>
            <w:rStyle w:val="jrnlBibRef"/>
          </w:rPr>
          <w:t xml:space="preserve">Kagami et al., 2000</w:t>
        </w:r>
      </w:hyperlink>
      <w:r>
        <w:rPr>
          <w:sz w:val="22"/>
          <w:szCs w:val="22"/>
          <w:shd w:val="clear" w:color="" w:fill=""/>
        </w:rPr>
        <w:t xml:space="preserve">), and the most dramatic phenotypes, such as infertility, anemia and perinatal lethality, are evident only in mice lacking both paralogs, which implies redundancy and/or cooperativity (</w:t>
      </w:r>
      <w:hyperlink w:anchor="R63" w:history="1">
        <w:r>
          <w:rPr>
            <w:rStyle w:val="jrnlBibRef"/>
          </w:rPr>
          <w:t xml:space="preserve">Teglund et al., 1998</w:t>
        </w:r>
      </w:hyperlink>
      <w:r>
        <w:rPr>
          <w:sz w:val="22"/>
          <w:szCs w:val="22"/>
          <w:shd w:val="clear" w:color="" w:fill=""/>
        </w:rPr>
        <w:t xml:space="preserve">; </w:t>
      </w:r>
      <w:hyperlink w:anchor="R58" w:history="1">
        <w:r>
          <w:rPr>
            <w:rStyle w:val="jrnlBibRef"/>
          </w:rPr>
          <w:t xml:space="preserve">Socolovsky et al., 1999</w:t>
        </w:r>
      </w:hyperlink>
      <w:r>
        <w:rPr>
          <w:sz w:val="22"/>
          <w:szCs w:val="22"/>
          <w:shd w:val="clear" w:color="" w:fill=""/>
        </w:rPr>
        <w:t xml:space="preserve">; </w:t>
      </w:r>
      <w:hyperlink w:anchor="R10" w:history="1">
        <w:r>
          <w:rPr>
            <w:rStyle w:val="jrnlBibRef"/>
          </w:rPr>
          <w:t xml:space="preserve">Cui et al., 2004</w:t>
        </w:r>
      </w:hyperlink>
      <w:r>
        <w:rPr>
          <w:sz w:val="22"/>
          <w:szCs w:val="22"/>
          <w:shd w:val="clear" w:color="" w:fill=""/>
        </w:rPr>
        <w:t xml:space="preserve">). Genome-wide DNA-binding profiles also support both viewpoints. The target repertoires for STAT5A and STAT5B mostly overlap, which implies redundancy, but there are also a subset of sites that may be differentially bound, which implies specificity (</w:t>
      </w:r>
      <w:hyperlink w:anchor="R37" w:history="1">
        <w:r>
          <w:rPr>
            <w:rStyle w:val="jrnlBibRef"/>
          </w:rPr>
          <w:t xml:space="preserve">Liao et al., 2008</w:t>
        </w:r>
      </w:hyperlink>
      <w:r>
        <w:rPr>
          <w:sz w:val="22"/>
          <w:szCs w:val="22"/>
          <w:shd w:val="clear" w:color="" w:fill=""/>
        </w:rPr>
        <w:t xml:space="preserve">; </w:t>
      </w:r>
      <w:hyperlink w:anchor="R38" w:history="1">
        <w:r>
          <w:rPr>
            <w:rStyle w:val="jrnlBibRef"/>
          </w:rPr>
          <w:t xml:space="preserve">2011</w:t>
        </w:r>
      </w:hyperlink>
      <w:r>
        <w:rPr>
          <w:sz w:val="22"/>
          <w:szCs w:val="22"/>
          <w:shd w:val="clear" w:color="" w:fill=""/>
        </w:rPr>
        <w:t xml:space="preserve">; </w:t>
      </w:r>
      <w:hyperlink w:anchor="R69" w:history="1">
        <w:r>
          <w:rPr>
            <w:rStyle w:val="jrnlBibRef"/>
          </w:rPr>
          <w:t xml:space="preserve">Yamaji et al., 2013</w:t>
        </w:r>
      </w:hyperlink>
      <w:r>
        <w:rPr>
          <w:sz w:val="22"/>
          <w:szCs w:val="22"/>
          <w:shd w:val="clear" w:color="" w:fill=""/>
        </w:rPr>
        <w:t xml:space="preserve">; </w:t>
      </w:r>
      <w:hyperlink w:anchor="R27" w:history="1">
        <w:r>
          <w:rPr>
            <w:rStyle w:val="jrnlBibRef"/>
          </w:rPr>
          <w:t xml:space="preserve">Kanai et al., 2014</w:t>
        </w:r>
      </w:hyperlink>
      <w:r>
        <w:rPr>
          <w:sz w:val="22"/>
          <w:szCs w:val="22"/>
          <w:shd w:val="clear" w:color="" w:fill=""/>
        </w:rPr>
        <w:t xml:space="preserve">). Consistent with the latter point, humans with germline mutations in </w:t>
      </w:r>
      <w:r>
        <w:rPr>
          <w:sz w:val="22"/>
          <w:szCs w:val="22"/>
          <w:i/>
          <w:iCs/>
          <w:shd w:val="clear" w:color="" w:fill=""/>
        </w:rPr>
        <w:t xml:space="preserve">STAT5B</w:t>
      </w:r>
      <w:r>
        <w:rPr>
          <w:sz w:val="22"/>
          <w:szCs w:val="22"/>
          <w:shd w:val="clear" w:color="" w:fill=""/>
        </w:rPr>
        <w:t xml:space="preserve"> exhibit a range of clinical abnormalities, indicating that </w:t>
      </w:r>
      <w:r>
        <w:rPr>
          <w:sz w:val="22"/>
          <w:szCs w:val="22"/>
          <w:i/>
          <w:iCs/>
          <w:shd w:val="clear" w:color="" w:fill=""/>
        </w:rPr>
        <w:t xml:space="preserve">STAT5A</w:t>
      </w:r>
      <w:r>
        <w:rPr>
          <w:sz w:val="22"/>
          <w:szCs w:val="22"/>
          <w:shd w:val="clear" w:color="" w:fill=""/>
        </w:rPr>
        <w:t xml:space="preserve"> cannot compensate for some vital functions (</w:t>
      </w:r>
      <w:hyperlink w:anchor="R26" w:history="1">
        <w:r>
          <w:rPr>
            <w:rStyle w:val="jrnlBibRef"/>
          </w:rPr>
          <w:t xml:space="preserve">Kanai et al., 2012</w:t>
        </w:r>
      </w:hyperlink>
      <w:r>
        <w:rPr>
          <w:sz w:val="22"/>
          <w:szCs w:val="22"/>
          <w:shd w:val="clear" w:color="" w:fill=""/>
        </w:rPr>
        <w:t xml:space="preserve">).</w:t>
      </w:r>
    </w:p>
    <w:p>
      <w:pPr>
        <w:pStyle w:val="jrnlSecPara"/>
      </w:pPr>
      <w:r>
        <w:rPr>
          <w:sz w:val="22"/>
          <w:szCs w:val="22"/>
          <w:shd w:val="clear" w:color="" w:fill=""/>
        </w:rPr>
        <w:t xml:space="preserve">Compound STAT5 deficiency manifests striking immunological abnormalities in mice, most notably lymphopenia, splenomegaly and autoimmunity. These are typically attributed to its role downstream of the common gamma chain (ɣc) receptor and its dedicated Janus kinase, Jak3 (</w:t>
      </w:r>
      <w:hyperlink w:anchor="R49" w:history="1">
        <w:r>
          <w:rPr>
            <w:rStyle w:val="jrnlBibRef"/>
          </w:rPr>
          <w:t xml:space="preserve">Moriggl et al., 1999</w:t>
        </w:r>
      </w:hyperlink>
      <w:r>
        <w:rPr>
          <w:sz w:val="22"/>
          <w:szCs w:val="22"/>
          <w:shd w:val="clear" w:color="" w:fill=""/>
        </w:rPr>
        <w:t xml:space="preserve">; </w:t>
      </w:r>
      <w:hyperlink w:anchor="R57" w:history="1">
        <w:r>
          <w:rPr>
            <w:rStyle w:val="jrnlBibRef"/>
          </w:rPr>
          <w:t xml:space="preserve">Snow et al., 2003</w:t>
        </w:r>
      </w:hyperlink>
      <w:r>
        <w:rPr>
          <w:sz w:val="22"/>
          <w:szCs w:val="22"/>
          <w:shd w:val="clear" w:color="" w:fill=""/>
        </w:rPr>
        <w:t xml:space="preserve">; </w:t>
      </w:r>
      <w:hyperlink w:anchor="R71" w:history="1">
        <w:r>
          <w:rPr>
            <w:rStyle w:val="jrnlBibRef"/>
          </w:rPr>
          <w:t xml:space="preserve">Yao et al., 2006</w:t>
        </w:r>
      </w:hyperlink>
      <w:r>
        <w:rPr>
          <w:sz w:val="22"/>
          <w:szCs w:val="22"/>
          <w:shd w:val="clear" w:color="" w:fill=""/>
        </w:rPr>
        <w:t xml:space="preserve">). The ɣc is shared by 6 different cytokines, IL-2 IL-4, IL-7, IL-9, IL-15 and IL-21, each of which employs a unique co-receptor subunit that determines which cell types can respond (</w:t>
      </w:r>
      <w:hyperlink w:anchor="R55" w:history="1">
        <w:r>
          <w:rPr>
            <w:rStyle w:val="jrnlBibRef"/>
          </w:rPr>
          <w:t xml:space="preserve">Rochman et al., 2009</w:t>
        </w:r>
      </w:hyperlink>
      <w:r>
        <w:rPr>
          <w:sz w:val="22"/>
          <w:szCs w:val="22"/>
          <w:shd w:val="clear" w:color="" w:fill=""/>
        </w:rPr>
        <w:t xml:space="preserve">). ɣc cytokines impact all lymphocytes but have been most extensively studied in CD4</w:t>
      </w:r>
      <w:r>
        <w:rPr>
          <w:sz w:val="22"/>
          <w:szCs w:val="22"/>
          <w:vertAlign w:val="superscript"/>
          <w:shd w:val="clear" w:color="" w:fill=""/>
        </w:rPr>
        <w:t xml:space="preserve">+</w:t>
      </w:r>
      <w:r>
        <w:rPr>
          <w:sz w:val="22"/>
          <w:szCs w:val="22"/>
          <w:shd w:val="clear" w:color="" w:fill=""/>
        </w:rPr>
        <w:t xml:space="preserve"> 'helper' T cells, the key orchestrators of adaptive immunity. Among the many functions ascribed to the ɣc-STAT5 axis in this lineage are the ability to promote Th1- and Th2-type effector responses, to support T cell memory, to promote activation-induced cell death, to suppress Th17-type and T follicular helper cell (Tfh) responses, and to promote T regulatory cell (Treg) responses (</w:t>
      </w:r>
      <w:hyperlink w:anchor="R48" w:history="1">
        <w:r>
          <w:rPr>
            <w:rStyle w:val="jrnlBibRef"/>
          </w:rPr>
          <w:t xml:space="preserve">Moriggl, Topham, et al., 1999</w:t>
        </w:r>
      </w:hyperlink>
      <w:r>
        <w:rPr>
          <w:sz w:val="22"/>
          <w:szCs w:val="22"/>
          <w:shd w:val="clear" w:color="" w:fill=""/>
        </w:rPr>
        <w:t xml:space="preserve">; </w:t>
      </w:r>
      <w:hyperlink w:anchor="R37" w:history="1">
        <w:r>
          <w:rPr>
            <w:rStyle w:val="jrnlBibRef"/>
          </w:rPr>
          <w:t xml:space="preserve">Liao et al., 2008</w:t>
        </w:r>
      </w:hyperlink>
      <w:r>
        <w:rPr>
          <w:sz w:val="22"/>
          <w:szCs w:val="22"/>
          <w:shd w:val="clear" w:color="" w:fill=""/>
        </w:rPr>
        <w:t xml:space="preserve">; </w:t>
      </w:r>
      <w:hyperlink w:anchor="R38" w:history="1">
        <w:r>
          <w:rPr>
            <w:rStyle w:val="jrnlBibRef"/>
          </w:rPr>
          <w:t xml:space="preserve">2011</w:t>
        </w:r>
      </w:hyperlink>
      <w:r>
        <w:rPr>
          <w:sz w:val="22"/>
          <w:szCs w:val="22"/>
          <w:shd w:val="clear" w:color="" w:fill=""/>
        </w:rPr>
        <w:t xml:space="preserve">; </w:t>
      </w:r>
      <w:hyperlink w:anchor="R11" w:history="1">
        <w:r>
          <w:rPr>
            <w:rStyle w:val="jrnlBibRef"/>
          </w:rPr>
          <w:t xml:space="preserve">Dooms et al., 2007</w:t>
        </w:r>
      </w:hyperlink>
      <w:r>
        <w:rPr>
          <w:sz w:val="22"/>
          <w:szCs w:val="22"/>
          <w:shd w:val="clear" w:color="" w:fill=""/>
        </w:rPr>
        <w:t xml:space="preserve">; </w:t>
      </w:r>
      <w:hyperlink w:anchor="R78" w:history="1">
        <w:r>
          <w:rPr>
            <w:rStyle w:val="jrnlBibRef"/>
          </w:rPr>
          <w:t xml:space="preserve">Zhu et al., 2003</w:t>
        </w:r>
      </w:hyperlink>
      <w:r>
        <w:rPr>
          <w:sz w:val="22"/>
          <w:szCs w:val="22"/>
          <w:shd w:val="clear" w:color="" w:fill=""/>
        </w:rPr>
        <w:t xml:space="preserve">; </w:t>
      </w:r>
      <w:hyperlink w:anchor="R25" w:history="1">
        <w:r>
          <w:rPr>
            <w:rStyle w:val="jrnlBibRef"/>
          </w:rPr>
          <w:t xml:space="preserve">Kagami et al., 2001</w:t>
        </w:r>
      </w:hyperlink>
      <w:r>
        <w:rPr>
          <w:sz w:val="22"/>
          <w:szCs w:val="22"/>
          <w:shd w:val="clear" w:color="" w:fill=""/>
        </w:rPr>
        <w:t xml:space="preserve">; </w:t>
      </w:r>
      <w:hyperlink w:anchor="R36" w:history="1">
        <w:r>
          <w:rPr>
            <w:rStyle w:val="jrnlBibRef"/>
          </w:rPr>
          <w:t xml:space="preserve">Lenardo, 1991</w:t>
        </w:r>
      </w:hyperlink>
      <w:r>
        <w:rPr>
          <w:sz w:val="22"/>
          <w:szCs w:val="22"/>
          <w:shd w:val="clear" w:color="" w:fill=""/>
        </w:rPr>
        <w:t xml:space="preserve">; </w:t>
      </w:r>
      <w:hyperlink w:anchor="R35" w:history="1">
        <w:r>
          <w:rPr>
            <w:rStyle w:val="jrnlBibRef"/>
          </w:rPr>
          <w:t xml:space="preserve">Laurence et al., 2007</w:t>
        </w:r>
      </w:hyperlink>
      <w:r>
        <w:rPr>
          <w:sz w:val="22"/>
          <w:szCs w:val="22"/>
          <w:shd w:val="clear" w:color="" w:fill=""/>
        </w:rPr>
        <w:t xml:space="preserve">; </w:t>
      </w:r>
      <w:hyperlink w:anchor="R2" w:history="1">
        <w:r>
          <w:rPr>
            <w:rStyle w:val="jrnlBibRef"/>
          </w:rPr>
          <w:t xml:space="preserve">Ballesteros-Tato et al., 2012</w:t>
        </w:r>
      </w:hyperlink>
      <w:r>
        <w:rPr>
          <w:sz w:val="22"/>
          <w:szCs w:val="22"/>
          <w:shd w:val="clear" w:color="" w:fill=""/>
        </w:rPr>
        <w:t xml:space="preserve">; </w:t>
      </w:r>
      <w:hyperlink w:anchor="R23" w:history="1">
        <w:r>
          <w:rPr>
            <w:rStyle w:val="jrnlBibRef"/>
          </w:rPr>
          <w:t xml:space="preserve">Johnston et al., 2012</w:t>
        </w:r>
      </w:hyperlink>
      <w:r>
        <w:rPr>
          <w:sz w:val="22"/>
          <w:szCs w:val="22"/>
          <w:shd w:val="clear" w:color="" w:fill=""/>
        </w:rPr>
        <w:t xml:space="preserve">; </w:t>
      </w:r>
      <w:hyperlink w:anchor="R44" w:history="1">
        <w:r>
          <w:rPr>
            <w:rStyle w:val="jrnlBibRef"/>
          </w:rPr>
          <w:t xml:space="preserve">Mahmud et al., 2013</w:t>
        </w:r>
      </w:hyperlink>
      <w:r>
        <w:rPr>
          <w:sz w:val="22"/>
          <w:szCs w:val="22"/>
          <w:shd w:val="clear" w:color="" w:fill=""/>
        </w:rPr>
        <w:t xml:space="preserve">).</w:t>
      </w:r>
    </w:p>
    <w:p>
      <w:pPr>
        <w:pStyle w:val="jrnlSecPara"/>
      </w:pPr>
      <w:r>
        <w:rPr>
          <w:sz w:val="22"/>
          <w:szCs w:val="22"/>
          <w:shd w:val="clear" w:color="" w:fill=""/>
        </w:rPr>
        <w:t xml:space="preserve">To assess redundancy between STAT5 paralogs, we developed a mouse model where STAT5A and/or STAT5B were reduced but not absent, allowing us to compare their respective functions while avoiding the confounding lymphopenia associated with complete STAT5 deficiency. These studies reveal STAT5B as the dominant paralog in helper T cells; exhibiting far greater impact on pathogenic effector and host-protective regulatory responses and, therefore, uniquely required for immunological tolerance. Surprisingly, genome-wide DNA binding and transcriptome surveys did not uncover widespread differences in target gene selection but, instead, point towards relative abundance as the key distinguishing factor. Thus, we propose that asymmetric expression (i.e. paralog dose), rather than differential function, determines the dominant STAT5 paralog in lymphoid cells.</w:t>
      </w:r>
    </w:p>
    <w:p/>
    <w:p>
      <w:pPr>
        <w:pStyle w:val="jrnlHead1"/>
      </w:pPr>
      <w:r>
        <w:rPr>
          <w:color w:val="#011b37"/>
          <w:sz w:val="56"/>
          <w:szCs w:val="56"/>
          <w:b/>
          <w:shd w:val="clear" w:color="" w:fill=""/>
        </w:rPr>
        <w:t xml:space="preserve">Results</w:t>
      </w:r>
    </w:p>
    <w:p/>
    <w:p>
      <w:pPr>
        <w:pStyle w:val="jrnlHead2"/>
      </w:pPr>
      <w:r>
        <w:rPr>
          <w:color w:val="#134985"/>
          <w:sz w:val="46"/>
          <w:szCs w:val="46"/>
          <w:b/>
          <w:shd w:val="clear" w:color="" w:fill=""/>
        </w:rPr>
        <w:t xml:space="preserve">A dominant role for STAT5B in immunological tolerance</w:t>
      </w:r>
    </w:p>
    <w:p>
      <w:pPr>
        <w:pStyle w:val="jrnlSecPara"/>
      </w:pPr>
      <w:r>
        <w:rPr>
          <w:sz w:val="22"/>
          <w:szCs w:val="22"/>
          <w:shd w:val="clear" w:color="" w:fill=""/>
        </w:rPr>
        <w:t xml:space="preserve">To investigate the relationship between STAT5A and STAT5B, we generated a series of mice with pre-determined combinations of </w:t>
      </w:r>
      <w:r>
        <w:rPr>
          <w:sz w:val="22"/>
          <w:szCs w:val="22"/>
          <w:i/>
          <w:iCs/>
          <w:shd w:val="clear" w:color="" w:fill=""/>
        </w:rPr>
        <w:t xml:space="preserve">Stat5</w:t>
      </w:r>
      <w:r>
        <w:rPr>
          <w:sz w:val="22"/>
          <w:szCs w:val="22"/>
          <w:shd w:val="clear" w:color="" w:fill=""/>
        </w:rPr>
        <w:t xml:space="preserve"> alleles, ranging from two alleles each of A and B (4 total) to one allele of either A or B (</w:t>
      </w:r>
      <w:hyperlink w:anchor="F1" w:history="1">
        <w:r>
          <w:rPr>
            <w:rStyle w:val="jrnlFigRef"/>
          </w:rPr>
          <w:t xml:space="preserve">Figure 1A</w:t>
        </w:r>
      </w:hyperlink>
      <w:r>
        <w:rPr>
          <w:sz w:val="22"/>
          <w:szCs w:val="22"/>
          <w:shd w:val="clear" w:color="" w:fill=""/>
        </w:rPr>
        <w:t xml:space="preserve">)(</w:t>
      </w:r>
      <w:hyperlink w:anchor="R69" w:history="1">
        <w:r>
          <w:rPr>
            <w:rStyle w:val="jrnlBibRef"/>
          </w:rPr>
          <w:t xml:space="preserve">Yamaji et al., 2013</w:t>
        </w:r>
      </w:hyperlink>
      <w:r>
        <w:rPr>
          <w:sz w:val="22"/>
          <w:szCs w:val="22"/>
          <w:shd w:val="clear" w:color="" w:fill=""/>
        </w:rPr>
        <w:t xml:space="preserve">). We refer to each genotype according to the total number of </w:t>
      </w:r>
      <w:r>
        <w:rPr>
          <w:sz w:val="22"/>
          <w:szCs w:val="22"/>
          <w:i/>
          <w:iCs/>
          <w:shd w:val="clear" w:color="" w:fill=""/>
        </w:rPr>
        <w:t xml:space="preserve">Stat5</w:t>
      </w:r>
      <w:r>
        <w:rPr>
          <w:sz w:val="22"/>
          <w:szCs w:val="22"/>
          <w:shd w:val="clear" w:color="" w:fill=""/>
        </w:rPr>
        <w:t xml:space="preserve"> alleles that are retained. For example, two-allele </w:t>
      </w:r>
      <w:r>
        <w:rPr>
          <w:sz w:val="22"/>
          <w:szCs w:val="22"/>
          <w:i/>
          <w:iCs/>
          <w:shd w:val="clear" w:color="" w:fill=""/>
        </w:rPr>
        <w:t xml:space="preserve">Stat5a</w:t>
      </w:r>
      <w:r>
        <w:rPr>
          <w:sz w:val="22"/>
          <w:szCs w:val="22"/>
          <w:shd w:val="clear" w:color="" w:fill=""/>
        </w:rPr>
        <w:t xml:space="preserve">-deficient mice lack both </w:t>
      </w:r>
      <w:r>
        <w:rPr>
          <w:sz w:val="22"/>
          <w:szCs w:val="22"/>
          <w:i/>
          <w:iCs/>
          <w:shd w:val="clear" w:color="" w:fill=""/>
        </w:rPr>
        <w:t xml:space="preserve">Stat5a</w:t>
      </w:r>
      <w:r>
        <w:rPr>
          <w:sz w:val="22"/>
          <w:szCs w:val="22"/>
          <w:shd w:val="clear" w:color="" w:fill=""/>
        </w:rPr>
        <w:t xml:space="preserve"> alleles but retain two of </w:t>
      </w:r>
      <w:r>
        <w:rPr>
          <w:sz w:val="22"/>
          <w:szCs w:val="22"/>
          <w:i/>
          <w:iCs/>
          <w:shd w:val="clear" w:color="" w:fill=""/>
        </w:rPr>
        <w:t xml:space="preserve">Stat5b (Stat5a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while one-allele </w:t>
      </w:r>
      <w:r>
        <w:rPr>
          <w:sz w:val="22"/>
          <w:szCs w:val="22"/>
          <w:i/>
          <w:iCs/>
          <w:shd w:val="clear" w:color="" w:fill=""/>
        </w:rPr>
        <w:t xml:space="preserve">Stat5a</w:t>
      </w:r>
      <w:r>
        <w:rPr>
          <w:sz w:val="22"/>
          <w:szCs w:val="22"/>
          <w:shd w:val="clear" w:color="" w:fill=""/>
        </w:rPr>
        <w:t xml:space="preserve">-deficient mice lack both </w:t>
      </w:r>
      <w:r>
        <w:rPr>
          <w:sz w:val="22"/>
          <w:szCs w:val="22"/>
          <w:i/>
          <w:iCs/>
          <w:shd w:val="clear" w:color="" w:fill=""/>
        </w:rPr>
        <w:t xml:space="preserve">Stat5a</w:t>
      </w:r>
      <w:r>
        <w:rPr>
          <w:sz w:val="22"/>
          <w:szCs w:val="22"/>
          <w:shd w:val="clear" w:color="" w:fill=""/>
        </w:rPr>
        <w:t xml:space="preserve"> alleles and retain just one of </w:t>
      </w:r>
      <w:r>
        <w:rPr>
          <w:sz w:val="22"/>
          <w:szCs w:val="22"/>
          <w:i/>
          <w:iCs/>
          <w:shd w:val="clear" w:color="" w:fill=""/>
        </w:rPr>
        <w:t xml:space="preserve">Stat5b (Stat5a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All 8 genotypes were born at the expected Mendelian ratios and survived beyond 6 months of age, thereby demonstrating that a single allele of either paralog is sufficient to prevent the perinatal lethality seen in STAT5-null mice (</w:t>
      </w:r>
      <w:r>
        <w:rPr>
          <w:sz w:val="22"/>
          <w:szCs w:val="22"/>
          <w:b/>
          <w:shd w:val="clear" w:color="" w:fill=""/>
        </w:rPr>
        <w:t xml:space="preserve">Data not shown</w:t>
      </w:r>
      <w:r>
        <w:rPr>
          <w:sz w:val="22"/>
          <w:szCs w:val="22"/>
          <w:shd w:val="clear" w:color="" w:fill=""/>
        </w:rPr>
        <w:t xml:space="preserve">)(</w:t>
      </w:r>
      <w:hyperlink w:anchor="R20" w:history="1">
        <w:r>
          <w:rPr>
            <w:rStyle w:val="jrnlBibRef"/>
          </w:rPr>
          <w:t xml:space="preserve">Hoelbl et al., 2006</w:t>
        </w:r>
      </w:hyperlink>
      <w:r>
        <w:rPr>
          <w:sz w:val="22"/>
          <w:szCs w:val="22"/>
          <w:shd w:val="clear" w:color="" w:fill=""/>
        </w:rPr>
        <w:t xml:space="preserve">; </w:t>
      </w:r>
      <w:hyperlink w:anchor="R10" w:history="1">
        <w:r>
          <w:rPr>
            <w:rStyle w:val="jrnlBibRef"/>
          </w:rPr>
          <w:t xml:space="preserve">Cui et al., 2004</w:t>
        </w:r>
      </w:hyperlink>
      <w:r>
        <w:rPr>
          <w:sz w:val="22"/>
          <w:szCs w:val="22"/>
          <w:shd w:val="clear" w:color="" w:fill=""/>
        </w:rPr>
        <w:t xml:space="preserve">). Red blood cell counts and hematocrits were comparable across all genotypes, indicating that a single allele is also enough to support erythropoiesis, but white blood cell (WBC) counts were sharply reduced in one-allele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-deficient mice, as well as two-allele </w:t>
      </w:r>
      <w:r>
        <w:rPr>
          <w:sz w:val="22"/>
          <w:szCs w:val="22"/>
          <w:i/>
          <w:iCs/>
          <w:shd w:val="clear" w:color="" w:fill=""/>
        </w:rPr>
        <w:t xml:space="preserve">Stat5b</w:t>
      </w:r>
      <w:r>
        <w:rPr>
          <w:sz w:val="22"/>
          <w:szCs w:val="22"/>
          <w:shd w:val="clear" w:color="" w:fill=""/>
        </w:rPr>
        <w:t xml:space="preserve">-deficient mice. By contrast, two-allele </w:t>
      </w:r>
      <w:r>
        <w:rPr>
          <w:sz w:val="22"/>
          <w:szCs w:val="22"/>
          <w:i/>
          <w:iCs/>
          <w:shd w:val="clear" w:color="" w:fill=""/>
        </w:rPr>
        <w:t xml:space="preserve">Stat5a</w:t>
      </w:r>
      <w:r>
        <w:rPr>
          <w:sz w:val="22"/>
          <w:szCs w:val="22"/>
          <w:shd w:val="clear" w:color="" w:fill=""/>
        </w:rPr>
        <w:t xml:space="preserve">-deficient mice had relatively normal WBC counts (</w:t>
      </w:r>
      <w:hyperlink w:anchor="F1" w:history="1">
        <w:r>
          <w:rPr>
            <w:rStyle w:val="jrnlFigRef"/>
          </w:rPr>
          <w:t xml:space="preserve">Figure 1B</w:t>
        </w:r>
      </w:hyperlink>
      <w:r>
        <w:rPr>
          <w:sz w:val="22"/>
          <w:szCs w:val="22"/>
          <w:shd w:val="clear" w:color="" w:fill=""/>
        </w:rPr>
        <w:t xml:space="preserve">).</w:t>
      </w:r>
    </w:p>
    <w:p>
      <w:pPr>
        <w:pStyle w:val="jrnlFigBlock"/>
      </w:pPr>
    </w:p>
    <w:p>
      <w:pPr>
        <w:pStyle w:val="jrnlFigCaption"/>
      </w:pPr>
      <w:bookmarkStart w:id="1" w:name="F1"/>
      <w:bookmarkEnd w:id="1"/>
      <w:r>
        <w:rPr>
          <w:rStyle w:val="label"/>
        </w:rPr>
        <w:t xml:space="preserve">Figure 1.</w:t>
      </w:r>
      <w:r>
        <w:rPr>
          <w:color w:val="#ff8000"/>
          <w:shd w:val="clear" w:color="" w:fill=""/>
        </w:rPr>
        <w:t xml:space="preserve"> Stat5b is required for immunological tolerance.</w:t>
      </w:r>
    </w:p>
    <w:p>
      <w:pPr>
        <w:pStyle w:val="jrnlFigCaption"/>
      </w:pPr>
      <w:r>
        <w:rPr>
          <w:color w:val="#ff8000"/>
          <w:shd w:val="clear" w:color="" w:fill=""/>
        </w:rPr>
        <w:t xml:space="preserve">(</w:t>
      </w:r>
      <w:r>
        <w:rPr>
          <w:rStyle w:val="partLabel"/>
        </w:rPr>
        <w:t xml:space="preserve">A</w:t>
      </w:r>
      <w:r>
        <w:rPr>
          <w:color w:val="#ff8000"/>
          <w:shd w:val="clear" w:color="" w:fill=""/>
        </w:rPr>
        <w:t xml:space="preserve">) Cartoon depicts the mutant mice used in this study. Genotypes are grouped according to total </w:t>
      </w:r>
      <w:r>
        <w:rPr>
          <w:color w:val="#ff8000"/>
          <w:i/>
          <w:iCs/>
          <w:shd w:val="clear" w:color="" w:fill=""/>
        </w:rPr>
        <w:t xml:space="preserve">Stat5</w:t>
      </w:r>
      <w:r>
        <w:rPr>
          <w:color w:val="#ff8000"/>
          <w:shd w:val="clear" w:color="" w:fill=""/>
        </w:rPr>
        <w:t xml:space="preserve"> alleles. (</w:t>
      </w:r>
      <w:r>
        <w:rPr>
          <w:rStyle w:val="partLabel"/>
        </w:rPr>
        <w:t xml:space="preserve">B</w:t>
      </w:r>
      <w:r>
        <w:rPr>
          <w:color w:val="#ff8000"/>
          <w:shd w:val="clear" w:color="" w:fill=""/>
        </w:rPr>
        <w:t xml:space="preserve">) Bar graphs show averaged RBC, hematocrit and WBC counts. (</w:t>
      </w:r>
      <w:r>
        <w:rPr>
          <w:rStyle w:val="partLabel"/>
        </w:rPr>
        <w:t xml:space="preserve">C</w:t>
      </w:r>
      <w:r>
        <w:rPr>
          <w:color w:val="#ff8000"/>
          <w:shd w:val="clear" w:color="" w:fill=""/>
        </w:rPr>
        <w:t xml:space="preserve">) Scatter plot shows kidney pathology scores. (</w:t>
      </w:r>
      <w:r>
        <w:rPr>
          <w:rStyle w:val="partLabel"/>
        </w:rPr>
        <w:t xml:space="preserve">D</w:t>
      </w:r>
      <w:r>
        <w:rPr>
          <w:color w:val="#ff8000"/>
          <w:shd w:val="clear" w:color="" w:fill=""/>
        </w:rPr>
        <w:t xml:space="preserve">) Scatter plot shows urinary albumin/creatinine protein ratios. (</w:t>
      </w:r>
      <w:r>
        <w:rPr>
          <w:rStyle w:val="partLabel"/>
        </w:rPr>
        <w:t xml:space="preserve">E</w:t>
      </w:r>
      <w:r>
        <w:rPr>
          <w:color w:val="#ff8000"/>
          <w:shd w:val="clear" w:color="" w:fill=""/>
        </w:rPr>
        <w:t xml:space="preserve">) Bar graph shows ELISA measurements (O.D.) for anti-double stranded DNA antibodies in serum. (</w:t>
      </w:r>
      <w:r>
        <w:rPr>
          <w:rStyle w:val="partLabel"/>
        </w:rPr>
        <w:t xml:space="preserve">F</w:t>
      </w:r>
      <w:r>
        <w:rPr>
          <w:color w:val="#ff8000"/>
          <w:shd w:val="clear" w:color="" w:fill=""/>
        </w:rPr>
        <w:t xml:space="preserve">) Micrographs show representative H &amp; E kidney sections (40X magnification). (</w:t>
      </w:r>
      <w:r>
        <w:rPr>
          <w:rStyle w:val="partLabel"/>
        </w:rPr>
        <w:t xml:space="preserve">B–E</w:t>
      </w:r>
      <w:r>
        <w:rPr>
          <w:color w:val="#ff8000"/>
          <w:shd w:val="clear" w:color="" w:fill=""/>
        </w:rPr>
        <w:t xml:space="preserve">) Number of </w:t>
      </w:r>
      <w:r>
        <w:rPr>
          <w:color w:val="#ff8000"/>
          <w:i/>
          <w:iCs/>
          <w:shd w:val="clear" w:color="" w:fill=""/>
        </w:rPr>
        <w:t xml:space="preserve">Stat5a, Stat5b</w:t>
      </w:r>
      <w:r>
        <w:rPr>
          <w:color w:val="#ff8000"/>
          <w:shd w:val="clear" w:color="" w:fill=""/>
        </w:rPr>
        <w:t xml:space="preserve"> and total </w:t>
      </w:r>
      <w:r>
        <w:rPr>
          <w:color w:val="#ff8000"/>
          <w:i/>
          <w:iCs/>
          <w:shd w:val="clear" w:color="" w:fill=""/>
        </w:rPr>
        <w:t xml:space="preserve">Stat5</w:t>
      </w:r>
      <w:r>
        <w:rPr>
          <w:color w:val="#ff8000"/>
          <w:shd w:val="clear" w:color="" w:fill=""/>
        </w:rPr>
        <w:t xml:space="preserve"> alleles (i.e. genotype) is explained in the key below each graph. Data are compiled from 3–5 mice per genotype. Error bars indicate standard deviation.</w:t>
      </w:r>
    </w:p>
    <w:p>
      <w:pPr/>
      <w:r>
        <w:pict>
          <v:shape type="#_x0000_t75" style="width:500px; height:739.01464713715px; margin-left:0px; margin-top:0px; mso-position-horizontal:left; mso-position-vertical:top; mso-position-horizontal-relative:char; mso-position-vertical-relative:line; z-index:-2147483647;">
            <v:imagedata r:id="rId39" o:title=""/>
          </v:shape>
        </w:pict>
      </w:r>
    </w:p>
    <w:p>
      <w:pPr>
        <w:pStyle w:val="jrnlSecPara"/>
      </w:pPr>
      <w:r>
        <w:rPr>
          <w:sz w:val="22"/>
          <w:szCs w:val="22"/>
          <w:shd w:val="clear" w:color="" w:fill=""/>
        </w:rPr>
        <w:t xml:space="preserve">None of the STAT5 mutants exhibited histological abnormalities in the liver, spleen or intestine, tissues known to be affected in STAT5-null mice (</w:t>
      </w:r>
      <w:r>
        <w:rPr>
          <w:sz w:val="22"/>
          <w:szCs w:val="22"/>
          <w:b/>
          <w:shd w:val="clear" w:color="" w:fill=""/>
        </w:rPr>
        <w:t xml:space="preserve">Data not shown</w:t>
      </w:r>
      <w:r>
        <w:rPr>
          <w:sz w:val="22"/>
          <w:szCs w:val="22"/>
          <w:shd w:val="clear" w:color="" w:fill=""/>
        </w:rPr>
        <w:t xml:space="preserve">)(</w:t>
      </w:r>
      <w:hyperlink w:anchor="R57" w:history="1">
        <w:r>
          <w:rPr>
            <w:rStyle w:val="jrnlBibRef"/>
          </w:rPr>
          <w:t xml:space="preserve">Snow et al., 2003</w:t>
        </w:r>
      </w:hyperlink>
      <w:r>
        <w:rPr>
          <w:sz w:val="22"/>
          <w:szCs w:val="22"/>
          <w:shd w:val="clear" w:color="" w:fill=""/>
        </w:rPr>
        <w:t xml:space="preserve">; </w:t>
      </w:r>
      <w:hyperlink w:anchor="R71" w:history="1">
        <w:r>
          <w:rPr>
            <w:rStyle w:val="jrnlBibRef"/>
          </w:rPr>
          <w:t xml:space="preserve">Yao et al., 2006</w:t>
        </w:r>
      </w:hyperlink>
      <w:r>
        <w:rPr>
          <w:sz w:val="22"/>
          <w:szCs w:val="22"/>
          <w:shd w:val="clear" w:color="" w:fill=""/>
        </w:rPr>
        <w:t xml:space="preserve">). However, </w:t>
      </w:r>
      <w:r>
        <w:rPr>
          <w:sz w:val="22"/>
          <w:szCs w:val="22"/>
          <w:i/>
          <w:iCs/>
          <w:shd w:val="clear" w:color="" w:fill=""/>
        </w:rPr>
        <w:t xml:space="preserve">Stat5b</w:t>
      </w:r>
      <w:r>
        <w:rPr>
          <w:sz w:val="22"/>
          <w:szCs w:val="22"/>
          <w:shd w:val="clear" w:color="" w:fill=""/>
        </w:rPr>
        <w:t xml:space="preserve">-deficient mice did exhibit kidney pathology with a penetrance of 75% or 25%, depending on whether they harbored one or two </w:t>
      </w:r>
      <w:r>
        <w:rPr>
          <w:sz w:val="22"/>
          <w:szCs w:val="22"/>
          <w:i/>
          <w:iCs/>
          <w:shd w:val="clear" w:color="" w:fill=""/>
        </w:rPr>
        <w:t xml:space="preserve">Stat5a</w:t>
      </w:r>
      <w:r>
        <w:rPr>
          <w:sz w:val="22"/>
          <w:szCs w:val="22"/>
          <w:shd w:val="clear" w:color="" w:fill=""/>
        </w:rPr>
        <w:t xml:space="preserve"> alleles (</w:t>
      </w:r>
      <w:hyperlink w:anchor="F1" w:history="1">
        <w:r>
          <w:rPr>
            <w:rStyle w:val="jrnlFigRef"/>
          </w:rPr>
          <w:t xml:space="preserve">Figure 1C</w:t>
        </w:r>
      </w:hyperlink>
      <w:r>
        <w:rPr>
          <w:sz w:val="22"/>
          <w:szCs w:val="22"/>
          <w:shd w:val="clear" w:color="" w:fill=""/>
        </w:rPr>
        <w:t xml:space="preserve">). Afflicted individuals presented a loss of glomerular structure, proteinuria and systemic anti-DNA antibodies (</w:t>
      </w:r>
      <w:hyperlink w:anchor="F1" w:history="1">
        <w:r>
          <w:rPr>
            <w:rStyle w:val="jrnlFigRef"/>
          </w:rPr>
          <w:t xml:space="preserve">Figure 1D–F</w:t>
        </w:r>
      </w:hyperlink>
      <w:r>
        <w:rPr>
          <w:sz w:val="22"/>
          <w:szCs w:val="22"/>
          <w:shd w:val="clear" w:color="" w:fill=""/>
        </w:rPr>
        <w:t xml:space="preserve">). Therefore, as in humans, </w:t>
      </w:r>
      <w:r>
        <w:rPr>
          <w:sz w:val="22"/>
          <w:szCs w:val="22"/>
          <w:i/>
          <w:iCs/>
          <w:shd w:val="clear" w:color="" w:fill=""/>
        </w:rPr>
        <w:t xml:space="preserve">Stat5b</w:t>
      </w:r>
      <w:r>
        <w:rPr>
          <w:sz w:val="22"/>
          <w:szCs w:val="22"/>
          <w:shd w:val="clear" w:color="" w:fill=""/>
        </w:rPr>
        <w:t xml:space="preserve"> is required for immunological tolerance in mice but, given the clear difference between having one or two </w:t>
      </w:r>
      <w:r>
        <w:rPr>
          <w:sz w:val="22"/>
          <w:szCs w:val="22"/>
          <w:i/>
          <w:iCs/>
          <w:shd w:val="clear" w:color="" w:fill=""/>
        </w:rPr>
        <w:t xml:space="preserve">Stat5a </w:t>
      </w:r>
      <w:r>
        <w:rPr>
          <w:sz w:val="22"/>
          <w:szCs w:val="22"/>
          <w:shd w:val="clear" w:color="" w:fill=""/>
        </w:rPr>
        <w:t xml:space="preserve">alleles, redundancy and/or cooperativity is also evident.</w:t>
      </w:r>
    </w:p>
    <w:p/>
    <w:p>
      <w:pPr>
        <w:pStyle w:val="jrnlHead2"/>
      </w:pPr>
      <w:r>
        <w:rPr>
          <w:color w:val="#134985"/>
          <w:sz w:val="46"/>
          <w:szCs w:val="46"/>
          <w:b/>
          <w:shd w:val="clear" w:color="" w:fill=""/>
        </w:rPr>
        <w:t xml:space="preserve">STAT5 paralog dose governs T follicular helper cell responses</w:t>
      </w:r>
    </w:p>
    <w:p>
      <w:pPr>
        <w:pStyle w:val="jrnlSecPara"/>
      </w:pPr>
      <w:r>
        <w:rPr>
          <w:sz w:val="22"/>
          <w:szCs w:val="22"/>
          <w:shd w:val="clear" w:color="" w:fill=""/>
        </w:rPr>
        <w:t xml:space="preserve">To probe for immunological phenotypes, we first assessed the cellularity and composition of primary lymphoid organs. Although not completely lymphopenic like STAT5-null mice (</w:t>
      </w:r>
      <w:hyperlink w:anchor="R71" w:history="1">
        <w:r>
          <w:rPr>
            <w:rStyle w:val="jrnlBibRef"/>
          </w:rPr>
          <w:t xml:space="preserve">Yao et al., 2006</w:t>
        </w:r>
      </w:hyperlink>
      <w:r>
        <w:rPr>
          <w:sz w:val="22"/>
          <w:szCs w:val="22"/>
          <w:shd w:val="clear" w:color="" w:fill=""/>
        </w:rPr>
        <w:t xml:space="preserve">), one- and two-allele </w:t>
      </w:r>
      <w:r>
        <w:rPr>
          <w:sz w:val="22"/>
          <w:szCs w:val="22"/>
          <w:i/>
          <w:iCs/>
          <w:shd w:val="clear" w:color="" w:fill=""/>
        </w:rPr>
        <w:t xml:space="preserve">Stat5b</w:t>
      </w:r>
      <w:r>
        <w:rPr>
          <w:sz w:val="22"/>
          <w:szCs w:val="22"/>
          <w:shd w:val="clear" w:color="" w:fill=""/>
        </w:rPr>
        <w:t xml:space="preserve">-deficient mice did have fewer splenocytes than WT controls (</w:t>
      </w:r>
      <w:hyperlink w:anchor="F2" w:history="1">
        <w:r>
          <w:rPr>
            <w:rStyle w:val="jrnlFigRef"/>
          </w:rPr>
          <w:t xml:space="preserve">Figure 2A</w:t>
        </w:r>
      </w:hyperlink>
      <w:r>
        <w:rPr>
          <w:sz w:val="22"/>
          <w:szCs w:val="22"/>
          <w:shd w:val="clear" w:color="" w:fill=""/>
        </w:rPr>
        <w:t xml:space="preserve">). Cell counts were also reduced in one-allele </w:t>
      </w:r>
      <w:r>
        <w:rPr>
          <w:sz w:val="22"/>
          <w:szCs w:val="22"/>
          <w:i/>
          <w:iCs/>
          <w:shd w:val="clear" w:color="" w:fill=""/>
        </w:rPr>
        <w:t xml:space="preserve">Stat5a</w:t>
      </w:r>
      <w:r>
        <w:rPr>
          <w:sz w:val="22"/>
          <w:szCs w:val="22"/>
          <w:shd w:val="clear" w:color="" w:fill=""/>
        </w:rPr>
        <w:t xml:space="preserve">-deficient mice, suggesting that, while STAT5B may be dominant, STAT5A does have substantial influence. Lymph node cellularity was similarly affected by the loss of either paralog and, in fact, all genotypes with less than three-alleles had reduced cell counts (</w:t>
      </w:r>
      <w:hyperlink w:anchor="F2" w:history="1">
        <w:r>
          <w:rPr>
            <w:rStyle w:val="jrnlFigRef"/>
          </w:rPr>
          <w:t xml:space="preserve">Figure 2A</w:t>
        </w:r>
      </w:hyperlink>
      <w:r>
        <w:rPr>
          <w:sz w:val="22"/>
          <w:szCs w:val="22"/>
          <w:shd w:val="clear" w:color="" w:fill=""/>
        </w:rPr>
        <w:t xml:space="preserve">).</w:t>
      </w:r>
    </w:p>
    <w:p>
      <w:pPr>
        <w:pStyle w:val="jrnlFigBlock"/>
      </w:pPr>
    </w:p>
    <w:p>
      <w:pPr>
        <w:pStyle w:val="jrnlFigCaption"/>
      </w:pPr>
      <w:bookmarkStart w:id="2" w:name="F2"/>
      <w:bookmarkEnd w:id="2"/>
      <w:r>
        <w:rPr>
          <w:rStyle w:val="label"/>
        </w:rPr>
        <w:t xml:space="preserve">Figure 2.</w:t>
      </w:r>
      <w:r>
        <w:rPr>
          <w:color w:val="#ff8000"/>
          <w:shd w:val="clear" w:color="" w:fill=""/>
        </w:rPr>
        <w:t xml:space="preserve"> Impact of STAT5 paralog deficiency on B and T cells.</w:t>
      </w:r>
    </w:p>
    <w:p>
      <w:pPr>
        <w:pStyle w:val="jrnlFigCaption"/>
      </w:pPr>
      <w:r>
        <w:rPr>
          <w:color w:val="#ff8000"/>
          <w:shd w:val="clear" w:color="" w:fill=""/>
        </w:rPr>
        <w:t xml:space="preserve">(</w:t>
      </w:r>
      <w:r>
        <w:rPr>
          <w:rStyle w:val="partLabel"/>
        </w:rPr>
        <w:t xml:space="preserve">A</w:t>
      </w:r>
      <w:r>
        <w:rPr>
          <w:color w:val="#ff8000"/>
          <w:shd w:val="clear" w:color="" w:fill=""/>
        </w:rPr>
        <w:t xml:space="preserve">) Bar graphs show averaged cell counts for spleens (top row) and lymph nodes (bottom row). Error bars indicate standard deviation. (</w:t>
      </w:r>
      <w:r>
        <w:rPr>
          <w:rStyle w:val="partLabel"/>
        </w:rPr>
        <w:t xml:space="preserve">B</w:t>
      </w:r>
      <w:r>
        <w:rPr>
          <w:color w:val="#ff8000"/>
          <w:shd w:val="clear" w:color="" w:fill=""/>
        </w:rPr>
        <w:t xml:space="preserve">) Percentages of CD4</w:t>
      </w:r>
      <w:r>
        <w:rPr>
          <w:color w:val="#ff8000"/>
          <w:vertAlign w:val="superscript"/>
          <w:shd w:val="clear" w:color="" w:fill=""/>
        </w:rPr>
        <w:t xml:space="preserve">+</w:t>
      </w:r>
      <w:r>
        <w:rPr>
          <w:color w:val="#ff8000"/>
          <w:shd w:val="clear" w:color="" w:fill=""/>
        </w:rPr>
        <w:t xml:space="preserve"> T cells (CD3</w:t>
      </w:r>
      <w:r>
        <w:rPr>
          <w:color w:val="#ff8000"/>
          <w:vertAlign w:val="superscript"/>
          <w:shd w:val="clear" w:color="" w:fill=""/>
        </w:rPr>
        <w:t xml:space="preserve">+</w:t>
      </w:r>
      <w:r>
        <w:rPr>
          <w:color w:val="#ff8000"/>
          <w:shd w:val="clear" w:color="" w:fill=""/>
        </w:rPr>
        <w:t xml:space="preserve"> CD4</w:t>
      </w:r>
      <w:r>
        <w:rPr>
          <w:color w:val="#ff8000"/>
          <w:vertAlign w:val="superscript"/>
          <w:shd w:val="clear" w:color="" w:fill=""/>
        </w:rPr>
        <w:t xml:space="preserve">+</w:t>
      </w:r>
      <w:r>
        <w:rPr>
          <w:color w:val="#ff8000"/>
          <w:shd w:val="clear" w:color="" w:fill=""/>
        </w:rPr>
        <w:t xml:space="preserve"> CD8α</w:t>
      </w:r>
      <w:r>
        <w:rPr>
          <w:color w:val="#ff8000"/>
          <w:vertAlign w:val="superscript"/>
          <w:shd w:val="clear" w:color="" w:fill=""/>
        </w:rPr>
        <w:t xml:space="preserve">-</w:t>
      </w:r>
      <w:r>
        <w:rPr>
          <w:color w:val="#ff8000"/>
          <w:shd w:val="clear" w:color="" w:fill=""/>
        </w:rPr>
        <w:t xml:space="preserve">), CD8</w:t>
      </w:r>
      <w:r>
        <w:rPr>
          <w:color w:val="#ff8000"/>
          <w:vertAlign w:val="superscript"/>
          <w:shd w:val="clear" w:color="" w:fill=""/>
        </w:rPr>
        <w:t xml:space="preserve">+</w:t>
      </w:r>
      <w:r>
        <w:rPr>
          <w:color w:val="#ff8000"/>
          <w:shd w:val="clear" w:color="" w:fill=""/>
        </w:rPr>
        <w:t xml:space="preserve"> T cells (CD3</w:t>
      </w:r>
      <w:r>
        <w:rPr>
          <w:color w:val="#ff8000"/>
          <w:vertAlign w:val="superscript"/>
          <w:shd w:val="clear" w:color="" w:fill=""/>
        </w:rPr>
        <w:t xml:space="preserve">+</w:t>
      </w:r>
      <w:r>
        <w:rPr>
          <w:color w:val="#ff8000"/>
          <w:shd w:val="clear" w:color="" w:fill=""/>
        </w:rPr>
        <w:t xml:space="preserve"> CD4</w:t>
      </w:r>
      <w:r>
        <w:rPr>
          <w:color w:val="#ff8000"/>
          <w:vertAlign w:val="superscript"/>
          <w:shd w:val="clear" w:color="" w:fill=""/>
        </w:rPr>
        <w:t xml:space="preserve">-</w:t>
      </w:r>
      <w:r>
        <w:rPr>
          <w:color w:val="#ff8000"/>
          <w:shd w:val="clear" w:color="" w:fill=""/>
        </w:rPr>
        <w:t xml:space="preserve"> CD8α</w:t>
      </w:r>
      <w:r>
        <w:rPr>
          <w:color w:val="#ff8000"/>
          <w:vertAlign w:val="superscript"/>
          <w:shd w:val="clear" w:color="" w:fill=""/>
        </w:rPr>
        <w:t xml:space="preserve">+</w:t>
      </w:r>
      <w:r>
        <w:rPr>
          <w:color w:val="#ff8000"/>
          <w:shd w:val="clear" w:color="" w:fill=""/>
        </w:rPr>
        <w:t xml:space="preserve">) and B cells (CD3</w:t>
      </w:r>
      <w:r>
        <w:rPr>
          <w:color w:val="#ff8000"/>
          <w:vertAlign w:val="superscript"/>
          <w:shd w:val="clear" w:color="" w:fill=""/>
        </w:rPr>
        <w:t xml:space="preserve">-</w:t>
      </w:r>
      <w:r>
        <w:rPr>
          <w:color w:val="#ff8000"/>
          <w:shd w:val="clear" w:color="" w:fill=""/>
        </w:rPr>
        <w:t xml:space="preserve"> B220</w:t>
      </w:r>
      <w:r>
        <w:rPr>
          <w:color w:val="#ff8000"/>
          <w:vertAlign w:val="superscript"/>
          <w:shd w:val="clear" w:color="" w:fill=""/>
        </w:rPr>
        <w:t xml:space="preserve">+</w:t>
      </w:r>
      <w:r>
        <w:rPr>
          <w:color w:val="#ff8000"/>
          <w:shd w:val="clear" w:color="" w:fill=""/>
        </w:rPr>
        <w:t xml:space="preserve">) were measured in spleens (top row) and LNs (bottom row). Box plots show log2 fold changes relative to wild type controls (WT=0; not shown). Dotted red lines indicate two-fold changes. (</w:t>
      </w:r>
      <w:r>
        <w:rPr>
          <w:rStyle w:val="partLabel"/>
        </w:rPr>
        <w:t xml:space="preserve">A–B</w:t>
      </w:r>
      <w:r>
        <w:rPr>
          <w:color w:val="#ff8000"/>
          <w:shd w:val="clear" w:color="" w:fill=""/>
        </w:rPr>
        <w:t xml:space="preserve">) Number of </w:t>
      </w:r>
      <w:r>
        <w:rPr>
          <w:color w:val="#ff8000"/>
          <w:i/>
          <w:iCs/>
          <w:shd w:val="clear" w:color="" w:fill=""/>
        </w:rPr>
        <w:t xml:space="preserve">Stat5a, Stat5b</w:t>
      </w:r>
      <w:r>
        <w:rPr>
          <w:color w:val="#ff8000"/>
          <w:shd w:val="clear" w:color="" w:fill=""/>
        </w:rPr>
        <w:t xml:space="preserve"> and total </w:t>
      </w:r>
      <w:r>
        <w:rPr>
          <w:color w:val="#ff8000"/>
          <w:i/>
          <w:iCs/>
          <w:shd w:val="clear" w:color="" w:fill=""/>
        </w:rPr>
        <w:t xml:space="preserve">Stat5</w:t>
      </w:r>
      <w:r>
        <w:rPr>
          <w:color w:val="#ff8000"/>
          <w:shd w:val="clear" w:color="" w:fill=""/>
        </w:rPr>
        <w:t xml:space="preserve"> alleles is explained in the key below each graph. Data are compiled from 5 experiments. (</w:t>
      </w:r>
      <w:r>
        <w:rPr>
          <w:rStyle w:val="partLabel"/>
        </w:rPr>
        <w:t xml:space="preserve">C</w:t>
      </w:r>
      <w:r>
        <w:rPr>
          <w:color w:val="#ff8000"/>
          <w:shd w:val="clear" w:color="" w:fill=""/>
        </w:rPr>
        <w:t xml:space="preserve">) Contour plots show percentages of GL7</w:t>
      </w:r>
      <w:r>
        <w:rPr>
          <w:color w:val="#ff8000"/>
          <w:vertAlign w:val="superscript"/>
          <w:shd w:val="clear" w:color="" w:fill=""/>
        </w:rPr>
        <w:t xml:space="preserve">+</w:t>
      </w:r>
      <w:r>
        <w:rPr>
          <w:color w:val="#ff8000"/>
          <w:shd w:val="clear" w:color="" w:fill=""/>
        </w:rPr>
        <w:t xml:space="preserve"> Fas</w:t>
      </w:r>
      <w:r>
        <w:rPr>
          <w:color w:val="#ff8000"/>
          <w:vertAlign w:val="superscript"/>
          <w:shd w:val="clear" w:color="" w:fill=""/>
        </w:rPr>
        <w:t xml:space="preserve">+ </w:t>
      </w:r>
      <w:r>
        <w:rPr>
          <w:color w:val="#ff8000"/>
          <w:shd w:val="clear" w:color="" w:fill=""/>
        </w:rPr>
        <w:t xml:space="preserve">germinal center B cells in lymph nodes. Scatter plot shows percentages of LN resident GC B cells compiled from 3 experiments (3–4 mice per group). Genotypes are ordered as in </w:t>
      </w:r>
      <w:hyperlink w:anchor="F1" w:history="1">
        <w:r>
          <w:rPr>
            <w:rStyle w:val="jrnlFigRef"/>
          </w:rPr>
          <w:t xml:space="preserve">Figure 1E</w:t>
        </w:r>
      </w:hyperlink>
      <w:r>
        <w:rPr>
          <w:color w:val="#ff8000"/>
          <w:shd w:val="clear" w:color="" w:fill=""/>
        </w:rPr>
        <w:t xml:space="preserve"> (WT mice = white, one-allele </w:t>
      </w:r>
      <w:r>
        <w:rPr>
          <w:color w:val="#ff8000"/>
          <w:i/>
          <w:iCs/>
          <w:shd w:val="clear" w:color="" w:fill=""/>
        </w:rPr>
        <w:t xml:space="preserve">Stat5a</w:t>
      </w:r>
      <w:r>
        <w:rPr>
          <w:color w:val="#ff8000"/>
          <w:shd w:val="clear" w:color="" w:fill=""/>
        </w:rPr>
        <w:t xml:space="preserve">-deficient mice = blue, one-allele </w:t>
      </w:r>
      <w:r>
        <w:rPr>
          <w:color w:val="#ff8000"/>
          <w:i/>
          <w:iCs/>
          <w:shd w:val="clear" w:color="" w:fill=""/>
        </w:rPr>
        <w:t xml:space="preserve">Stat5b</w:t>
      </w:r>
      <w:r>
        <w:rPr>
          <w:color w:val="#ff8000"/>
          <w:shd w:val="clear" w:color="" w:fill=""/>
        </w:rPr>
        <w:t xml:space="preserve">-deficient mice = orange).</w:t>
      </w:r>
    </w:p>
    <w:p>
      <w:pPr/>
      <w:r>
        <w:pict>
          <v:shape type="#_x0000_t75" style="width:500px; height:345.86653386454px; margin-left:0px; margin-top:0px; mso-position-horizontal:left; mso-position-vertical:top; mso-position-horizontal-relative:char; mso-position-vertical-relative:line; z-index:-2147483647;">
            <v:imagedata r:id="rId41" o:title=""/>
          </v:shape>
        </w:pict>
      </w:r>
    </w:p>
    <w:p>
      <w:pPr>
        <w:pStyle w:val="jrnlSecPara"/>
      </w:pPr>
      <w:r>
        <w:rPr>
          <w:sz w:val="22"/>
          <w:szCs w:val="22"/>
          <w:shd w:val="clear" w:color="" w:fill=""/>
        </w:rPr>
        <w:t xml:space="preserve">Frequencies of CD4</w:t>
      </w:r>
      <w:r>
        <w:rPr>
          <w:sz w:val="22"/>
          <w:szCs w:val="22"/>
          <w:vertAlign w:val="superscript"/>
          <w:shd w:val="clear" w:color="" w:fill=""/>
        </w:rPr>
        <w:t xml:space="preserve">+</w:t>
      </w:r>
      <w:r>
        <w:rPr>
          <w:sz w:val="22"/>
          <w:szCs w:val="22"/>
          <w:shd w:val="clear" w:color="" w:fill=""/>
        </w:rPr>
        <w:t xml:space="preserve"> T cells were comparable across all genotypes, whereas CD8</w:t>
      </w:r>
      <w:r>
        <w:rPr>
          <w:sz w:val="22"/>
          <w:szCs w:val="22"/>
          <w:vertAlign w:val="superscript"/>
          <w:shd w:val="clear" w:color="" w:fill=""/>
        </w:rPr>
        <w:t xml:space="preserve">+</w:t>
      </w:r>
      <w:r>
        <w:rPr>
          <w:sz w:val="22"/>
          <w:szCs w:val="22"/>
          <w:shd w:val="clear" w:color="" w:fill=""/>
        </w:rPr>
        <w:t xml:space="preserve"> T cells were reduced in one-allele </w:t>
      </w:r>
      <w:r>
        <w:rPr>
          <w:sz w:val="22"/>
          <w:szCs w:val="22"/>
          <w:i/>
          <w:iCs/>
          <w:shd w:val="clear" w:color="" w:fill=""/>
        </w:rPr>
        <w:t xml:space="preserve">Stat5b</w:t>
      </w:r>
      <w:r>
        <w:rPr>
          <w:sz w:val="22"/>
          <w:szCs w:val="22"/>
          <w:shd w:val="clear" w:color="" w:fill=""/>
        </w:rPr>
        <w:t xml:space="preserve">-deficient mice and, to a lesser extent, in one-allele </w:t>
      </w:r>
      <w:r>
        <w:rPr>
          <w:sz w:val="22"/>
          <w:szCs w:val="22"/>
          <w:i/>
          <w:iCs/>
          <w:shd w:val="clear" w:color="" w:fill=""/>
        </w:rPr>
        <w:t xml:space="preserve">Stat5a</w:t>
      </w:r>
      <w:r>
        <w:rPr>
          <w:sz w:val="22"/>
          <w:szCs w:val="22"/>
          <w:shd w:val="clear" w:color="" w:fill=""/>
        </w:rPr>
        <w:t xml:space="preserve">-deficient mice (</w:t>
      </w:r>
      <w:hyperlink w:anchor="F2" w:history="1">
        <w:r>
          <w:rPr>
            <w:rStyle w:val="jrnlFigRef"/>
          </w:rPr>
          <w:t xml:space="preserve">Figure 2B</w:t>
        </w:r>
      </w:hyperlink>
      <w:r>
        <w:rPr>
          <w:sz w:val="22"/>
          <w:szCs w:val="22"/>
          <w:shd w:val="clear" w:color="" w:fill=""/>
        </w:rPr>
        <w:t xml:space="preserve">). By contrast, B cells were increased in one-allele </w:t>
      </w:r>
      <w:r>
        <w:rPr>
          <w:sz w:val="22"/>
          <w:szCs w:val="22"/>
          <w:i/>
          <w:iCs/>
          <w:shd w:val="clear" w:color="" w:fill=""/>
        </w:rPr>
        <w:t xml:space="preserve">Stat5b</w:t>
      </w:r>
      <w:r>
        <w:rPr>
          <w:sz w:val="22"/>
          <w:szCs w:val="22"/>
          <w:shd w:val="clear" w:color="" w:fill=""/>
        </w:rPr>
        <w:t xml:space="preserve">-deficient mice and, consistent with the appearance of auto-antibodies, GL7</w:t>
      </w:r>
      <w:r>
        <w:rPr>
          <w:sz w:val="22"/>
          <w:szCs w:val="22"/>
          <w:vertAlign w:val="superscript"/>
          <w:shd w:val="clear" w:color="" w:fill=""/>
        </w:rPr>
        <w:t xml:space="preserve">+</w:t>
      </w:r>
      <w:r>
        <w:rPr>
          <w:sz w:val="22"/>
          <w:szCs w:val="22"/>
          <w:shd w:val="clear" w:color="" w:fill=""/>
        </w:rPr>
        <w:t xml:space="preserve"> Fas</w:t>
      </w:r>
      <w:r>
        <w:rPr>
          <w:sz w:val="22"/>
          <w:szCs w:val="22"/>
          <w:vertAlign w:val="superscript"/>
          <w:shd w:val="clear" w:color="" w:fill=""/>
        </w:rPr>
        <w:t xml:space="preserve">high</w:t>
      </w:r>
      <w:r>
        <w:rPr>
          <w:sz w:val="22"/>
          <w:szCs w:val="22"/>
          <w:shd w:val="clear" w:color="" w:fill=""/>
        </w:rPr>
        <w:t xml:space="preserve"> IgD</w:t>
      </w:r>
      <w:r>
        <w:rPr>
          <w:sz w:val="22"/>
          <w:szCs w:val="22"/>
          <w:vertAlign w:val="superscript"/>
          <w:shd w:val="clear" w:color="" w:fill=""/>
        </w:rPr>
        <w:t xml:space="preserve">low</w:t>
      </w:r>
      <w:r>
        <w:rPr>
          <w:sz w:val="22"/>
          <w:szCs w:val="22"/>
          <w:shd w:val="clear" w:color="" w:fill=""/>
        </w:rPr>
        <w:t xml:space="preserve"> germinal center (GC) B cells were dramatically enriched (</w:t>
      </w:r>
      <w:hyperlink w:anchor="F2" w:history="1">
        <w:r>
          <w:rPr>
            <w:rStyle w:val="jrnlFigRef"/>
          </w:rPr>
          <w:t xml:space="preserve">Figure 2B–C</w:t>
        </w:r>
      </w:hyperlink>
      <w:r>
        <w:rPr>
          <w:sz w:val="22"/>
          <w:szCs w:val="22"/>
          <w:shd w:val="clear" w:color="" w:fill=""/>
        </w:rPr>
        <w:t xml:space="preserve"> and</w:t>
      </w:r>
      <w:r>
        <w:rPr>
          <w:sz w:val="22"/>
          <w:szCs w:val="22"/>
          <w:b/>
          <w:shd w:val="clear" w:color="" w:fill=""/>
        </w:rPr>
        <w:t xml:space="preserve"> data not shown</w:t>
      </w:r>
      <w:r>
        <w:rPr>
          <w:sz w:val="22"/>
          <w:szCs w:val="22"/>
          <w:shd w:val="clear" w:color="" w:fill=""/>
        </w:rPr>
        <w:t xml:space="preserve">). One-allele </w:t>
      </w:r>
      <w:r>
        <w:rPr>
          <w:sz w:val="22"/>
          <w:szCs w:val="22"/>
          <w:i/>
          <w:iCs/>
          <w:shd w:val="clear" w:color="" w:fill=""/>
        </w:rPr>
        <w:t xml:space="preserve">Stat5a</w:t>
      </w:r>
      <w:r>
        <w:rPr>
          <w:sz w:val="22"/>
          <w:szCs w:val="22"/>
          <w:shd w:val="clear" w:color="" w:fill=""/>
        </w:rPr>
        <w:t xml:space="preserve">-deficient mice had a more modest accumulation of GC B cells, again, illustrating both the relevance and redundancy of STAT5A (</w:t>
      </w:r>
      <w:hyperlink w:anchor="F2" w:history="1">
        <w:r>
          <w:rPr>
            <w:rStyle w:val="jrnlFigRef"/>
          </w:rPr>
          <w:t xml:space="preserve">Figure 2B–C</w:t>
        </w:r>
      </w:hyperlink>
      <w:r>
        <w:rPr>
          <w:sz w:val="22"/>
          <w:szCs w:val="22"/>
          <w:shd w:val="clear" w:color="" w:fill=""/>
        </w:rPr>
        <w:t xml:space="preserve">).</w:t>
      </w:r>
    </w:p>
    <w:p>
      <w:pPr>
        <w:pStyle w:val="jrnlSecPara"/>
      </w:pPr>
      <w:r>
        <w:rPr>
          <w:sz w:val="22"/>
          <w:szCs w:val="22"/>
          <w:shd w:val="clear" w:color="" w:fill=""/>
        </w:rPr>
        <w:t xml:space="preserve">The ability to promote B cell responses is a defining characteristic of CD4</w:t>
      </w:r>
      <w:r>
        <w:rPr>
          <w:sz w:val="22"/>
          <w:szCs w:val="22"/>
          <w:vertAlign w:val="superscript"/>
          <w:shd w:val="clear" w:color="" w:fill=""/>
        </w:rPr>
        <w:t xml:space="preserve">+</w:t>
      </w:r>
      <w:r>
        <w:rPr>
          <w:sz w:val="22"/>
          <w:szCs w:val="22"/>
          <w:shd w:val="clear" w:color="" w:fill=""/>
        </w:rPr>
        <w:t xml:space="preserve"> ‘helper’ T cells (</w:t>
      </w:r>
      <w:hyperlink w:anchor="R9" w:history="1">
        <w:r>
          <w:rPr>
            <w:rStyle w:val="jrnlBibRef"/>
          </w:rPr>
          <w:t xml:space="preserve">Crotty, 2011</w:t>
        </w:r>
      </w:hyperlink>
      <w:r>
        <w:rPr>
          <w:sz w:val="22"/>
          <w:szCs w:val="22"/>
          <w:shd w:val="clear" w:color="" w:fill=""/>
        </w:rPr>
        <w:t xml:space="preserve">). Therefore, given the appearance of GC B cells, we next investigated the CD4</w:t>
      </w:r>
      <w:r>
        <w:rPr>
          <w:sz w:val="22"/>
          <w:szCs w:val="22"/>
          <w:vertAlign w:val="superscript"/>
          <w:shd w:val="clear" w:color="" w:fill=""/>
        </w:rPr>
        <w:t xml:space="preserve">+</w:t>
      </w:r>
      <w:r>
        <w:rPr>
          <w:sz w:val="22"/>
          <w:szCs w:val="22"/>
          <w:shd w:val="clear" w:color="" w:fill=""/>
        </w:rPr>
        <w:t xml:space="preserve"> T cell compartment. Not surprisingly, there was a marked accumulation of CD44</w:t>
      </w:r>
      <w:r>
        <w:rPr>
          <w:sz w:val="22"/>
          <w:szCs w:val="22"/>
          <w:vertAlign w:val="superscript"/>
          <w:shd w:val="clear" w:color="" w:fill=""/>
        </w:rPr>
        <w:t xml:space="preserve">high</w:t>
      </w:r>
      <w:r>
        <w:rPr>
          <w:sz w:val="22"/>
          <w:szCs w:val="22"/>
          <w:shd w:val="clear" w:color="" w:fill=""/>
        </w:rPr>
        <w:t xml:space="preserve"> IL-7Rα</w:t>
      </w:r>
      <w:r>
        <w:rPr>
          <w:sz w:val="22"/>
          <w:szCs w:val="22"/>
          <w:vertAlign w:val="superscript"/>
          <w:shd w:val="clear" w:color="" w:fill=""/>
        </w:rPr>
        <w:t xml:space="preserve">low</w:t>
      </w:r>
      <w:r>
        <w:rPr>
          <w:sz w:val="22"/>
          <w:szCs w:val="22"/>
          <w:shd w:val="clear" w:color="" w:fill=""/>
        </w:rPr>
        <w:t xml:space="preserve"> effector/memory T cells in </w:t>
      </w:r>
      <w:r>
        <w:rPr>
          <w:sz w:val="22"/>
          <w:szCs w:val="22"/>
          <w:i/>
          <w:iCs/>
          <w:shd w:val="clear" w:color="" w:fill=""/>
        </w:rPr>
        <w:t xml:space="preserve">Stat5b</w:t>
      </w:r>
      <w:r>
        <w:rPr>
          <w:sz w:val="22"/>
          <w:szCs w:val="22"/>
          <w:shd w:val="clear" w:color="" w:fill=""/>
        </w:rPr>
        <w:t xml:space="preserve">-deficient mice which, as with the incidence of kidney disease, was more pronounced in those bearing one-allele of </w:t>
      </w:r>
      <w:r>
        <w:rPr>
          <w:sz w:val="22"/>
          <w:szCs w:val="22"/>
          <w:i/>
          <w:iCs/>
          <w:shd w:val="clear" w:color="" w:fill=""/>
        </w:rPr>
        <w:t xml:space="preserve">Stat5a</w:t>
      </w:r>
      <w:r>
        <w:rPr>
          <w:sz w:val="22"/>
          <w:szCs w:val="22"/>
          <w:shd w:val="clear" w:color="" w:fill=""/>
        </w:rPr>
        <w:t xml:space="preserve"> than in those bearing two (</w:t>
      </w:r>
      <w:hyperlink w:anchor="F3" w:history="1">
        <w:r>
          <w:rPr>
            <w:rStyle w:val="jrnlFigRef"/>
          </w:rPr>
          <w:t xml:space="preserve">Figure 3A-B </w:t>
        </w:r>
      </w:hyperlink>
      <w:r>
        <w:rPr>
          <w:sz w:val="22"/>
          <w:szCs w:val="22"/>
          <w:shd w:val="clear" w:color="" w:fill=""/>
        </w:rPr>
        <w:t xml:space="preserve"> &amp; </w:t>
      </w:r>
      <w:hyperlink w:anchor="F3-S1" w:history="1">
        <w:r>
          <w:rPr>
            <w:rStyle w:val="jrnlFigRef"/>
          </w:rPr>
          <w:t xml:space="preserve">Figure 3—figure supplement 1A</w:t>
        </w:r>
      </w:hyperlink>
      <w:r>
        <w:rPr>
          <w:sz w:val="22"/>
          <w:szCs w:val="22"/>
          <w:shd w:val="clear" w:color="" w:fill=""/>
        </w:rPr>
        <w:t xml:space="preserve">). We also measured production of IFN-ɣ and IL-17, two effector cytokines that are dysregulated in STAT5-null mice (</w:t>
      </w:r>
      <w:hyperlink w:anchor="R35" w:history="1">
        <w:r>
          <w:rPr>
            <w:rStyle w:val="jrnlBibRef"/>
          </w:rPr>
          <w:t xml:space="preserve">Laurence et al., 2007</w:t>
        </w:r>
      </w:hyperlink>
      <w:r>
        <w:rPr>
          <w:sz w:val="22"/>
          <w:szCs w:val="22"/>
          <w:shd w:val="clear" w:color="" w:fill=""/>
        </w:rPr>
        <w:t xml:space="preserve">). IFN-ɣ</w:t>
      </w:r>
      <w:r>
        <w:rPr>
          <w:sz w:val="22"/>
          <w:szCs w:val="22"/>
          <w:vertAlign w:val="superscript"/>
          <w:shd w:val="clear" w:color="" w:fill=""/>
        </w:rPr>
        <w:t xml:space="preserve">+</w:t>
      </w:r>
      <w:r>
        <w:rPr>
          <w:sz w:val="22"/>
          <w:szCs w:val="22"/>
          <w:shd w:val="clear" w:color="" w:fill=""/>
        </w:rPr>
        <w:t xml:space="preserve"> cells were highly enriched in the autoimmune-prone </w:t>
      </w:r>
      <w:r>
        <w:rPr>
          <w:sz w:val="22"/>
          <w:szCs w:val="22"/>
          <w:i/>
          <w:iCs/>
          <w:shd w:val="clear" w:color="" w:fill=""/>
        </w:rPr>
        <w:t xml:space="preserve">Stat5b</w:t>
      </w:r>
      <w:r>
        <w:rPr>
          <w:sz w:val="22"/>
          <w:szCs w:val="22"/>
          <w:shd w:val="clear" w:color="" w:fill=""/>
        </w:rPr>
        <w:t xml:space="preserve">-deficient mice but not age-matched </w:t>
      </w:r>
      <w:r>
        <w:rPr>
          <w:sz w:val="22"/>
          <w:szCs w:val="22"/>
          <w:i/>
          <w:iCs/>
          <w:shd w:val="clear" w:color="" w:fill=""/>
        </w:rPr>
        <w:t xml:space="preserve">Stat5a</w:t>
      </w:r>
      <w:r>
        <w:rPr>
          <w:sz w:val="22"/>
          <w:szCs w:val="22"/>
          <w:shd w:val="clear" w:color="" w:fill=""/>
        </w:rPr>
        <w:t xml:space="preserve">-deficient counterparts, suggesting that STAT5B may be particularly important for limiting Th1-type responses. IL-17A</w:t>
      </w:r>
      <w:r>
        <w:rPr>
          <w:sz w:val="22"/>
          <w:szCs w:val="22"/>
          <w:vertAlign w:val="superscript"/>
          <w:shd w:val="clear" w:color="" w:fill=""/>
        </w:rPr>
        <w:t xml:space="preserve">+</w:t>
      </w:r>
      <w:r>
        <w:rPr>
          <w:sz w:val="22"/>
          <w:szCs w:val="22"/>
          <w:shd w:val="clear" w:color="" w:fill=""/>
        </w:rPr>
        <w:t xml:space="preserve"> Th17-type cells were also increased but this trend did not reach statistical significance (</w:t>
      </w:r>
      <w:hyperlink w:anchor="F3" w:history="1">
        <w:r>
          <w:rPr>
            <w:rStyle w:val="jrnlFigRef"/>
          </w:rPr>
          <w:t xml:space="preserve">Figure 3C–D</w:t>
        </w:r>
      </w:hyperlink>
      <w:r>
        <w:rPr>
          <w:sz w:val="22"/>
          <w:szCs w:val="22"/>
          <w:shd w:val="clear" w:color="" w:fill=""/>
        </w:rPr>
        <w:t xml:space="preserve">).</w:t>
      </w:r>
    </w:p>
    <w:p>
      <w:pPr>
        <w:pStyle w:val="jrnlFigBlock"/>
      </w:pPr>
    </w:p>
    <w:p>
      <w:pPr>
        <w:pStyle w:val="jrnlFigCaption"/>
      </w:pPr>
      <w:bookmarkStart w:id="3" w:name="F3"/>
      <w:bookmarkEnd w:id="3"/>
      <w:r>
        <w:rPr>
          <w:rStyle w:val="label"/>
        </w:rPr>
        <w:t xml:space="preserve">Figure 3.</w:t>
      </w:r>
      <w:r>
        <w:rPr>
          <w:color w:val="#ff8000"/>
          <w:shd w:val="clear" w:color="" w:fill=""/>
        </w:rPr>
        <w:t xml:space="preserve"> Aberrant effector T cell responses in the absence of Stat5b.</w:t>
      </w:r>
    </w:p>
    <w:p>
      <w:pPr>
        <w:pStyle w:val="jrnlFigCaption"/>
      </w:pPr>
      <w:r>
        <w:rPr>
          <w:color w:val="#ff8000"/>
          <w:shd w:val="clear" w:color="" w:fill=""/>
        </w:rPr>
        <w:t xml:space="preserve">(</w:t>
      </w:r>
      <w:r>
        <w:rPr>
          <w:rStyle w:val="partLabel"/>
        </w:rPr>
        <w:t xml:space="preserve">A</w:t>
      </w:r>
      <w:r>
        <w:rPr>
          <w:color w:val="#ff8000"/>
          <w:shd w:val="clear" w:color="" w:fill=""/>
        </w:rPr>
        <w:t xml:space="preserve">) Contour plots show percentages of CD44</w:t>
      </w:r>
      <w:r>
        <w:rPr>
          <w:color w:val="#ff8000"/>
          <w:vertAlign w:val="superscript"/>
          <w:shd w:val="clear" w:color="" w:fill=""/>
        </w:rPr>
        <w:t xml:space="preserve">low</w:t>
      </w:r>
      <w:r>
        <w:rPr>
          <w:color w:val="#ff8000"/>
          <w:shd w:val="clear" w:color="" w:fill=""/>
        </w:rPr>
        <w:t xml:space="preserve"> IL-7R</w:t>
      </w:r>
      <w:r>
        <w:rPr>
          <w:color w:val="#ff8000"/>
          <w:vertAlign w:val="superscript"/>
          <w:shd w:val="clear" w:color="" w:fill=""/>
        </w:rPr>
        <w:t xml:space="preserve">+</w:t>
      </w:r>
      <w:r>
        <w:rPr>
          <w:color w:val="#ff8000"/>
          <w:shd w:val="clear" w:color="" w:fill=""/>
        </w:rPr>
        <w:t xml:space="preserve">naive and CD44</w:t>
      </w:r>
      <w:r>
        <w:rPr>
          <w:color w:val="#ff8000"/>
          <w:vertAlign w:val="superscript"/>
          <w:shd w:val="clear" w:color="" w:fill=""/>
        </w:rPr>
        <w:t xml:space="preserve">high </w:t>
      </w:r>
      <w:r>
        <w:rPr>
          <w:color w:val="#ff8000"/>
          <w:shd w:val="clear" w:color="" w:fill=""/>
        </w:rPr>
        <w:t xml:space="preserve">effector/memory CD4</w:t>
      </w:r>
      <w:r>
        <w:rPr>
          <w:color w:val="#ff8000"/>
          <w:vertAlign w:val="superscript"/>
          <w:shd w:val="clear" w:color="" w:fill=""/>
        </w:rPr>
        <w:t xml:space="preserve">+</w:t>
      </w:r>
      <w:r>
        <w:rPr>
          <w:color w:val="#ff8000"/>
          <w:shd w:val="clear" w:color="" w:fill=""/>
        </w:rPr>
        <w:t xml:space="preserve"> T cells in the spleens of 8 week-old mice. (</w:t>
      </w:r>
      <w:r>
        <w:rPr>
          <w:rStyle w:val="partLabel"/>
        </w:rPr>
        <w:t xml:space="preserve">B</w:t>
      </w:r>
      <w:r>
        <w:rPr>
          <w:color w:val="#ff8000"/>
          <w:shd w:val="clear" w:color="" w:fill=""/>
        </w:rPr>
        <w:t xml:space="preserve">) Scatter plots show percentages of naive CD4</w:t>
      </w:r>
      <w:r>
        <w:rPr>
          <w:color w:val="#ff8000"/>
          <w:vertAlign w:val="superscript"/>
          <w:shd w:val="clear" w:color="" w:fill=""/>
        </w:rPr>
        <w:t xml:space="preserve">+</w:t>
      </w:r>
      <w:r>
        <w:rPr>
          <w:color w:val="#ff8000"/>
          <w:shd w:val="clear" w:color="" w:fill=""/>
        </w:rPr>
        <w:t xml:space="preserve"> T cells in spleens (left) and lymph nodes (right). Genotypes are ordered as in </w:t>
      </w:r>
      <w:hyperlink w:anchor="F1" w:history="1">
        <w:r>
          <w:rPr>
            <w:rStyle w:val="jrnlFigRef"/>
          </w:rPr>
          <w:t xml:space="preserve">Figure 1C</w:t>
        </w:r>
      </w:hyperlink>
      <w:r>
        <w:rPr>
          <w:color w:val="#ff8000"/>
          <w:shd w:val="clear" w:color="" w:fill=""/>
        </w:rPr>
        <w:t xml:space="preserve">. (</w:t>
      </w:r>
      <w:r>
        <w:rPr>
          <w:rStyle w:val="partLabel"/>
        </w:rPr>
        <w:t xml:space="preserve">C</w:t>
      </w:r>
      <w:r>
        <w:rPr>
          <w:color w:val="#ff8000"/>
          <w:shd w:val="clear" w:color="" w:fill=""/>
        </w:rPr>
        <w:t xml:space="preserve">) Contour plots show percentages of IFN-ɣ</w:t>
      </w:r>
      <w:r>
        <w:rPr>
          <w:color w:val="#ff8000"/>
          <w:vertAlign w:val="superscript"/>
          <w:shd w:val="clear" w:color="" w:fill=""/>
        </w:rPr>
        <w:t xml:space="preserve">+</w:t>
      </w:r>
      <w:r>
        <w:rPr>
          <w:color w:val="#ff8000"/>
          <w:shd w:val="clear" w:color="" w:fill=""/>
        </w:rPr>
        <w:t xml:space="preserve"> or IL-17</w:t>
      </w:r>
      <w:r>
        <w:rPr>
          <w:color w:val="#ff8000"/>
          <w:vertAlign w:val="superscript"/>
          <w:shd w:val="clear" w:color="" w:fill=""/>
        </w:rPr>
        <w:t xml:space="preserve">+</w:t>
      </w:r>
      <w:r>
        <w:rPr>
          <w:color w:val="#ff8000"/>
          <w:shd w:val="clear" w:color="" w:fill=""/>
        </w:rPr>
        <w:t xml:space="preserve"> CD4</w:t>
      </w:r>
      <w:r>
        <w:rPr>
          <w:color w:val="#ff8000"/>
          <w:vertAlign w:val="superscript"/>
          <w:shd w:val="clear" w:color="" w:fill=""/>
        </w:rPr>
        <w:t xml:space="preserve">+</w:t>
      </w:r>
      <w:r>
        <w:rPr>
          <w:color w:val="#ff8000"/>
          <w:shd w:val="clear" w:color="" w:fill=""/>
        </w:rPr>
        <w:t xml:space="preserve"> T cells in the spleens of 8 week-old mice. (</w:t>
      </w:r>
      <w:r>
        <w:rPr>
          <w:rStyle w:val="partLabel"/>
        </w:rPr>
        <w:t xml:space="preserve">D</w:t>
      </w:r>
      <w:r>
        <w:rPr>
          <w:color w:val="#ff8000"/>
          <w:shd w:val="clear" w:color="" w:fill=""/>
        </w:rPr>
        <w:t xml:space="preserve">) Box plots show log2 fold changes for IFN-ɣ</w:t>
      </w:r>
      <w:r>
        <w:rPr>
          <w:color w:val="#ff8000"/>
          <w:vertAlign w:val="superscript"/>
          <w:shd w:val="clear" w:color="" w:fill=""/>
        </w:rPr>
        <w:t xml:space="preserve">+</w:t>
      </w:r>
      <w:r>
        <w:rPr>
          <w:color w:val="#ff8000"/>
          <w:shd w:val="clear" w:color="" w:fill=""/>
        </w:rPr>
        <w:t xml:space="preserve"> and IL-17</w:t>
      </w:r>
      <w:r>
        <w:rPr>
          <w:color w:val="#ff8000"/>
          <w:vertAlign w:val="superscript"/>
          <w:shd w:val="clear" w:color="" w:fill=""/>
        </w:rPr>
        <w:t xml:space="preserve">+</w:t>
      </w:r>
      <w:r>
        <w:rPr>
          <w:color w:val="#ff8000"/>
          <w:shd w:val="clear" w:color="" w:fill=""/>
        </w:rPr>
        <w:t xml:space="preserve"> cells relative to wild type controls (WT=0; not shown). (</w:t>
      </w:r>
      <w:r>
        <w:rPr>
          <w:rStyle w:val="partLabel"/>
        </w:rPr>
        <w:t xml:space="preserve">E</w:t>
      </w:r>
      <w:r>
        <w:rPr>
          <w:color w:val="#ff8000"/>
          <w:shd w:val="clear" w:color="" w:fill=""/>
        </w:rPr>
        <w:t xml:space="preserve">) Contour plots show percentages of PD1</w:t>
      </w:r>
      <w:r>
        <w:rPr>
          <w:color w:val="#ff8000"/>
          <w:vertAlign w:val="superscript"/>
          <w:shd w:val="clear" w:color="" w:fill=""/>
        </w:rPr>
        <w:t xml:space="preserve">+</w:t>
      </w:r>
      <w:r>
        <w:rPr>
          <w:color w:val="#ff8000"/>
          <w:shd w:val="clear" w:color="" w:fill=""/>
        </w:rPr>
        <w:t xml:space="preserve"> CXCR5</w:t>
      </w:r>
      <w:r>
        <w:rPr>
          <w:color w:val="#ff8000"/>
          <w:vertAlign w:val="superscript"/>
          <w:shd w:val="clear" w:color="" w:fill=""/>
        </w:rPr>
        <w:t xml:space="preserve">high </w:t>
      </w:r>
      <w:r>
        <w:rPr>
          <w:color w:val="#ff8000"/>
          <w:shd w:val="clear" w:color="" w:fill=""/>
        </w:rPr>
        <w:t xml:space="preserve">Tfh cells in the spleens of 8 week-old mice. (</w:t>
      </w:r>
      <w:r>
        <w:rPr>
          <w:rStyle w:val="partLabel"/>
        </w:rPr>
        <w:t xml:space="preserve">F</w:t>
      </w:r>
      <w:r>
        <w:rPr>
          <w:color w:val="#ff8000"/>
          <w:shd w:val="clear" w:color="" w:fill=""/>
        </w:rPr>
        <w:t xml:space="preserve">) Box plots show log2 fold changes for Tfh cells in spleens (left) and LNs (right) relative to wild type controls (WT=0; not shown). (</w:t>
      </w:r>
      <w:r>
        <w:rPr>
          <w:rStyle w:val="partLabel"/>
        </w:rPr>
        <w:t xml:space="preserve">D</w:t>
      </w:r>
      <w:r>
        <w:rPr>
          <w:color w:val="#ff8000"/>
          <w:shd w:val="clear" w:color="" w:fill=""/>
        </w:rPr>
        <w:t xml:space="preserve"> and </w:t>
      </w:r>
      <w:r>
        <w:rPr>
          <w:rStyle w:val="partLabel"/>
        </w:rPr>
        <w:t xml:space="preserve">F</w:t>
      </w:r>
      <w:r>
        <w:rPr>
          <w:color w:val="#ff8000"/>
          <w:shd w:val="clear" w:color="" w:fill=""/>
        </w:rPr>
        <w:t xml:space="preserve">) Genotypes are ordered as in </w:t>
      </w:r>
      <w:hyperlink w:anchor="F1" w:history="1">
        <w:r>
          <w:rPr>
            <w:rStyle w:val="jrnlFigRef"/>
          </w:rPr>
          <w:t xml:space="preserve">Figure 1D</w:t>
        </w:r>
      </w:hyperlink>
      <w:r>
        <w:rPr>
          <w:color w:val="#ff8000"/>
          <w:shd w:val="clear" w:color="" w:fill=""/>
        </w:rPr>
        <w:t xml:space="preserve">. Data are compiled from 4 experiments (3–6 mice/group). Dotted red lines indicate two-fold changes.</w:t>
      </w:r>
    </w:p>
    <w:p>
      <w:pPr/>
      <w:r>
        <w:pict>
          <v:shape type="#_x0000_t75" style="width:500px; height:297.27187206021px; margin-left:0px; margin-top:0px; mso-position-horizontal:left; mso-position-vertical:top; mso-position-horizontal-relative:char; mso-position-vertical-relative:line; z-index:-2147483647;">
            <v:imagedata r:id="rId45" o:title=""/>
          </v:shape>
        </w:pict>
      </w:r>
    </w:p>
    <w:p>
      <w:pPr>
        <w:pStyle w:val="jrnlFigBlock"/>
      </w:pPr>
    </w:p>
    <w:p>
      <w:pPr>
        <w:pStyle w:val="jrnlFigCaption"/>
      </w:pPr>
      <w:bookmarkStart w:id="4" w:name="F3-S1"/>
      <w:bookmarkEnd w:id="4"/>
      <w:r>
        <w:rPr>
          <w:rStyle w:val="label"/>
        </w:rPr>
        <w:t xml:space="preserve">Figure 3—figure supplement 1.</w:t>
      </w:r>
      <w:r>
        <w:rPr>
          <w:color w:val="#ff8000"/>
          <w:shd w:val="clear" w:color="" w:fill=""/>
        </w:rPr>
        <w:t xml:space="preserve"> Impact of Stat5 allele depletion on effector T cell responses.</w:t>
      </w:r>
    </w:p>
    <w:p>
      <w:pPr>
        <w:pStyle w:val="jrnlFigCaption"/>
      </w:pPr>
      <w:r>
        <w:rPr>
          <w:color w:val="#ff8000"/>
          <w:shd w:val="clear" w:color="" w:fill=""/>
        </w:rPr>
        <w:t xml:space="preserve">(</w:t>
      </w:r>
      <w:r>
        <w:rPr>
          <w:rStyle w:val="partLabel"/>
        </w:rPr>
        <w:t xml:space="preserve">A</w:t>
      </w:r>
      <w:r>
        <w:rPr>
          <w:color w:val="#ff8000"/>
          <w:shd w:val="clear" w:color="" w:fill=""/>
        </w:rPr>
        <w:t xml:space="preserve">) Contour plots show percentages of CD44</w:t>
      </w:r>
      <w:r>
        <w:rPr>
          <w:color w:val="#ff8000"/>
          <w:vertAlign w:val="superscript"/>
          <w:shd w:val="clear" w:color="" w:fill=""/>
        </w:rPr>
        <w:t xml:space="preserve">low</w:t>
      </w:r>
      <w:r>
        <w:rPr>
          <w:color w:val="#ff8000"/>
          <w:shd w:val="clear" w:color="" w:fill=""/>
        </w:rPr>
        <w:t xml:space="preserve"> IL-7R</w:t>
      </w:r>
      <w:r>
        <w:rPr>
          <w:color w:val="#ff8000"/>
          <w:vertAlign w:val="superscript"/>
          <w:shd w:val="clear" w:color="" w:fill=""/>
        </w:rPr>
        <w:t xml:space="preserve">+ </w:t>
      </w:r>
      <w:r>
        <w:rPr>
          <w:color w:val="#ff8000"/>
          <w:shd w:val="clear" w:color="" w:fill=""/>
        </w:rPr>
        <w:t xml:space="preserve">naive and CD44</w:t>
      </w:r>
      <w:r>
        <w:rPr>
          <w:color w:val="#ff8000"/>
          <w:vertAlign w:val="superscript"/>
          <w:shd w:val="clear" w:color="" w:fill=""/>
        </w:rPr>
        <w:t xml:space="preserve">high </w:t>
      </w:r>
      <w:r>
        <w:rPr>
          <w:color w:val="#ff8000"/>
          <w:shd w:val="clear" w:color="" w:fill=""/>
        </w:rPr>
        <w:t xml:space="preserve">effector/memory CD4</w:t>
      </w:r>
      <w:r>
        <w:rPr>
          <w:color w:val="#ff8000"/>
          <w:vertAlign w:val="superscript"/>
          <w:shd w:val="clear" w:color="" w:fill=""/>
        </w:rPr>
        <w:t xml:space="preserve">+</w:t>
      </w:r>
      <w:r>
        <w:rPr>
          <w:color w:val="#ff8000"/>
          <w:shd w:val="clear" w:color="" w:fill=""/>
        </w:rPr>
        <w:t xml:space="preserve"> T cells. (</w:t>
      </w:r>
      <w:r>
        <w:rPr>
          <w:rStyle w:val="partLabel"/>
        </w:rPr>
        <w:t xml:space="preserve">B</w:t>
      </w:r>
      <w:r>
        <w:rPr>
          <w:color w:val="#ff8000"/>
          <w:shd w:val="clear" w:color="" w:fill=""/>
        </w:rPr>
        <w:t xml:space="preserve">) Contour plots show percentages of PD1</w:t>
      </w:r>
      <w:r>
        <w:rPr>
          <w:color w:val="#ff8000"/>
          <w:vertAlign w:val="superscript"/>
          <w:shd w:val="clear" w:color="" w:fill=""/>
        </w:rPr>
        <w:t xml:space="preserve">+</w:t>
      </w:r>
      <w:r>
        <w:rPr>
          <w:color w:val="#ff8000"/>
          <w:shd w:val="clear" w:color="" w:fill=""/>
        </w:rPr>
        <w:t xml:space="preserve"> CXCR5</w:t>
      </w:r>
      <w:r>
        <w:rPr>
          <w:color w:val="#ff8000"/>
          <w:vertAlign w:val="superscript"/>
          <w:shd w:val="clear" w:color="" w:fill=""/>
        </w:rPr>
        <w:t xml:space="preserve">high </w:t>
      </w:r>
      <w:r>
        <w:rPr>
          <w:color w:val="#ff8000"/>
          <w:shd w:val="clear" w:color="" w:fill=""/>
        </w:rPr>
        <w:t xml:space="preserve">T follicular helper cells. (</w:t>
      </w:r>
      <w:r>
        <w:rPr>
          <w:rStyle w:val="partLabel"/>
        </w:rPr>
        <w:t xml:space="preserve">A</w:t>
      </w:r>
      <w:r>
        <w:rPr>
          <w:color w:val="#ff8000"/>
          <w:shd w:val="clear" w:color="" w:fill=""/>
        </w:rPr>
        <w:t xml:space="preserve"> and </w:t>
      </w:r>
      <w:r>
        <w:rPr>
          <w:rStyle w:val="partLabel"/>
        </w:rPr>
        <w:t xml:space="preserve">B</w:t>
      </w:r>
      <w:r>
        <w:rPr>
          <w:color w:val="#ff8000"/>
          <w:shd w:val="clear" w:color="" w:fill=""/>
        </w:rPr>
        <w:t xml:space="preserve">) Data are from spleens of 8 week-old mice and are representative of 4–5 experiments.</w:t>
      </w:r>
    </w:p>
    <w:p>
      <w:pPr/>
      <w:r>
        <w:pict>
          <v:shape type="#_x0000_t75" style="width:500px; height:581.82844243792px; margin-left:0px; margin-top:0px; mso-position-horizontal:left; mso-position-vertical:top; mso-position-horizontal-relative:char; mso-position-vertical-relative:line; z-index:-2147483647;">
            <v:imagedata r:id="rId46" o:title=""/>
          </v:shape>
        </w:pict>
      </w:r>
    </w:p>
    <w:p>
      <w:pPr>
        <w:pStyle w:val="jrnlSecPara"/>
      </w:pPr>
      <w:r>
        <w:rPr>
          <w:sz w:val="22"/>
          <w:szCs w:val="22"/>
          <w:shd w:val="clear" w:color="" w:fill=""/>
        </w:rPr>
        <w:t xml:space="preserve">CD4</w:t>
      </w:r>
      <w:r>
        <w:rPr>
          <w:sz w:val="22"/>
          <w:szCs w:val="22"/>
          <w:vertAlign w:val="superscript"/>
          <w:shd w:val="clear" w:color="" w:fill=""/>
        </w:rPr>
        <w:t xml:space="preserve">+</w:t>
      </w:r>
      <w:r>
        <w:rPr>
          <w:sz w:val="22"/>
          <w:szCs w:val="22"/>
          <w:shd w:val="clear" w:color="" w:fill=""/>
        </w:rPr>
        <w:t xml:space="preserve"> Tfh cells specialize in promoting B cell responses (</w:t>
      </w:r>
      <w:hyperlink w:anchor="R9" w:history="1">
        <w:r>
          <w:rPr>
            <w:rStyle w:val="jrnlBibRef"/>
          </w:rPr>
          <w:t xml:space="preserve">Crotty, 2011</w:t>
        </w:r>
      </w:hyperlink>
      <w:r>
        <w:rPr>
          <w:sz w:val="22"/>
          <w:szCs w:val="22"/>
          <w:shd w:val="clear" w:color="" w:fill=""/>
        </w:rPr>
        <w:t xml:space="preserve">). Mirroring the abundance of GC B cells, there was dramatic accumulation of PD1</w:t>
      </w:r>
      <w:r>
        <w:rPr>
          <w:sz w:val="22"/>
          <w:szCs w:val="22"/>
          <w:vertAlign w:val="superscript"/>
          <w:shd w:val="clear" w:color="" w:fill=""/>
        </w:rPr>
        <w:t xml:space="preserve">high</w:t>
      </w:r>
      <w:r>
        <w:rPr>
          <w:sz w:val="22"/>
          <w:szCs w:val="22"/>
          <w:shd w:val="clear" w:color="" w:fill=""/>
        </w:rPr>
        <w:t xml:space="preserve"> CXCR5</w:t>
      </w:r>
      <w:r>
        <w:rPr>
          <w:sz w:val="22"/>
          <w:szCs w:val="22"/>
          <w:vertAlign w:val="superscript"/>
          <w:shd w:val="clear" w:color="" w:fill=""/>
        </w:rPr>
        <w:t xml:space="preserve">high</w:t>
      </w:r>
      <w:r>
        <w:rPr>
          <w:sz w:val="22"/>
          <w:szCs w:val="22"/>
          <w:shd w:val="clear" w:color="" w:fill=""/>
        </w:rPr>
        <w:t xml:space="preserve"> ICOS</w:t>
      </w:r>
      <w:r>
        <w:rPr>
          <w:sz w:val="22"/>
          <w:szCs w:val="22"/>
          <w:vertAlign w:val="superscript"/>
          <w:shd w:val="clear" w:color="" w:fill=""/>
        </w:rPr>
        <w:t xml:space="preserve">high </w:t>
      </w:r>
      <w:r>
        <w:rPr>
          <w:sz w:val="22"/>
          <w:szCs w:val="22"/>
          <w:shd w:val="clear" w:color="" w:fill=""/>
        </w:rPr>
        <w:t xml:space="preserve">Tfh cells in one-allele </w:t>
      </w:r>
      <w:r>
        <w:rPr>
          <w:sz w:val="22"/>
          <w:szCs w:val="22"/>
          <w:i/>
          <w:iCs/>
          <w:shd w:val="clear" w:color="" w:fill=""/>
        </w:rPr>
        <w:t xml:space="preserve">Stat5b</w:t>
      </w:r>
      <w:r>
        <w:rPr>
          <w:sz w:val="22"/>
          <w:szCs w:val="22"/>
          <w:shd w:val="clear" w:color="" w:fill=""/>
        </w:rPr>
        <w:t xml:space="preserve">-deficient mice, and a more modest enrichment in one-allele </w:t>
      </w:r>
      <w:r>
        <w:rPr>
          <w:sz w:val="22"/>
          <w:szCs w:val="22"/>
          <w:i/>
          <w:iCs/>
          <w:shd w:val="clear" w:color="" w:fill=""/>
        </w:rPr>
        <w:t xml:space="preserve">Stat5a</w:t>
      </w:r>
      <w:r>
        <w:rPr>
          <w:sz w:val="22"/>
          <w:szCs w:val="22"/>
          <w:shd w:val="clear" w:color="" w:fill=""/>
        </w:rPr>
        <w:t xml:space="preserve">-deficient mice (</w:t>
      </w:r>
      <w:hyperlink w:anchor="F3" w:history="1">
        <w:r>
          <w:rPr>
            <w:rStyle w:val="jrnlFigRef"/>
          </w:rPr>
          <w:t xml:space="preserve">Figure 3E–F</w:t>
        </w:r>
      </w:hyperlink>
      <w:r>
        <w:rPr>
          <w:sz w:val="22"/>
          <w:szCs w:val="22"/>
          <w:shd w:val="clear" w:color="" w:fill=""/>
        </w:rPr>
        <w:t xml:space="preserve">, </w:t>
      </w:r>
      <w:hyperlink w:anchor="F3-S1" w:history="1">
        <w:r>
          <w:rPr>
            <w:rStyle w:val="jrnlFigRef"/>
          </w:rPr>
          <w:t xml:space="preserve">Figure 3—figure supplement 1B</w:t>
        </w:r>
      </w:hyperlink>
      <w:r>
        <w:rPr>
          <w:sz w:val="22"/>
          <w:szCs w:val="22"/>
          <w:shd w:val="clear" w:color="" w:fill=""/>
        </w:rPr>
        <w:t xml:space="preserve"> &amp;</w:t>
      </w:r>
      <w:r>
        <w:rPr>
          <w:sz w:val="22"/>
          <w:szCs w:val="22"/>
          <w:b/>
          <w:shd w:val="clear" w:color="" w:fill=""/>
        </w:rPr>
        <w:t xml:space="preserve"> data not shown</w:t>
      </w:r>
      <w:r>
        <w:rPr>
          <w:sz w:val="22"/>
          <w:szCs w:val="22"/>
          <w:shd w:val="clear" w:color="" w:fill=""/>
        </w:rPr>
        <w:t xml:space="preserve">). At least two interpretations can be made for this disparity; either the two proteins are not functionally equivalent or the two genes have different outputs. Consistent with the latter view, mice lacking one-allele each of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 (i.e. double-heterozygotes) had more Tfh cells than those lacking two-alleles of </w:t>
      </w:r>
      <w:r>
        <w:rPr>
          <w:sz w:val="22"/>
          <w:szCs w:val="22"/>
          <w:i/>
          <w:iCs/>
          <w:shd w:val="clear" w:color="" w:fill=""/>
        </w:rPr>
        <w:t xml:space="preserve">Stat5a</w:t>
      </w:r>
      <w:r>
        <w:rPr>
          <w:sz w:val="22"/>
          <w:szCs w:val="22"/>
          <w:shd w:val="clear" w:color="" w:fill=""/>
        </w:rPr>
        <w:t xml:space="preserve">, despite having the same total number of alleles. Moreover, the percentage of Tfh cells was comparable between two-allele </w:t>
      </w:r>
      <w:r>
        <w:rPr>
          <w:sz w:val="22"/>
          <w:szCs w:val="22"/>
          <w:i/>
          <w:iCs/>
          <w:shd w:val="clear" w:color="" w:fill=""/>
        </w:rPr>
        <w:t xml:space="preserve">Stat5b</w:t>
      </w:r>
      <w:r>
        <w:rPr>
          <w:sz w:val="22"/>
          <w:szCs w:val="22"/>
          <w:shd w:val="clear" w:color="" w:fill=""/>
        </w:rPr>
        <w:t xml:space="preserve">-deficient mice and one-allele </w:t>
      </w:r>
      <w:r>
        <w:rPr>
          <w:sz w:val="22"/>
          <w:szCs w:val="22"/>
          <w:i/>
          <w:iCs/>
          <w:shd w:val="clear" w:color="" w:fill=""/>
        </w:rPr>
        <w:t xml:space="preserve">Stat5a</w:t>
      </w:r>
      <w:r>
        <w:rPr>
          <w:sz w:val="22"/>
          <w:szCs w:val="22"/>
          <w:shd w:val="clear" w:color="" w:fill=""/>
        </w:rPr>
        <w:t xml:space="preserve">-deficient mice, suggesting that two alleles of </w:t>
      </w:r>
      <w:r>
        <w:rPr>
          <w:sz w:val="22"/>
          <w:szCs w:val="22"/>
          <w:i/>
          <w:iCs/>
          <w:shd w:val="clear" w:color="" w:fill=""/>
        </w:rPr>
        <w:t xml:space="preserve">Stat5a</w:t>
      </w:r>
      <w:r>
        <w:rPr>
          <w:sz w:val="22"/>
          <w:szCs w:val="22"/>
          <w:shd w:val="clear" w:color="" w:fill=""/>
        </w:rPr>
        <w:t xml:space="preserve"> are roughly equal to one allele of </w:t>
      </w:r>
      <w:r>
        <w:rPr>
          <w:sz w:val="22"/>
          <w:szCs w:val="22"/>
          <w:i/>
          <w:iCs/>
          <w:shd w:val="clear" w:color="" w:fill=""/>
        </w:rPr>
        <w:t xml:space="preserve">Stat5b</w:t>
      </w:r>
      <w:r>
        <w:rPr>
          <w:sz w:val="22"/>
          <w:szCs w:val="22"/>
          <w:shd w:val="clear" w:color="" w:fill=""/>
        </w:rPr>
        <w:t xml:space="preserve"> (</w:t>
      </w:r>
      <w:hyperlink w:anchor="F3" w:history="1">
        <w:r>
          <w:rPr>
            <w:rStyle w:val="jrnlFigRef"/>
          </w:rPr>
          <w:t xml:space="preserve">Figure 3F</w:t>
        </w:r>
      </w:hyperlink>
      <w:r>
        <w:rPr>
          <w:sz w:val="22"/>
          <w:szCs w:val="22"/>
          <w:shd w:val="clear" w:color="" w:fill=""/>
        </w:rPr>
        <w:t xml:space="preserve"> &amp; </w:t>
      </w:r>
      <w:hyperlink w:anchor="F3-S1" w:history="1">
        <w:r>
          <w:rPr>
            <w:rStyle w:val="jrnlFigRef"/>
          </w:rPr>
          <w:t xml:space="preserve">Figure 3—figure supplement 1B</w:t>
        </w:r>
      </w:hyperlink>
      <w:r>
        <w:rPr>
          <w:sz w:val="22"/>
          <w:szCs w:val="22"/>
          <w:shd w:val="clear" w:color="" w:fill=""/>
        </w:rPr>
        <w:t xml:space="preserve">).</w:t>
      </w:r>
    </w:p>
    <w:p/>
    <w:p>
      <w:pPr>
        <w:pStyle w:val="jrnlHead2"/>
      </w:pPr>
      <w:r>
        <w:rPr>
          <w:color w:val="#134985"/>
          <w:sz w:val="46"/>
          <w:szCs w:val="46"/>
          <w:b/>
          <w:shd w:val="clear" w:color="" w:fill=""/>
        </w:rPr>
        <w:t xml:space="preserve">STAT5 paralog dose impacts multiple aspects of regulatory T cell function</w:t>
      </w:r>
    </w:p>
    <w:p>
      <w:pPr>
        <w:pStyle w:val="jrnlSecPara"/>
      </w:pPr>
      <w:r>
        <w:rPr>
          <w:sz w:val="22"/>
          <w:szCs w:val="22"/>
          <w:shd w:val="clear" w:color="" w:fill=""/>
        </w:rPr>
        <w:t xml:space="preserve">CD4</w:t>
      </w:r>
      <w:r>
        <w:rPr>
          <w:sz w:val="22"/>
          <w:szCs w:val="22"/>
          <w:vertAlign w:val="superscript"/>
          <w:shd w:val="clear" w:color="" w:fill=""/>
        </w:rPr>
        <w:t xml:space="preserve">+</w:t>
      </w:r>
      <w:r>
        <w:rPr>
          <w:sz w:val="22"/>
          <w:szCs w:val="22"/>
          <w:shd w:val="clear" w:color="" w:fill=""/>
        </w:rPr>
        <w:t xml:space="preserve"> T regulatory (Treg) cells expressing the forkhead transcription factor, FOXP3, are essential for immunological tolerance (</w:t>
      </w:r>
      <w:hyperlink w:anchor="R45" w:history="1">
        <w:r>
          <w:rPr>
            <w:rStyle w:val="jrnlBibRef"/>
          </w:rPr>
          <w:t xml:space="preserve">Malek and Castro, 2010</w:t>
        </w:r>
      </w:hyperlink>
      <w:r>
        <w:rPr>
          <w:sz w:val="22"/>
          <w:szCs w:val="22"/>
          <w:shd w:val="clear" w:color="" w:fill=""/>
        </w:rPr>
        <w:t xml:space="preserve">). Given the importance of STAT5 in Treg cells (</w:t>
      </w:r>
      <w:hyperlink w:anchor="R44" w:history="1">
        <w:r>
          <w:rPr>
            <w:rStyle w:val="jrnlBibRef"/>
          </w:rPr>
          <w:t xml:space="preserve">Mahmud et al., 2013</w:t>
        </w:r>
      </w:hyperlink>
      <w:r>
        <w:rPr>
          <w:sz w:val="22"/>
          <w:szCs w:val="22"/>
          <w:shd w:val="clear" w:color="" w:fill=""/>
        </w:rPr>
        <w:t xml:space="preserve">), we next inspected this subset. Unlike STAT5-null mice, which exhibit a profound lack of Treg cells (</w:t>
      </w:r>
      <w:hyperlink w:anchor="R72" w:history="1">
        <w:r>
          <w:rPr>
            <w:rStyle w:val="jrnlBibRef"/>
          </w:rPr>
          <w:t xml:space="preserve">Yao et al., 2007</w:t>
        </w:r>
      </w:hyperlink>
      <w:r>
        <w:rPr>
          <w:sz w:val="22"/>
          <w:szCs w:val="22"/>
          <w:shd w:val="clear" w:color="" w:fill=""/>
        </w:rPr>
        <w:t xml:space="preserve">; </w:t>
      </w:r>
      <w:hyperlink w:anchor="R6" w:history="1">
        <w:r>
          <w:rPr>
            <w:rStyle w:val="jrnlBibRef"/>
          </w:rPr>
          <w:t xml:space="preserve">Burchill et al., 2006</w:t>
        </w:r>
      </w:hyperlink>
      <w:r>
        <w:rPr>
          <w:sz w:val="22"/>
          <w:szCs w:val="22"/>
          <w:shd w:val="clear" w:color="" w:fill=""/>
        </w:rPr>
        <w:t xml:space="preserve">), frequencies of splenic FOXP3</w:t>
      </w:r>
      <w:r>
        <w:rPr>
          <w:sz w:val="22"/>
          <w:szCs w:val="22"/>
          <w:vertAlign w:val="superscript"/>
          <w:shd w:val="clear" w:color="" w:fill=""/>
        </w:rPr>
        <w:t xml:space="preserve">+</w:t>
      </w:r>
      <w:r>
        <w:rPr>
          <w:sz w:val="22"/>
          <w:szCs w:val="22"/>
          <w:shd w:val="clear" w:color="" w:fill=""/>
        </w:rPr>
        <w:t xml:space="preserve"> cells were relatively normal across our STAT5 mutants. However, due to differences in overall cellularity, absolute counts were significantly lower in one- and two-allele </w:t>
      </w:r>
      <w:r>
        <w:rPr>
          <w:sz w:val="22"/>
          <w:szCs w:val="22"/>
          <w:i/>
          <w:iCs/>
          <w:shd w:val="clear" w:color="" w:fill=""/>
        </w:rPr>
        <w:t xml:space="preserve">Stat5b</w:t>
      </w:r>
      <w:r>
        <w:rPr>
          <w:sz w:val="22"/>
          <w:szCs w:val="22"/>
          <w:shd w:val="clear" w:color="" w:fill=""/>
        </w:rPr>
        <w:t xml:space="preserve">-deficient mice, as well one-allele </w:t>
      </w:r>
      <w:r>
        <w:rPr>
          <w:sz w:val="22"/>
          <w:szCs w:val="22"/>
          <w:i/>
          <w:iCs/>
          <w:shd w:val="clear" w:color="" w:fill=""/>
        </w:rPr>
        <w:t xml:space="preserve">Stat5a</w:t>
      </w:r>
      <w:r>
        <w:rPr>
          <w:sz w:val="22"/>
          <w:szCs w:val="22"/>
          <w:shd w:val="clear" w:color="" w:fill=""/>
        </w:rPr>
        <w:t xml:space="preserve">-deficient mice. A similar trend was observed for LN resident Treg cells; frequencies were comparable to WT controls but total numbers were reduced in all genotypes bearing less than 3 total alleles (</w:t>
      </w:r>
      <w:hyperlink w:anchor="F4-S1" w:history="1">
        <w:r>
          <w:rPr>
            <w:rStyle w:val="jrnlFigRef"/>
          </w:rPr>
          <w:t xml:space="preserve">Figure 4—figure supplement 1</w:t>
        </w:r>
      </w:hyperlink>
      <w:r>
        <w:rPr>
          <w:sz w:val="22"/>
          <w:szCs w:val="22"/>
          <w:shd w:val="clear" w:color="" w:fill=""/>
        </w:rPr>
        <w:t xml:space="preserve">). To further characterize the Treg compartment, we measured IL-2Rα, a component of the IL-2 receptor that is critical for Treg cell homeostasis and function. It is also a both upstream and downstream of STAT5 signaling and, thus, can be viewed as an indicator of STAT5 activity (</w:t>
      </w:r>
      <w:hyperlink w:anchor="R45" w:history="1">
        <w:r>
          <w:rPr>
            <w:rStyle w:val="jrnlBibRef"/>
          </w:rPr>
          <w:t xml:space="preserve">Malek and Castro, 2010</w:t>
        </w:r>
      </w:hyperlink>
      <w:r>
        <w:rPr>
          <w:sz w:val="22"/>
          <w:szCs w:val="22"/>
          <w:shd w:val="clear" w:color="" w:fill=""/>
        </w:rPr>
        <w:t xml:space="preserve">). We found that the percentage of IL-2Rα</w:t>
      </w:r>
      <w:r>
        <w:rPr>
          <w:sz w:val="22"/>
          <w:szCs w:val="22"/>
          <w:vertAlign w:val="superscript"/>
          <w:shd w:val="clear" w:color="" w:fill=""/>
        </w:rPr>
        <w:t xml:space="preserve">+ </w:t>
      </w:r>
      <w:r>
        <w:rPr>
          <w:sz w:val="22"/>
          <w:szCs w:val="22"/>
          <w:shd w:val="clear" w:color="" w:fill=""/>
        </w:rPr>
        <w:t xml:space="preserve">Treg cells mirrored the total number of </w:t>
      </w:r>
      <w:r>
        <w:rPr>
          <w:sz w:val="22"/>
          <w:szCs w:val="22"/>
          <w:i/>
          <w:iCs/>
          <w:shd w:val="clear" w:color="" w:fill=""/>
        </w:rPr>
        <w:t xml:space="preserve">Stat5</w:t>
      </w:r>
      <w:r>
        <w:rPr>
          <w:sz w:val="22"/>
          <w:szCs w:val="22"/>
          <w:shd w:val="clear" w:color="" w:fill=""/>
        </w:rPr>
        <w:t xml:space="preserve"> alleles; it was slightly reduced in mice with three alleles, lower in those with 2, and lower still in those with 1 (</w:t>
      </w:r>
      <w:hyperlink w:anchor="F4" w:history="1">
        <w:r>
          <w:rPr>
            <w:rStyle w:val="jrnlFigRef"/>
          </w:rPr>
          <w:t xml:space="preserve">Figure 4A–B</w:t>
        </w:r>
      </w:hyperlink>
      <w:r>
        <w:rPr>
          <w:sz w:val="22"/>
          <w:szCs w:val="22"/>
          <w:shd w:val="clear" w:color="" w:fill=""/>
        </w:rPr>
        <w:t xml:space="preserve">). We also noted that residual IL-2Rα</w:t>
      </w:r>
      <w:r>
        <w:rPr>
          <w:sz w:val="22"/>
          <w:szCs w:val="22"/>
          <w:vertAlign w:val="superscript"/>
          <w:shd w:val="clear" w:color="" w:fill=""/>
        </w:rPr>
        <w:t xml:space="preserve">+ </w:t>
      </w:r>
      <w:r>
        <w:rPr>
          <w:sz w:val="22"/>
          <w:szCs w:val="22"/>
          <w:shd w:val="clear" w:color="" w:fill=""/>
        </w:rPr>
        <w:t xml:space="preserve">Treg cells from one-allele mice had reduced suppressive capacity and were unable to maintain expression of IL-2Rα during in vitro culture (</w:t>
      </w:r>
      <w:hyperlink w:anchor="F4" w:history="1">
        <w:r>
          <w:rPr>
            <w:rStyle w:val="jrnlFigRef"/>
          </w:rPr>
          <w:t xml:space="preserve">Figure 4C–E</w:t>
        </w:r>
      </w:hyperlink>
      <w:r>
        <w:rPr>
          <w:sz w:val="22"/>
          <w:szCs w:val="22"/>
          <w:shd w:val="clear" w:color="" w:fill=""/>
        </w:rPr>
        <w:t xml:space="preserve">). Each of these phenotypes was more pronounced in the absence of </w:t>
      </w:r>
      <w:r>
        <w:rPr>
          <w:sz w:val="22"/>
          <w:szCs w:val="22"/>
          <w:i/>
          <w:iCs/>
          <w:shd w:val="clear" w:color="" w:fill=""/>
        </w:rPr>
        <w:t xml:space="preserve">Stat5b</w:t>
      </w:r>
      <w:r>
        <w:rPr>
          <w:sz w:val="22"/>
          <w:szCs w:val="22"/>
          <w:shd w:val="clear" w:color="" w:fill=""/>
        </w:rPr>
        <w:t xml:space="preserve"> than </w:t>
      </w:r>
      <w:r>
        <w:rPr>
          <w:sz w:val="22"/>
          <w:szCs w:val="22"/>
          <w:i/>
          <w:iCs/>
          <w:shd w:val="clear" w:color="" w:fill=""/>
        </w:rPr>
        <w:t xml:space="preserve">Stat5a</w:t>
      </w:r>
      <w:r>
        <w:rPr>
          <w:sz w:val="22"/>
          <w:szCs w:val="22"/>
          <w:shd w:val="clear" w:color="" w:fill=""/>
        </w:rPr>
        <w:t xml:space="preserve">, again, illustrating both the dominance of the former and the relevance (and/or redundancy) of the latter.</w:t>
      </w:r>
    </w:p>
    <w:p>
      <w:pPr>
        <w:pStyle w:val="jrnlFigBlock"/>
      </w:pPr>
    </w:p>
    <w:p>
      <w:pPr>
        <w:pStyle w:val="jrnlFigCaption"/>
      </w:pPr>
      <w:bookmarkStart w:id="5" w:name="F4"/>
      <w:bookmarkEnd w:id="5"/>
      <w:r>
        <w:rPr>
          <w:rStyle w:val="label"/>
        </w:rPr>
        <w:t xml:space="preserve">Figure 4.</w:t>
      </w:r>
      <w:r>
        <w:rPr>
          <w:color w:val="#ff8000"/>
          <w:shd w:val="clear" w:color="" w:fill=""/>
        </w:rPr>
        <w:t xml:space="preserve"> T regulatory cell function is impaired in Stat5b-deficient mice.</w:t>
      </w:r>
    </w:p>
    <w:p>
      <w:pPr>
        <w:pStyle w:val="jrnlFigCaption"/>
      </w:pPr>
      <w:r>
        <w:rPr>
          <w:color w:val="#ff8000"/>
          <w:shd w:val="clear" w:color="" w:fill=""/>
        </w:rPr>
        <w:t xml:space="preserve">(</w:t>
      </w:r>
      <w:r>
        <w:rPr>
          <w:rStyle w:val="partLabel"/>
        </w:rPr>
        <w:t xml:space="preserve">A</w:t>
      </w:r>
      <w:r>
        <w:rPr>
          <w:color w:val="#ff8000"/>
          <w:shd w:val="clear" w:color="" w:fill=""/>
        </w:rPr>
        <w:t xml:space="preserve">) Contour plots show percentages of IL-2Rα</w:t>
      </w:r>
      <w:r>
        <w:rPr>
          <w:color w:val="#ff8000"/>
          <w:vertAlign w:val="superscript"/>
          <w:shd w:val="clear" w:color="" w:fill=""/>
        </w:rPr>
        <w:t xml:space="preserve">+</w:t>
      </w:r>
      <w:r>
        <w:rPr>
          <w:color w:val="#ff8000"/>
          <w:shd w:val="clear" w:color="" w:fill=""/>
        </w:rPr>
        <w:t xml:space="preserve"> cells within the FOXP3</w:t>
      </w:r>
      <w:r>
        <w:rPr>
          <w:color w:val="#ff8000"/>
          <w:vertAlign w:val="superscript"/>
          <w:shd w:val="clear" w:color="" w:fill=""/>
        </w:rPr>
        <w:t xml:space="preserve">+</w:t>
      </w:r>
      <w:r>
        <w:rPr>
          <w:color w:val="#ff8000"/>
          <w:shd w:val="clear" w:color="" w:fill=""/>
        </w:rPr>
        <w:t xml:space="preserve"> Treg compartment in spleens of 8 week-old mice. (</w:t>
      </w:r>
      <w:r>
        <w:rPr>
          <w:rStyle w:val="partLabel"/>
        </w:rPr>
        <w:t xml:space="preserve">B</w:t>
      </w:r>
      <w:r>
        <w:rPr>
          <w:color w:val="#ff8000"/>
          <w:shd w:val="clear" w:color="" w:fill=""/>
        </w:rPr>
        <w:t xml:space="preserve">) Box plots show log2 fold changes in the ratio of IL-2Rα</w:t>
      </w:r>
      <w:r>
        <w:rPr>
          <w:color w:val="#ff8000"/>
          <w:vertAlign w:val="superscript"/>
          <w:shd w:val="clear" w:color="" w:fill=""/>
        </w:rPr>
        <w:t xml:space="preserve">+</w:t>
      </w:r>
      <w:r>
        <w:rPr>
          <w:color w:val="#ff8000"/>
          <w:shd w:val="clear" w:color="" w:fill=""/>
        </w:rPr>
        <w:t xml:space="preserve">/IL-2Rα</w:t>
      </w:r>
      <w:r>
        <w:rPr>
          <w:color w:val="#ff8000"/>
          <w:vertAlign w:val="superscript"/>
          <w:shd w:val="clear" w:color="" w:fill=""/>
        </w:rPr>
        <w:t xml:space="preserve">-</w:t>
      </w:r>
      <w:r>
        <w:rPr>
          <w:color w:val="#ff8000"/>
          <w:shd w:val="clear" w:color="" w:fill=""/>
        </w:rPr>
        <w:t xml:space="preserve"> Treg (WT=0; not shown). LN (top) and spleen (bottom) data are compiled from 5 experiments (4–6 mice/group) and genotypes ordered as in </w:t>
      </w:r>
      <w:hyperlink w:anchor="F1" w:history="1">
        <w:r>
          <w:rPr>
            <w:rStyle w:val="jrnlFigRef"/>
          </w:rPr>
          <w:t xml:space="preserve">Figure 1D</w:t>
        </w:r>
      </w:hyperlink>
      <w:r>
        <w:rPr>
          <w:color w:val="#ff8000"/>
          <w:shd w:val="clear" w:color="" w:fill=""/>
        </w:rPr>
        <w:t xml:space="preserve">. (</w:t>
      </w:r>
      <w:r>
        <w:rPr>
          <w:rStyle w:val="partLabel"/>
        </w:rPr>
        <w:t xml:space="preserve">C</w:t>
      </w:r>
      <w:r>
        <w:rPr>
          <w:color w:val="#ff8000"/>
          <w:shd w:val="clear" w:color="" w:fill=""/>
        </w:rPr>
        <w:t xml:space="preserve">) IL-2Rα</w:t>
      </w:r>
      <w:r>
        <w:rPr>
          <w:color w:val="#ff8000"/>
          <w:vertAlign w:val="superscript"/>
          <w:shd w:val="clear" w:color="" w:fill=""/>
        </w:rPr>
        <w:t xml:space="preserve">+</w:t>
      </w:r>
      <w:r>
        <w:rPr>
          <w:color w:val="#ff8000"/>
          <w:shd w:val="clear" w:color="" w:fill=""/>
        </w:rPr>
        <w:t xml:space="preserve"> Treg cells from WT and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were used for in vitro suppression assays. Histograms show CFSE dilution of responder T cells. (</w:t>
      </w:r>
      <w:r>
        <w:rPr>
          <w:rStyle w:val="partLabel"/>
        </w:rPr>
        <w:t xml:space="preserve">D</w:t>
      </w:r>
      <w:r>
        <w:rPr>
          <w:color w:val="#ff8000"/>
          <w:shd w:val="clear" w:color="" w:fill=""/>
        </w:rPr>
        <w:t xml:space="preserve">) Line graph shows percent suppression across a range of responder:Treg ratios. Baseline is set according to WT controls at a 1:1 ratio. Data are compiled from 3 experiments. (</w:t>
      </w:r>
      <w:r>
        <w:rPr>
          <w:rStyle w:val="partLabel"/>
        </w:rPr>
        <w:t xml:space="preserve">E</w:t>
      </w:r>
      <w:r>
        <w:rPr>
          <w:color w:val="#ff8000"/>
          <w:shd w:val="clear" w:color="" w:fill=""/>
        </w:rPr>
        <w:t xml:space="preserve">) Line graph shows the percent Treg cells that remained IL-2Rα</w:t>
      </w:r>
      <w:r>
        <w:rPr>
          <w:color w:val="#ff8000"/>
          <w:vertAlign w:val="superscript"/>
          <w:shd w:val="clear" w:color="" w:fill=""/>
        </w:rPr>
        <w:t xml:space="preserve">+</w:t>
      </w:r>
      <w:r>
        <w:rPr>
          <w:color w:val="#ff8000"/>
          <w:shd w:val="clear" w:color="" w:fill=""/>
        </w:rPr>
        <w:t xml:space="preserve"> during in vitro suppression. (</w:t>
      </w:r>
      <w:r>
        <w:rPr>
          <w:rStyle w:val="partLabel"/>
        </w:rPr>
        <w:t xml:space="preserve">F</w:t>
      </w:r>
      <w:r>
        <w:rPr>
          <w:color w:val="#ff8000"/>
          <w:shd w:val="clear" w:color="" w:fill=""/>
        </w:rPr>
        <w:t xml:space="preserve">) IL-2Rα</w:t>
      </w:r>
      <w:r>
        <w:rPr>
          <w:color w:val="#ff8000"/>
          <w:vertAlign w:val="superscript"/>
          <w:shd w:val="clear" w:color="" w:fill=""/>
        </w:rPr>
        <w:t xml:space="preserve">+</w:t>
      </w:r>
      <w:r>
        <w:rPr>
          <w:color w:val="#ff8000"/>
          <w:shd w:val="clear" w:color="" w:fill=""/>
        </w:rPr>
        <w:t xml:space="preserve"> Treg cells were cultured with IL-2 for 72 hr. Contour plots show the percentage of FOXP3</w:t>
      </w:r>
      <w:r>
        <w:rPr>
          <w:color w:val="#ff8000"/>
          <w:vertAlign w:val="superscript"/>
          <w:shd w:val="clear" w:color="" w:fill=""/>
        </w:rPr>
        <w:t xml:space="preserve">+</w:t>
      </w:r>
      <w:r>
        <w:rPr>
          <w:color w:val="#ff8000"/>
          <w:shd w:val="clear" w:color="" w:fill=""/>
        </w:rPr>
        <w:t xml:space="preserve"> Treg cells expressing TBX21 (top) or IL-2</w:t>
      </w:r>
      <w:r>
        <w:rPr>
          <w:color w:val="#ff8000"/>
          <w:shd w:val="clear" w:color="" w:fill=""/>
        </w:rPr>
        <w:t xml:space="preserve"/>
      </w:r>
      <w:r>
        <w:rPr>
          <w:color w:val="#ff8000"/>
          <w:shd w:val="clear" w:color="" w:fill=""/>
        </w:rPr>
        <w:t xml:space="preserve">(bottom). (</w:t>
      </w:r>
      <w:r>
        <w:rPr>
          <w:rStyle w:val="partLabel"/>
        </w:rPr>
        <w:t xml:space="preserve">G</w:t>
      </w:r>
      <w:r>
        <w:rPr>
          <w:color w:val="#ff8000"/>
          <w:shd w:val="clear" w:color="" w:fill=""/>
        </w:rPr>
        <w:t xml:space="preserve">) Box plots show log2 fold changes for TBX21</w:t>
      </w:r>
      <w:r>
        <w:rPr>
          <w:color w:val="#ff8000"/>
          <w:vertAlign w:val="superscript"/>
          <w:shd w:val="clear" w:color="" w:fill=""/>
        </w:rPr>
        <w:t xml:space="preserve">+</w:t>
      </w:r>
      <w:r>
        <w:rPr>
          <w:color w:val="#ff8000"/>
          <w:shd w:val="clear" w:color="" w:fill=""/>
        </w:rPr>
        <w:t xml:space="preserve">, FOXP3</w:t>
      </w:r>
      <w:r>
        <w:rPr>
          <w:color w:val="#ff8000"/>
          <w:vertAlign w:val="superscript"/>
          <w:shd w:val="clear" w:color="" w:fill=""/>
        </w:rPr>
        <w:t xml:space="preserve">+</w:t>
      </w:r>
      <w:r>
        <w:rPr>
          <w:color w:val="#ff8000"/>
          <w:shd w:val="clear" w:color="" w:fill=""/>
        </w:rPr>
        <w:t xml:space="preserve"> and IL-2</w:t>
      </w:r>
      <w:r>
        <w:rPr>
          <w:color w:val="#ff8000"/>
          <w:vertAlign w:val="superscript"/>
          <w:shd w:val="clear" w:color="" w:fill=""/>
        </w:rPr>
        <w:t xml:space="preserve">+</w:t>
      </w:r>
      <w:r>
        <w:rPr>
          <w:color w:val="#ff8000"/>
          <w:shd w:val="clear" w:color="" w:fill=""/>
        </w:rPr>
        <w:t xml:space="preserve"> cells relative to wild type controls (WT=0; not shown). Data are compiled from 3 experiments. Dotted red lines indicate two-fold changes.</w:t>
      </w:r>
    </w:p>
    <w:p>
      <w:pPr/>
      <w:r>
        <w:pict>
          <v:shape type="#_x0000_t75" style="width:500px; height:538.65688487585px; margin-left:0px; margin-top:0px; mso-position-horizontal:left; mso-position-vertical:top; mso-position-horizontal-relative:char; mso-position-vertical-relative:line; z-index:-2147483647;">
            <v:imagedata r:id="rId52" o:title=""/>
          </v:shape>
        </w:pict>
      </w:r>
    </w:p>
    <w:p>
      <w:pPr>
        <w:pStyle w:val="jrnlFigBlock"/>
      </w:pPr>
    </w:p>
    <w:p>
      <w:pPr>
        <w:pStyle w:val="jrnlFigCaption"/>
      </w:pPr>
      <w:bookmarkStart w:id="6" w:name="F4-S1"/>
      <w:bookmarkEnd w:id="6"/>
      <w:r>
        <w:rPr>
          <w:rStyle w:val="label"/>
        </w:rPr>
        <w:t xml:space="preserve">Figure 4—figure supplement 1.</w:t>
      </w:r>
      <w:r>
        <w:rPr>
          <w:color w:val="#ff8000"/>
          <w:shd w:val="clear" w:color="" w:fill=""/>
        </w:rPr>
        <w:t xml:space="preserve"> Impact of Stat5 allele depletion on Treg cells.</w:t>
      </w:r>
    </w:p>
    <w:p>
      <w:pPr>
        <w:pStyle w:val="jrnlFigCaption"/>
      </w:pPr>
      <w:r>
        <w:rPr>
          <w:color w:val="#ff8000"/>
          <w:shd w:val="clear" w:color="" w:fill=""/>
        </w:rPr>
        <w:t xml:space="preserve">Bar graphs show total numbers of Treg cells in spleens and LNs of 8 week old mice (4–6 mice per genotype). Number of </w:t>
      </w:r>
      <w:r>
        <w:rPr>
          <w:color w:val="#ff8000"/>
          <w:i/>
          <w:iCs/>
          <w:shd w:val="clear" w:color="" w:fill=""/>
        </w:rPr>
        <w:t xml:space="preserve">Stat5a, Stat5b</w:t>
      </w:r>
      <w:r>
        <w:rPr>
          <w:color w:val="#ff8000"/>
          <w:shd w:val="clear" w:color="" w:fill=""/>
        </w:rPr>
        <w:t xml:space="preserve"> and total </w:t>
      </w:r>
      <w:r>
        <w:rPr>
          <w:color w:val="#ff8000"/>
          <w:i/>
          <w:iCs/>
          <w:shd w:val="clear" w:color="" w:fill=""/>
        </w:rPr>
        <w:t xml:space="preserve">Stat5</w:t>
      </w:r>
      <w:r>
        <w:rPr>
          <w:color w:val="#ff8000"/>
          <w:shd w:val="clear" w:color="" w:fill=""/>
        </w:rPr>
        <w:t xml:space="preserve"> alleles (i.e. genotype) is explained in the key below each graph. Error bars indicate standard deviation.</w:t>
      </w:r>
    </w:p>
    <w:p>
      <w:pPr/>
      <w:r>
        <w:pict>
          <v:shape type="#_x0000_t75" style="width:500px; height:239.23782639379px; margin-left:0px; margin-top:0px; mso-position-horizontal:left; mso-position-vertical:top; mso-position-horizontal-relative:char; mso-position-vertical-relative:line; z-index:-2147483647;">
            <v:imagedata r:id="rId53" o:title=""/>
          </v:shape>
        </w:pict>
      </w:r>
    </w:p>
    <w:p>
      <w:pPr>
        <w:pStyle w:val="jrnlSecPara"/>
      </w:pPr>
      <w:r>
        <w:rPr>
          <w:sz w:val="22"/>
          <w:szCs w:val="22"/>
          <w:shd w:val="clear" w:color="" w:fill=""/>
        </w:rPr>
        <w:t xml:space="preserve">Given the appearance of IFN-ɣ</w:t>
      </w:r>
      <w:r>
        <w:rPr>
          <w:sz w:val="22"/>
          <w:szCs w:val="22"/>
          <w:vertAlign w:val="superscript"/>
          <w:shd w:val="clear" w:color="" w:fill=""/>
        </w:rPr>
        <w:t xml:space="preserve">+</w:t>
      </w:r>
      <w:r>
        <w:rPr>
          <w:sz w:val="22"/>
          <w:szCs w:val="22"/>
          <w:shd w:val="clear" w:color="" w:fill=""/>
        </w:rPr>
        <w:t xml:space="preserve"> effector T cells in </w:t>
      </w:r>
      <w:r>
        <w:rPr>
          <w:sz w:val="22"/>
          <w:szCs w:val="22"/>
          <w:i/>
          <w:iCs/>
          <w:shd w:val="clear" w:color="" w:fill=""/>
        </w:rPr>
        <w:t xml:space="preserve">Stat5b</w:t>
      </w:r>
      <w:r>
        <w:rPr>
          <w:sz w:val="22"/>
          <w:szCs w:val="22"/>
          <w:shd w:val="clear" w:color="" w:fill=""/>
        </w:rPr>
        <w:t xml:space="preserve">-deficient mice, we next asked whether </w:t>
      </w:r>
      <w:r>
        <w:rPr>
          <w:sz w:val="22"/>
          <w:szCs w:val="22"/>
          <w:i/>
          <w:iCs/>
          <w:shd w:val="clear" w:color="" w:fill=""/>
        </w:rPr>
        <w:t xml:space="preserve">Stat5b</w:t>
      </w:r>
      <w:r>
        <w:rPr>
          <w:sz w:val="22"/>
          <w:szCs w:val="22"/>
          <w:shd w:val="clear" w:color="" w:fill=""/>
        </w:rPr>
        <w:t xml:space="preserve">-deficient Treg cells express TBX21, a transcription factor required for Treg cells to limit Th1-type responses (</w:t>
      </w:r>
      <w:hyperlink w:anchor="R30" w:history="1">
        <w:r>
          <w:rPr>
            <w:rStyle w:val="jrnlBibRef"/>
          </w:rPr>
          <w:t xml:space="preserve">Koch et al., 2009</w:t>
        </w:r>
      </w:hyperlink>
      <w:r>
        <w:rPr>
          <w:sz w:val="22"/>
          <w:szCs w:val="22"/>
          <w:shd w:val="clear" w:color="" w:fill=""/>
        </w:rPr>
        <w:t xml:space="preserve">). Similar to conventional T cells (</w:t>
      </w:r>
      <w:hyperlink w:anchor="R38" w:history="1">
        <w:r>
          <w:rPr>
            <w:rStyle w:val="jrnlBibRef"/>
          </w:rPr>
          <w:t xml:space="preserve">Liao et al., 2011</w:t>
        </w:r>
      </w:hyperlink>
      <w:r>
        <w:rPr>
          <w:sz w:val="22"/>
          <w:szCs w:val="22"/>
          <w:shd w:val="clear" w:color="" w:fill=""/>
        </w:rPr>
        <w:t xml:space="preserve">), we found that IL-2 was sufficient to induce TBX21 in WT Treg cells (</w:t>
      </w:r>
      <w:hyperlink w:anchor="F4" w:history="1">
        <w:r>
          <w:rPr>
            <w:rStyle w:val="jrnlFigRef"/>
          </w:rPr>
          <w:t xml:space="preserve">Figure 4F</w:t>
        </w:r>
      </w:hyperlink>
      <w:r>
        <w:rPr>
          <w:sz w:val="22"/>
          <w:szCs w:val="22"/>
          <w:shd w:val="clear" w:color="" w:fill=""/>
        </w:rPr>
        <w:t xml:space="preserve">). This effect was slightly reduced in the absence of </w:t>
      </w:r>
      <w:r>
        <w:rPr>
          <w:sz w:val="22"/>
          <w:szCs w:val="22"/>
          <w:i/>
          <w:iCs/>
          <w:shd w:val="clear" w:color="" w:fill=""/>
        </w:rPr>
        <w:t xml:space="preserve">Stat5a</w:t>
      </w:r>
      <w:r>
        <w:rPr>
          <w:sz w:val="22"/>
          <w:szCs w:val="22"/>
          <w:shd w:val="clear" w:color="" w:fill=""/>
        </w:rPr>
        <w:t xml:space="preserve"> but almost completely abolished in the absence of </w:t>
      </w:r>
      <w:r>
        <w:rPr>
          <w:sz w:val="22"/>
          <w:szCs w:val="22"/>
          <w:i/>
          <w:iCs/>
          <w:shd w:val="clear" w:color="" w:fill=""/>
        </w:rPr>
        <w:t xml:space="preserve">Stat5b</w:t>
      </w:r>
      <w:r>
        <w:rPr>
          <w:sz w:val="22"/>
          <w:szCs w:val="22"/>
          <w:shd w:val="clear" w:color="" w:fill=""/>
        </w:rPr>
        <w:t xml:space="preserve">, consistent with the disparity of other STAT5-dependent parameters (e.g. T cell and Th1 cell frequencies). Both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Treg cells maintained FOXP3 expression similar to WT controls and, surprisingly, both gained the ability to produce IL-2, a cytokine that is typically restricted in this lineage (</w:t>
      </w:r>
      <w:hyperlink w:anchor="F4" w:history="1">
        <w:r>
          <w:rPr>
            <w:rStyle w:val="jrnlFigRef"/>
          </w:rPr>
          <w:t xml:space="preserve">Figure 4F–G</w:t>
        </w:r>
      </w:hyperlink>
      <w:r>
        <w:rPr>
          <w:sz w:val="22"/>
          <w:szCs w:val="22"/>
          <w:shd w:val="clear" w:color="" w:fill=""/>
        </w:rPr>
        <w:t xml:space="preserve">).</w:t>
      </w:r>
    </w:p>
    <w:p>
      <w:pPr>
        <w:pStyle w:val="jrnlSecPara"/>
      </w:pPr>
      <w:r>
        <w:rPr>
          <w:sz w:val="22"/>
          <w:szCs w:val="22"/>
          <w:shd w:val="clear" w:color="" w:fill=""/>
        </w:rPr>
        <w:t xml:space="preserve">STAT5 is required for in vitro differentiation of induced regulatory (iTreg) T cells (</w:t>
      </w:r>
      <w:hyperlink w:anchor="R72" w:history="1">
        <w:r>
          <w:rPr>
            <w:rStyle w:val="jrnlBibRef"/>
          </w:rPr>
          <w:t xml:space="preserve">Yao et al., 2007</w:t>
        </w:r>
      </w:hyperlink>
      <w:r>
        <w:rPr>
          <w:sz w:val="22"/>
          <w:szCs w:val="22"/>
          <w:shd w:val="clear" w:color="" w:fill=""/>
        </w:rPr>
        <w:t xml:space="preserve">). To dissect the contributions of STAT5A and STAT5B, we purified naive CD4</w:t>
      </w:r>
      <w:r>
        <w:rPr>
          <w:sz w:val="22"/>
          <w:szCs w:val="22"/>
          <w:vertAlign w:val="superscript"/>
          <w:shd w:val="clear" w:color="" w:fill=""/>
        </w:rPr>
        <w:t xml:space="preserve">+ </w:t>
      </w:r>
      <w:r>
        <w:rPr>
          <w:sz w:val="22"/>
          <w:szCs w:val="22"/>
          <w:shd w:val="clear" w:color="" w:fill=""/>
        </w:rPr>
        <w:t xml:space="preserve">T cells from our STAT5 mutants, cultured them under iTreg polarizing conditions and compared expression of FOXP3. We found that, although both paralogs appear to play a role, there were far fewer FOXP3</w:t>
      </w:r>
      <w:r>
        <w:rPr>
          <w:sz w:val="22"/>
          <w:szCs w:val="22"/>
          <w:vertAlign w:val="superscript"/>
          <w:shd w:val="clear" w:color="" w:fill=""/>
        </w:rPr>
        <w:t xml:space="preserve">+</w:t>
      </w:r>
      <w:r>
        <w:rPr>
          <w:sz w:val="22"/>
          <w:szCs w:val="22"/>
          <w:shd w:val="clear" w:color="" w:fill=""/>
        </w:rPr>
        <w:t xml:space="preserve"> cells in one-allele </w:t>
      </w:r>
      <w:r>
        <w:rPr>
          <w:sz w:val="22"/>
          <w:szCs w:val="22"/>
          <w:i/>
          <w:iCs/>
          <w:shd w:val="clear" w:color="" w:fill=""/>
        </w:rPr>
        <w:t xml:space="preserve">Stat5b</w:t>
      </w:r>
      <w:r>
        <w:rPr>
          <w:sz w:val="22"/>
          <w:szCs w:val="22"/>
          <w:shd w:val="clear" w:color="" w:fill=""/>
        </w:rPr>
        <w:t xml:space="preserve">-deficient cultures than in (</w:t>
      </w:r>
      <w:hyperlink w:anchor="F5" w:history="1">
        <w:r>
          <w:rPr>
            <w:rStyle w:val="jrnlFigRef"/>
          </w:rPr>
          <w:t xml:space="preserve">Figure 5A</w:t>
        </w:r>
      </w:hyperlink>
      <w:r>
        <w:rPr>
          <w:sz w:val="22"/>
          <w:szCs w:val="22"/>
          <w:shd w:val="clear" w:color="" w:fill=""/>
        </w:rPr>
        <w:t xml:space="preserve">). We also found that deletion of either paralog endowed FOXP3</w:t>
      </w:r>
      <w:r>
        <w:rPr>
          <w:sz w:val="22"/>
          <w:szCs w:val="22"/>
          <w:vertAlign w:val="superscript"/>
          <w:shd w:val="clear" w:color="" w:fill=""/>
        </w:rPr>
        <w:t xml:space="preserve">+</w:t>
      </w:r>
      <w:r>
        <w:rPr>
          <w:sz w:val="22"/>
          <w:szCs w:val="22"/>
          <w:shd w:val="clear" w:color="" w:fill=""/>
        </w:rPr>
        <w:t xml:space="preserve"> iTreg cells with the ability to produce IL-2, which suggests that, beyond differentiation, STAT5 may limit the inflammatory potential of this subset (</w:t>
      </w:r>
      <w:hyperlink w:anchor="F5" w:history="1">
        <w:r>
          <w:rPr>
            <w:rStyle w:val="jrnlFigRef"/>
          </w:rPr>
          <w:t xml:space="preserve">Figure 5A–B</w:t>
        </w:r>
      </w:hyperlink>
      <w:r>
        <w:rPr>
          <w:sz w:val="22"/>
          <w:szCs w:val="22"/>
          <w:shd w:val="clear" w:color="" w:fill=""/>
        </w:rPr>
        <w:t xml:space="preserve">).</w:t>
      </w:r>
    </w:p>
    <w:p>
      <w:pPr>
        <w:pStyle w:val="jrnlFigBlock"/>
      </w:pPr>
    </w:p>
    <w:p>
      <w:pPr>
        <w:pStyle w:val="jrnlFigCaption"/>
      </w:pPr>
      <w:bookmarkStart w:id="7" w:name="F5"/>
      <w:bookmarkEnd w:id="7"/>
      <w:r>
        <w:rPr>
          <w:rStyle w:val="label"/>
        </w:rPr>
        <w:t xml:space="preserve">Figure 5.</w:t>
      </w:r>
      <w:r>
        <w:rPr>
          <w:color w:val="#ff8000"/>
          <w:shd w:val="clear" w:color="" w:fill=""/>
        </w:rPr>
        <w:t xml:space="preserve"> Defective iTreg differentiation in the absence of Stat5b.</w:t>
      </w:r>
    </w:p>
    <w:p>
      <w:pPr>
        <w:pStyle w:val="jrnlFigCaption"/>
      </w:pPr>
      <w:r>
        <w:rPr>
          <w:color w:val="#ff8000"/>
          <w:shd w:val="clear" w:color="" w:fill=""/>
        </w:rPr>
        <w:t xml:space="preserve">(</w:t>
      </w:r>
      <w:r>
        <w:rPr>
          <w:rStyle w:val="partLabel"/>
        </w:rPr>
        <w:t xml:space="preserve">A</w:t>
      </w:r>
      <w:r>
        <w:rPr>
          <w:color w:val="#ff8000"/>
          <w:shd w:val="clear" w:color="" w:fill=""/>
        </w:rPr>
        <w:t xml:space="preserve">) Naive CD4</w:t>
      </w:r>
      <w:r>
        <w:rPr>
          <w:color w:val="#ff8000"/>
          <w:vertAlign w:val="superscript"/>
          <w:shd w:val="clear" w:color="" w:fill=""/>
        </w:rPr>
        <w:t xml:space="preserve">+</w:t>
      </w:r>
      <w:r>
        <w:rPr>
          <w:color w:val="#ff8000"/>
          <w:shd w:val="clear" w:color="" w:fill=""/>
        </w:rPr>
        <w:t xml:space="preserve"> T cells were cultured under iTreg-inducing conditions. Contour plots show percentages of FOXP3</w:t>
      </w:r>
      <w:r>
        <w:rPr>
          <w:color w:val="#ff8000"/>
          <w:vertAlign w:val="superscript"/>
          <w:shd w:val="clear" w:color="" w:fill=""/>
        </w:rPr>
        <w:t xml:space="preserve">+</w:t>
      </w:r>
      <w:r>
        <w:rPr>
          <w:color w:val="#ff8000"/>
          <w:shd w:val="clear" w:color="" w:fill=""/>
        </w:rPr>
        <w:t xml:space="preserve"> and IL-2</w:t>
      </w:r>
      <w:r>
        <w:rPr>
          <w:color w:val="#ff8000"/>
          <w:vertAlign w:val="superscript"/>
          <w:shd w:val="clear" w:color="" w:fill=""/>
        </w:rPr>
        <w:t xml:space="preserve">+</w:t>
      </w:r>
      <w:r>
        <w:rPr>
          <w:color w:val="#ff8000"/>
          <w:shd w:val="clear" w:color="" w:fill=""/>
        </w:rPr>
        <w:t xml:space="preserve"> cells. (</w:t>
      </w:r>
      <w:r>
        <w:rPr>
          <w:rStyle w:val="partLabel"/>
        </w:rPr>
        <w:t xml:space="preserve">B</w:t>
      </w:r>
      <w:r>
        <w:rPr>
          <w:color w:val="#ff8000"/>
          <w:shd w:val="clear" w:color="" w:fill=""/>
        </w:rPr>
        <w:t xml:space="preserve">) Box plots show log2 fold changes for FOXP3</w:t>
      </w:r>
      <w:r>
        <w:rPr>
          <w:color w:val="#ff8000"/>
          <w:vertAlign w:val="superscript"/>
          <w:shd w:val="clear" w:color="" w:fill=""/>
        </w:rPr>
        <w:t xml:space="preserve">+</w:t>
      </w:r>
      <w:r>
        <w:rPr>
          <w:color w:val="#ff8000"/>
          <w:shd w:val="clear" w:color="" w:fill=""/>
        </w:rPr>
        <w:t xml:space="preserve"> and IL-2</w:t>
      </w:r>
      <w:r>
        <w:rPr>
          <w:color w:val="#ff8000"/>
          <w:vertAlign w:val="superscript"/>
          <w:shd w:val="clear" w:color="" w:fill=""/>
        </w:rPr>
        <w:t xml:space="preserve">+</w:t>
      </w:r>
      <w:r>
        <w:rPr>
          <w:color w:val="#ff8000"/>
          <w:shd w:val="clear" w:color="" w:fill=""/>
        </w:rPr>
        <w:t xml:space="preserve"> cells relative to wild type controls (WT=0; not shown). Data are compiled from 3 experiments and genotypes ordered as in </w:t>
      </w:r>
      <w:hyperlink w:anchor="F1" w:history="1">
        <w:r>
          <w:rPr>
            <w:rStyle w:val="jrnlFigRef"/>
          </w:rPr>
          <w:t xml:space="preserve">Figure 1D</w:t>
        </w:r>
      </w:hyperlink>
      <w:r>
        <w:rPr>
          <w:color w:val="#ff8000"/>
          <w:shd w:val="clear" w:color="" w:fill=""/>
        </w:rPr>
        <w:t xml:space="preserve">. (</w:t>
      </w:r>
      <w:r>
        <w:rPr>
          <w:rStyle w:val="partLabel"/>
        </w:rPr>
        <w:t xml:space="preserve">C</w:t>
      </w:r>
      <w:r>
        <w:rPr>
          <w:color w:val="#ff8000"/>
          <w:shd w:val="clear" w:color="" w:fill=""/>
        </w:rPr>
        <w:t xml:space="preserve">) Naive T cells from one-allele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were cultured as in (</w:t>
      </w:r>
      <w:r>
        <w:rPr>
          <w:rStyle w:val="partLabel"/>
        </w:rPr>
        <w:t xml:space="preserve">A</w:t>
      </w:r>
      <w:r>
        <w:rPr>
          <w:color w:val="#ff8000"/>
          <w:shd w:val="clear" w:color="" w:fill=""/>
        </w:rPr>
        <w:t xml:space="preserve">) and processed for RNA-seq. GSEA plots show enrichment of Treg signature genes within the </w:t>
      </w:r>
      <w:r>
        <w:rPr>
          <w:color w:val="#ff8000"/>
          <w:i/>
          <w:iCs/>
          <w:shd w:val="clear" w:color="" w:fill=""/>
        </w:rPr>
        <w:t xml:space="preserve">Stat5a</w:t>
      </w:r>
      <w:r>
        <w:rPr>
          <w:color w:val="#ff8000"/>
          <w:shd w:val="clear" w:color="" w:fill=""/>
        </w:rPr>
        <w:t xml:space="preserve">-deficient (top) or </w:t>
      </w:r>
      <w:r>
        <w:rPr>
          <w:color w:val="#ff8000"/>
          <w:i/>
          <w:iCs/>
          <w:shd w:val="clear" w:color="" w:fill=""/>
        </w:rPr>
        <w:t xml:space="preserve">Stat5b</w:t>
      </w:r>
      <w:r>
        <w:rPr>
          <w:color w:val="#ff8000"/>
          <w:shd w:val="clear" w:color="" w:fill=""/>
        </w:rPr>
        <w:t xml:space="preserve">-deficient (bottom) datasets relative to WT controls. (</w:t>
      </w:r>
      <w:r>
        <w:rPr>
          <w:rStyle w:val="partLabel"/>
        </w:rPr>
        <w:t xml:space="preserve">D</w:t>
      </w:r>
      <w:r>
        <w:rPr>
          <w:color w:val="#ff8000"/>
          <w:shd w:val="clear" w:color="" w:fill=""/>
        </w:rPr>
        <w:t xml:space="preserve">) Heat map shows a selection of STAT5-regulated, Treg signature transcripts. Data are presented as log2 fold changes relative to WT controls (not shown). RNA-seq analyses are compiled from 2 biological replicates per genotype.</w:t>
      </w:r>
    </w:p>
    <w:p>
      <w:pPr/>
      <w:r>
        <w:pict>
          <v:shape type="#_x0000_t75" style="width:500px; height:248.82408278457px; margin-left:0px; margin-top:0px; mso-position-horizontal:left; mso-position-vertical:top; mso-position-horizontal-relative:char; mso-position-vertical-relative:line; z-index:-2147483647;">
            <v:imagedata r:id="rId56" o:title=""/>
          </v:shape>
        </w:pict>
      </w:r>
    </w:p>
    <w:p>
      <w:pPr>
        <w:pStyle w:val="jrnlSecPara"/>
      </w:pPr>
      <w:r>
        <w:rPr>
          <w:sz w:val="22"/>
          <w:szCs w:val="22"/>
          <w:shd w:val="clear" w:color="" w:fill=""/>
        </w:rPr>
        <w:t xml:space="preserve">Next, we compared the transcriptomes of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T cells cultured under iTreg polarizing conditions. Gene set enrichment analysis revealed that the overall Treg gene signature - defined by a combination of FOXP3- and IL-2-dependent transcriptional programs (</w:t>
      </w:r>
      <w:hyperlink w:anchor="R19" w:history="1">
        <w:r>
          <w:rPr>
            <w:rStyle w:val="jrnlBibRef"/>
          </w:rPr>
          <w:t xml:space="preserve">Hill et al., 2007</w:t>
        </w:r>
      </w:hyperlink>
      <w:r>
        <w:rPr>
          <w:sz w:val="22"/>
          <w:szCs w:val="22"/>
          <w:shd w:val="clear" w:color="" w:fill=""/>
        </w:rPr>
        <w:t xml:space="preserve">) - was similarly affected in both genotypes, meaning that there were no broad qualitative differences (</w:t>
      </w:r>
      <w:hyperlink w:anchor="F5" w:history="1">
        <w:r>
          <w:rPr>
            <w:rStyle w:val="jrnlFigRef"/>
          </w:rPr>
          <w:t xml:space="preserve">Figure 5C</w:t>
        </w:r>
      </w:hyperlink>
      <w:r>
        <w:rPr>
          <w:sz w:val="22"/>
          <w:szCs w:val="22"/>
          <w:shd w:val="clear" w:color="" w:fill=""/>
        </w:rPr>
        <w:t xml:space="preserve">). However, there were obvious quantitative differences; several key genes, including </w:t>
      </w:r>
      <w:r>
        <w:rPr>
          <w:sz w:val="22"/>
          <w:szCs w:val="22"/>
          <w:i/>
          <w:iCs/>
          <w:shd w:val="clear" w:color="" w:fill=""/>
        </w:rPr>
        <w:t xml:space="preserve">Foxp3</w:t>
      </w:r>
      <w:r>
        <w:rPr>
          <w:sz w:val="22"/>
          <w:szCs w:val="22"/>
          <w:shd w:val="clear" w:color="" w:fill=""/>
        </w:rPr>
        <w:t xml:space="preserve"> and </w:t>
      </w:r>
      <w:r>
        <w:rPr>
          <w:sz w:val="22"/>
          <w:szCs w:val="22"/>
          <w:i/>
          <w:iCs/>
          <w:shd w:val="clear" w:color="" w:fill=""/>
        </w:rPr>
        <w:t xml:space="preserve">Il2ra</w:t>
      </w:r>
      <w:r>
        <w:rPr>
          <w:sz w:val="22"/>
          <w:szCs w:val="22"/>
          <w:shd w:val="clear" w:color="" w:fill=""/>
        </w:rPr>
        <w:t xml:space="preserve">, were more affected by the loss of STAT5B than STAT5A (</w:t>
      </w:r>
      <w:hyperlink w:anchor="F5" w:history="1">
        <w:r>
          <w:rPr>
            <w:rStyle w:val="jrnlFigRef"/>
          </w:rPr>
          <w:t xml:space="preserve">Figure 5D</w:t>
        </w:r>
      </w:hyperlink>
      <w:r>
        <w:rPr>
          <w:sz w:val="22"/>
          <w:szCs w:val="22"/>
          <w:shd w:val="clear" w:color="" w:fill=""/>
        </w:rPr>
        <w:t xml:space="preserve">). Thus, while both paralogs can impact Treg cell biology, deletion of </w:t>
      </w:r>
      <w:r>
        <w:rPr>
          <w:sz w:val="22"/>
          <w:szCs w:val="22"/>
          <w:i/>
          <w:iCs/>
          <w:shd w:val="clear" w:color="" w:fill=""/>
        </w:rPr>
        <w:t xml:space="preserve">Stat5b</w:t>
      </w:r>
      <w:r>
        <w:rPr>
          <w:sz w:val="22"/>
          <w:szCs w:val="22"/>
          <w:shd w:val="clear" w:color="" w:fill=""/>
        </w:rPr>
        <w:t xml:space="preserve"> is clearly more disruptive, befitting its dominant station within immunological tolerance.</w:t>
      </w:r>
    </w:p>
    <w:p/>
    <w:p>
      <w:pPr>
        <w:pStyle w:val="jrnlHead2"/>
      </w:pPr>
      <w:r>
        <w:rPr>
          <w:color w:val="#134985"/>
          <w:sz w:val="46"/>
          <w:szCs w:val="46"/>
          <w:b/>
          <w:shd w:val="clear" w:color="" w:fill=""/>
        </w:rPr>
        <w:t xml:space="preserve">Specificity and redundancy of STAT5 paralogs for gene transcription</w:t>
      </w:r>
    </w:p>
    <w:p>
      <w:pPr>
        <w:pStyle w:val="jrnlSecPara"/>
      </w:pPr>
      <w:r>
        <w:rPr>
          <w:sz w:val="22"/>
          <w:szCs w:val="22"/>
          <w:shd w:val="clear" w:color="" w:fill=""/>
        </w:rPr>
        <w:t xml:space="preserve">To define the molecular basis for phenotypic differences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T cells, we employed a bioinformatic approach. First, we compared their transcriptomes either directly ex vivo or after acute exposure to STAT5-activating stimuli. The ex vivo set included naive T cells and</w:t>
      </w:r>
      <w:r>
        <w:rPr>
          <w:sz w:val="22"/>
          <w:szCs w:val="22"/>
          <w:shd w:val="clear" w:color="" w:fill=""/>
        </w:rPr>
        <w:t xml:space="preserve"/>
      </w:r>
      <w:r>
        <w:rPr>
          <w:sz w:val="22"/>
          <w:szCs w:val="22"/>
          <w:shd w:val="clear" w:color="" w:fill=""/>
        </w:rPr>
        <w:t xml:space="preserve">Treg cells, while the in vitro set included naive T cells cultured with IL-7 and effector T cells cultured with IL-2 (</w:t>
      </w:r>
      <w:hyperlink w:anchor="F6" w:history="1">
        <w:r>
          <w:rPr>
            <w:rStyle w:val="jrnlFigRef"/>
          </w:rPr>
          <w:t xml:space="preserve">Figure 6A</w:t>
        </w:r>
      </w:hyperlink>
      <w:r>
        <w:rPr>
          <w:sz w:val="22"/>
          <w:szCs w:val="22"/>
          <w:shd w:val="clear" w:color="" w:fill=""/>
        </w:rPr>
        <w:t xml:space="preserve"> &amp; </w:t>
      </w:r>
      <w:hyperlink w:anchor="F6-S1" w:history="1">
        <w:r>
          <w:rPr>
            <w:rStyle w:val="jrnlFigRef"/>
          </w:rPr>
          <w:t xml:space="preserve">Figure 6—figure supplement 1A</w:t>
        </w:r>
      </w:hyperlink>
      <w:r>
        <w:rPr>
          <w:sz w:val="22"/>
          <w:szCs w:val="22"/>
          <w:shd w:val="clear" w:color="" w:fill=""/>
        </w:rPr>
        <w:t xml:space="preserve">). These pairings were chosen to match the expression patterns of requisite ɣc co-receptors; IL-7R, which is highly expressed on naive T cells, and IL-2Rα, which is highly expressed on effector T cells (</w:t>
      </w:r>
      <w:hyperlink w:anchor="R55" w:history="1">
        <w:r>
          <w:rPr>
            <w:rStyle w:val="jrnlBibRef"/>
          </w:rPr>
          <w:t xml:space="preserve">Rochman et al., 2009</w:t>
        </w:r>
      </w:hyperlink>
      <w:r>
        <w:rPr>
          <w:sz w:val="22"/>
          <w:szCs w:val="22"/>
          <w:shd w:val="clear" w:color="" w:fill=""/>
        </w:rPr>
        <w:t xml:space="preserve">). One-allele mice were used because they exhibited the most dramatic T cell phenotypes.</w:t>
      </w:r>
    </w:p>
    <w:p>
      <w:pPr>
        <w:pStyle w:val="jrnlFigBlock"/>
      </w:pPr>
    </w:p>
    <w:p>
      <w:pPr>
        <w:pStyle w:val="jrnlFigCaption"/>
      </w:pPr>
      <w:bookmarkStart w:id="8" w:name="F6"/>
      <w:bookmarkEnd w:id="8"/>
      <w:r>
        <w:rPr>
          <w:rStyle w:val="label"/>
        </w:rPr>
        <w:t xml:space="preserve">Figure 6.</w:t>
      </w:r>
      <w:r>
        <w:rPr>
          <w:color w:val="#ff8000"/>
          <w:shd w:val="clear" w:color="" w:fill=""/>
        </w:rPr>
        <w:t xml:space="preserve"> </w:t>
      </w:r>
      <w:r>
        <w:rPr>
          <w:color w:val="#ff8000"/>
          <w:i/>
          <w:iCs/>
          <w:shd w:val="clear" w:color="" w:fill=""/>
        </w:rPr>
        <w:t xml:space="preserve">Redundancy and specificity of STAT5 paralogs for gene transcription.</w:t>
      </w:r>
      <w:r>
        <w:rPr>
          <w:color w:val="#ff8000"/>
          <w:shd w:val="clear" w:color="" w:fill=""/>
        </w:rPr>
        <w:t xml:space="preserve"> </w:t>
      </w:r>
    </w:p>
    <w:p>
      <w:pPr>
        <w:pStyle w:val="jrnlFigCaption"/>
      </w:pPr>
      <w:r>
        <w:rPr>
          <w:color w:val="#ff8000"/>
          <w:shd w:val="clear" w:color="" w:fill=""/>
        </w:rPr>
        <w:t xml:space="preserve">(</w:t>
      </w:r>
      <w:r>
        <w:rPr>
          <w:rStyle w:val="partLabel"/>
        </w:rPr>
        <w:t xml:space="preserve">A</w:t>
      </w:r>
      <w:r>
        <w:rPr>
          <w:color w:val="#ff8000"/>
          <w:shd w:val="clear" w:color="" w:fill=""/>
        </w:rPr>
        <w:t xml:space="preserve">) Cartoons depict the cell types and experimental conditions used for RNA-seq. (</w:t>
      </w:r>
      <w:r>
        <w:rPr>
          <w:rStyle w:val="partLabel"/>
        </w:rPr>
        <w:t xml:space="preserve">B</w:t>
      </w:r>
      <w:r>
        <w:rPr>
          <w:color w:val="#ff8000"/>
          <w:shd w:val="clear" w:color="" w:fill=""/>
        </w:rPr>
        <w:t xml:space="preserve">) Histograms show STAT5 paralog preference for all STAT5-regulated transcripts. Those which were more influenced by the loss of </w:t>
      </w:r>
      <w:r>
        <w:rPr>
          <w:color w:val="#ff8000"/>
          <w:i/>
          <w:iCs/>
          <w:shd w:val="clear" w:color="" w:fill=""/>
        </w:rPr>
        <w:t xml:space="preserve">Stat5a</w:t>
      </w:r>
      <w:r>
        <w:rPr>
          <w:color w:val="#ff8000"/>
          <w:shd w:val="clear" w:color="" w:fill=""/>
        </w:rPr>
        <w:t xml:space="preserve"> are positioned to the left (X&lt;0) while those that were more influenced by the loss of </w:t>
      </w:r>
      <w:r>
        <w:rPr>
          <w:color w:val="#ff8000"/>
          <w:i/>
          <w:iCs/>
          <w:shd w:val="clear" w:color="" w:fill=""/>
        </w:rPr>
        <w:t xml:space="preserve">Stat5b</w:t>
      </w:r>
      <w:r>
        <w:rPr>
          <w:color w:val="#ff8000"/>
          <w:shd w:val="clear" w:color="" w:fill=""/>
        </w:rPr>
        <w:t xml:space="preserve"> are positioned to the right (X&gt;0). Dotted red lines denote equivalence (X=0) and numbers indicate median paralog preference. (</w:t>
      </w:r>
      <w:r>
        <w:rPr>
          <w:rStyle w:val="partLabel"/>
        </w:rPr>
        <w:t xml:space="preserve">C</w:t>
      </w:r>
      <w:r>
        <w:rPr>
          <w:color w:val="#ff8000"/>
          <w:shd w:val="clear" w:color="" w:fill=""/>
        </w:rPr>
        <w:t xml:space="preserve">) Pie charts depict paralog-specific transcripts. Those impacted only in </w:t>
      </w:r>
      <w:r>
        <w:rPr>
          <w:color w:val="#ff8000"/>
          <w:i/>
          <w:iCs/>
          <w:shd w:val="clear" w:color="" w:fill=""/>
        </w:rPr>
        <w:t xml:space="preserve">Stat5a</w:t>
      </w:r>
      <w:r>
        <w:rPr>
          <w:color w:val="#ff8000"/>
          <w:shd w:val="clear" w:color="" w:fill=""/>
        </w:rPr>
        <w:t xml:space="preserve">-deficient cells are indicated in blue, those impacted only in </w:t>
      </w:r>
      <w:r>
        <w:rPr>
          <w:color w:val="#ff8000"/>
          <w:i/>
          <w:iCs/>
          <w:shd w:val="clear" w:color="" w:fill=""/>
        </w:rPr>
        <w:t xml:space="preserve">Stat5b</w:t>
      </w:r>
      <w:r>
        <w:rPr>
          <w:color w:val="#ff8000"/>
          <w:shd w:val="clear" w:color="" w:fill=""/>
        </w:rPr>
        <w:t xml:space="preserve">-deficient cells are indicated in orange and those impacted in both genotypes are indicated in black. (</w:t>
      </w:r>
      <w:r>
        <w:rPr>
          <w:rStyle w:val="partLabel"/>
        </w:rPr>
        <w:t xml:space="preserve">D</w:t>
      </w:r>
      <w:r>
        <w:rPr>
          <w:color w:val="#ff8000"/>
          <w:shd w:val="clear" w:color="" w:fill=""/>
        </w:rPr>
        <w:t xml:space="preserve">) Heat maps show a selection of STAT5-regulated transcripts. Data are presented as the log2 fold change relative to WT controls (not shown). (</w:t>
      </w:r>
      <w:r>
        <w:rPr>
          <w:rStyle w:val="partLabel"/>
        </w:rPr>
        <w:t xml:space="preserve">E</w:t>
      </w:r>
      <w:r>
        <w:rPr>
          <w:color w:val="#ff8000"/>
          <w:shd w:val="clear" w:color="" w:fill=""/>
        </w:rPr>
        <w:t xml:space="preserve">) IL-2Rα protein was measured in T cells treated with IL-2 (left) or IL-6 (right). Box plots show log2 fold changes for mean fluorescence intensity relative to wild type controls (WT=0; not shown). Genotypes are ordered as in </w:t>
      </w:r>
      <w:hyperlink w:anchor="F1" w:history="1">
        <w:r>
          <w:rPr>
            <w:rStyle w:val="jrnlFigRef"/>
          </w:rPr>
          <w:t xml:space="preserve">Figure 1D</w:t>
        </w:r>
      </w:hyperlink>
      <w:r>
        <w:rPr>
          <w:color w:val="#ff8000"/>
          <w:shd w:val="clear" w:color="" w:fill=""/>
        </w:rPr>
        <w:t xml:space="preserve">. Dotted red lines indicate a two-fold change. (</w:t>
      </w:r>
      <w:r>
        <w:rPr>
          <w:rStyle w:val="partLabel"/>
        </w:rPr>
        <w:t xml:space="preserve">A–D</w:t>
      </w:r>
      <w:r>
        <w:rPr>
          <w:color w:val="#ff8000"/>
          <w:shd w:val="clear" w:color="" w:fill=""/>
        </w:rPr>
        <w:t xml:space="preserve">) RNA-seq analyses are compiled from 2–3 biological replicates per genotype.</w:t>
      </w:r>
    </w:p>
    <w:p>
      <w:pPr/>
      <w:r>
        <w:pict>
          <v:shape type="#_x0000_t75" style="width:500px; height:309.50141110066px; margin-left:0px; margin-top:0px; mso-position-horizontal:left; mso-position-vertical:top; mso-position-horizontal-relative:char; mso-position-vertical-relative:line; z-index:-2147483647;">
            <v:imagedata r:id="rId60" o:title=""/>
          </v:shape>
        </w:pict>
      </w:r>
    </w:p>
    <w:p>
      <w:pPr>
        <w:pStyle w:val="jrnlFigBlock"/>
      </w:pPr>
    </w:p>
    <w:p>
      <w:pPr>
        <w:pStyle w:val="jrnlFigCaption"/>
      </w:pPr>
      <w:bookmarkStart w:id="9" w:name="F6-S1"/>
      <w:bookmarkEnd w:id="9"/>
      <w:r>
        <w:rPr>
          <w:rStyle w:val="label"/>
        </w:rPr>
        <w:t xml:space="preserve">Figure 6—figure supplement 1.</w:t>
      </w:r>
      <w:r>
        <w:rPr>
          <w:color w:val="#ff8000"/>
          <w:shd w:val="clear" w:color="" w:fill=""/>
        </w:rPr>
        <w:t xml:space="preserve"> Transcriptomic analysis of Stat5a- and Stat5b-deficient T cells.</w:t>
      </w:r>
    </w:p>
    <w:p>
      <w:pPr>
        <w:pStyle w:val="jrnlFigCaption"/>
      </w:pPr>
      <w:r>
        <w:rPr>
          <w:color w:val="#ff8000"/>
          <w:shd w:val="clear" w:color="" w:fill=""/>
        </w:rPr>
        <w:t xml:space="preserve">(</w:t>
      </w:r>
      <w:r>
        <w:rPr>
          <w:rStyle w:val="partLabel"/>
        </w:rPr>
        <w:t xml:space="preserve">A</w:t>
      </w:r>
      <w:r>
        <w:rPr>
          <w:color w:val="#ff8000"/>
          <w:shd w:val="clear" w:color="" w:fill=""/>
        </w:rPr>
        <w:t xml:space="preserve">) Cartoons depict the experimental conditions used for RNA-seq. CD4</w:t>
      </w:r>
      <w:r>
        <w:rPr>
          <w:color w:val="#ff8000"/>
          <w:vertAlign w:val="superscript"/>
          <w:shd w:val="clear" w:color="" w:fill=""/>
        </w:rPr>
        <w:t xml:space="preserve">+</w:t>
      </w:r>
      <w:r>
        <w:rPr>
          <w:color w:val="#ff8000"/>
          <w:shd w:val="clear" w:color="" w:fill=""/>
        </w:rPr>
        <w:t xml:space="preserve"> T cells were purified from WT and one-allele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then transcriptomes measured either directly ex vivo or after in vitro treatment with acute STAT5 stimuli. The ex vivo set included naive cells (first row) and IL-2Rα</w:t>
      </w:r>
      <w:r>
        <w:rPr>
          <w:color w:val="#ff8000"/>
          <w:vertAlign w:val="superscript"/>
          <w:shd w:val="clear" w:color="" w:fill=""/>
        </w:rPr>
        <w:t xml:space="preserve">+</w:t>
      </w:r>
      <w:r>
        <w:rPr>
          <w:color w:val="#ff8000"/>
          <w:shd w:val="clear" w:color="" w:fill=""/>
        </w:rPr>
        <w:t xml:space="preserve"> Treg cells (second row), while the in vitro set included naive cells exposed to IL-7 (third row) and effector cells exposed to IL-2 (fourth row). (</w:t>
      </w:r>
      <w:r>
        <w:rPr>
          <w:rStyle w:val="partLabel"/>
        </w:rPr>
        <w:t xml:space="preserve">B</w:t>
      </w:r>
      <w:r>
        <w:rPr>
          <w:color w:val="#ff8000"/>
          <w:shd w:val="clear" w:color="" w:fill=""/>
        </w:rPr>
        <w:t xml:space="preserve">) Multidimensional scaling (MDS) plots show the overall relatedness between experimental groups. Each biological replicate is represented by black (WT), blue (</w:t>
      </w:r>
      <w:r>
        <w:rPr>
          <w:color w:val="#ff8000"/>
          <w:i/>
          <w:iCs/>
          <w:shd w:val="clear" w:color="" w:fill=""/>
        </w:rPr>
        <w:t xml:space="preserve">Stat5a</w:t>
      </w:r>
      <w:r>
        <w:rPr>
          <w:color w:val="#ff8000"/>
          <w:shd w:val="clear" w:color="" w:fill=""/>
        </w:rPr>
        <w:t xml:space="preserve">-deficient) or orange (</w:t>
      </w:r>
      <w:r>
        <w:rPr>
          <w:color w:val="#ff8000"/>
          <w:i/>
          <w:iCs/>
          <w:shd w:val="clear" w:color="" w:fill=""/>
        </w:rPr>
        <w:t xml:space="preserve">Stat5b</w:t>
      </w:r>
      <w:r>
        <w:rPr>
          <w:color w:val="#ff8000"/>
          <w:shd w:val="clear" w:color="" w:fill=""/>
        </w:rPr>
        <w:t xml:space="preserve">-deficient) elements. (</w:t>
      </w:r>
      <w:r>
        <w:rPr>
          <w:rStyle w:val="partLabel"/>
        </w:rPr>
        <w:t xml:space="preserve">C</w:t>
      </w:r>
      <w:r>
        <w:rPr>
          <w:color w:val="#ff8000"/>
          <w:shd w:val="clear" w:color="" w:fill=""/>
        </w:rPr>
        <w:t xml:space="preserve">) Volcano plots show fold changes and variances for all transcripts relative to WT controls. Those exhibiting &gt;1.5 fold change and p&lt;0.05 are highlighted. Numbers indicate the sum of transcripts that were down-regulated (upper left) or up-regulated (upper right) in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cells. Dotted red lines are drawn at 2 fold changes and 0.05 p values. (</w:t>
      </w:r>
      <w:r>
        <w:rPr>
          <w:rStyle w:val="partLabel"/>
        </w:rPr>
        <w:t xml:space="preserve">D</w:t>
      </w:r>
      <w:r>
        <w:rPr>
          <w:color w:val="#ff8000"/>
          <w:shd w:val="clear" w:color="" w:fill=""/>
        </w:rPr>
        <w:t xml:space="preserve">) Venn diagrams indicate the number of transcripts exhibiting &gt;1.5 fold change and &lt;0.05 p values only in </w:t>
      </w:r>
      <w:r>
        <w:rPr>
          <w:color w:val="#ff8000"/>
          <w:i/>
          <w:iCs/>
          <w:shd w:val="clear" w:color="" w:fill=""/>
        </w:rPr>
        <w:t xml:space="preserve">Stat5a</w:t>
      </w:r>
      <w:r>
        <w:rPr>
          <w:color w:val="#ff8000"/>
          <w:shd w:val="clear" w:color="" w:fill=""/>
        </w:rPr>
        <w:t xml:space="preserve">-deficient cells (blue), only in </w:t>
      </w:r>
      <w:r>
        <w:rPr>
          <w:color w:val="#ff8000"/>
          <w:i/>
          <w:iCs/>
          <w:shd w:val="clear" w:color="" w:fill=""/>
        </w:rPr>
        <w:t xml:space="preserve">Stat5b</w:t>
      </w:r>
      <w:r>
        <w:rPr>
          <w:color w:val="#ff8000"/>
          <w:shd w:val="clear" w:color="" w:fill=""/>
        </w:rPr>
        <w:t xml:space="preserve">-deficient cells (orange) or in both genotypes (black). (</w:t>
      </w:r>
      <w:r>
        <w:rPr>
          <w:rStyle w:val="partLabel"/>
        </w:rPr>
        <w:t xml:space="preserve">E</w:t>
      </w:r>
      <w:r>
        <w:rPr>
          <w:color w:val="#ff8000"/>
          <w:shd w:val="clear" w:color="" w:fill=""/>
        </w:rPr>
        <w:t xml:space="preserve">) XY plots show log 2 fold change for STAT5-regulated genes in </w:t>
      </w:r>
      <w:r>
        <w:rPr>
          <w:color w:val="#ff8000"/>
          <w:i/>
          <w:iCs/>
          <w:shd w:val="clear" w:color="" w:fill=""/>
        </w:rPr>
        <w:t xml:space="preserve">Stat5a</w:t>
      </w:r>
      <w:r>
        <w:rPr>
          <w:color w:val="#ff8000"/>
          <w:shd w:val="clear" w:color="" w:fill=""/>
        </w:rPr>
        <w:t xml:space="preserve">-deficient (x axis) versus </w:t>
      </w:r>
      <w:r>
        <w:rPr>
          <w:color w:val="#ff8000"/>
          <w:i/>
          <w:iCs/>
          <w:shd w:val="clear" w:color="" w:fill=""/>
        </w:rPr>
        <w:t xml:space="preserve">Stat5b</w:t>
      </w:r>
      <w:r>
        <w:rPr>
          <w:color w:val="#ff8000"/>
          <w:shd w:val="clear" w:color="" w:fill=""/>
        </w:rPr>
        <w:t xml:space="preserve">-deficient (y axis) cells. Blue and orange elements represent transcripts designated as STAT5A- or STAT5B-specific, respectively. Dotted red lines are drawn at 1.5 fold changes. (</w:t>
      </w:r>
      <w:r>
        <w:rPr>
          <w:rStyle w:val="partLabel"/>
        </w:rPr>
        <w:t xml:space="preserve">A–-E</w:t>
      </w:r>
      <w:r>
        <w:rPr>
          <w:color w:val="#ff8000"/>
          <w:shd w:val="clear" w:color="" w:fill=""/>
        </w:rPr>
        <w:t xml:space="preserve">) Analyses are compiled from 2 to 3 biological replicates per genotype.</w:t>
      </w:r>
    </w:p>
    <w:p>
      <w:pPr/>
      <w:r>
        <w:pict>
          <v:shape type="#_x0000_t75" style="width:500px; height:315.61618062088px; margin-left:0px; margin-top:0px; mso-position-horizontal:left; mso-position-vertical:top; mso-position-horizontal-relative:char; mso-position-vertical-relative:line; z-index:-2147483647;">
            <v:imagedata r:id="rId61" o:title=""/>
          </v:shape>
        </w:pict>
      </w:r>
    </w:p>
    <w:p>
      <w:pPr>
        <w:pStyle w:val="jrnlFigBlock"/>
      </w:pPr>
    </w:p>
    <w:p>
      <w:pPr>
        <w:pStyle w:val="jrnlFigCaption"/>
      </w:pPr>
      <w:bookmarkStart w:id="10" w:name="F6-S2"/>
      <w:bookmarkEnd w:id="10"/>
      <w:r>
        <w:rPr>
          <w:rStyle w:val="label"/>
        </w:rPr>
        <w:t xml:space="preserve">Figure 6—figure supplement 2.</w:t>
      </w:r>
      <w:r>
        <w:rPr>
          <w:color w:val="#ff8000"/>
          <w:shd w:val="clear" w:color="" w:fill=""/>
        </w:rPr>
        <w:t xml:space="preserve"> Transcriptomic analysis of Stat5a- and Stat5b-deficient T cells.</w:t>
      </w:r>
    </w:p>
    <w:p>
      <w:pPr>
        <w:pStyle w:val="jrnlFigCaption"/>
      </w:pPr>
      <w:r>
        <w:rPr>
          <w:color w:val="#ff8000"/>
          <w:shd w:val="clear" w:color="" w:fill=""/>
        </w:rPr>
        <w:t xml:space="preserve">Genome browser tracks show transcript abundance in WT (grey), </w:t>
      </w:r>
      <w:r>
        <w:rPr>
          <w:color w:val="#ff8000"/>
          <w:i/>
          <w:iCs/>
          <w:shd w:val="clear" w:color="" w:fill=""/>
        </w:rPr>
        <w:t xml:space="preserve">Stat5a</w:t>
      </w:r>
      <w:r>
        <w:rPr>
          <w:color w:val="#ff8000"/>
          <w:shd w:val="clear" w:color="" w:fill=""/>
        </w:rPr>
        <w:t xml:space="preserve">-deficient (blue) or </w:t>
      </w:r>
      <w:r>
        <w:rPr>
          <w:color w:val="#ff8000"/>
          <w:i/>
          <w:iCs/>
          <w:shd w:val="clear" w:color="" w:fill=""/>
        </w:rPr>
        <w:t xml:space="preserve">Stat5b</w:t>
      </w:r>
      <w:r>
        <w:rPr>
          <w:color w:val="#ff8000"/>
          <w:shd w:val="clear" w:color="" w:fill=""/>
        </w:rPr>
        <w:t xml:space="preserve">-deficient (orange) cells. Vertical RPKM scale varies from gene to gene (but not across experimental conditions) and is denoted by the numbers at the upper left of each column. Shown is one of 2–3 biological replicates per genotype.</w:t>
      </w:r>
    </w:p>
    <w:p>
      <w:pPr/>
      <w:r>
        <w:pict>
          <v:shape type="#_x0000_t75" style="width:500px; height:203.66886171214px; margin-left:0px; margin-top:0px; mso-position-horizontal:left; mso-position-vertical:top; mso-position-horizontal-relative:char; mso-position-vertical-relative:line; z-index:-2147483647;">
            <v:imagedata r:id="rId62" o:title=""/>
          </v:shape>
        </w:pict>
      </w:r>
    </w:p>
    <w:p>
      <w:pPr>
        <w:pStyle w:val="jrnlSecPara"/>
      </w:pPr>
      <w:r>
        <w:rPr>
          <w:sz w:val="22"/>
          <w:szCs w:val="22"/>
          <w:shd w:val="clear" w:color="" w:fill=""/>
        </w:rPr>
        <w:t xml:space="preserve">We began our transcriptomic survey by performing multidimensional scaling of the datasets, thereby gaining a broad overview of the experimental groups.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cells typically clustered together and equidistant from WT controls, suggesting that the loss of either paralog has comparable genome-wide effects (</w:t>
      </w:r>
      <w:hyperlink w:anchor="F6-S1" w:history="1">
        <w:r>
          <w:rPr>
            <w:rStyle w:val="jrnlFigRef"/>
          </w:rPr>
          <w:t xml:space="preserve">Figure 6—figure supplement 1B</w:t>
        </w:r>
      </w:hyperlink>
      <w:r>
        <w:rPr>
          <w:sz w:val="22"/>
          <w:szCs w:val="22"/>
          <w:shd w:val="clear" w:color="" w:fill=""/>
        </w:rPr>
        <w:t xml:space="preserve">). Next, we used statistical variance to identify differentially expressed genes. Surprisingly, we found widespread discord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cells; many transcripts appeared dysregulated in the absence of one paralog or the other (</w:t>
      </w:r>
      <w:hyperlink w:anchor="F6-S1" w:history="1">
        <w:r>
          <w:rPr>
            <w:rStyle w:val="jrnlFigRef"/>
          </w:rPr>
          <w:t xml:space="preserve">Figure 6—figure supplement 1C–D</w:t>
        </w:r>
      </w:hyperlink>
      <w:r>
        <w:rPr>
          <w:sz w:val="22"/>
          <w:szCs w:val="22"/>
          <w:shd w:val="clear" w:color="" w:fill=""/>
        </w:rPr>
        <w:t xml:space="preserve">). However, upon close inspection, we concluded that this disparity was largely due to the arbitrary fold-change cutoff that was used. Most genes that were designated as STAT5B-specific were also affected by the loss of STAT5A (and vice versa), albeit to a lesser degree that did not reach our 2-fold threshold (</w:t>
      </w:r>
      <w:hyperlink w:anchor="F6-S1" w:history="1">
        <w:r>
          <w:rPr>
            <w:rStyle w:val="jrnlFigRef"/>
          </w:rPr>
          <w:t xml:space="preserve">Figure 6—figure supplement 1E</w:t>
        </w:r>
      </w:hyperlink>
      <w:r>
        <w:rPr>
          <w:sz w:val="22"/>
          <w:szCs w:val="22"/>
          <w:shd w:val="clear" w:color="" w:fill=""/>
        </w:rPr>
        <w:t xml:space="preserve">). To avoid this statistical artifact, we devised a ‘paralog preference’ scale whereby all STAT5-sensitive genes were compiled and ranked according to how much they were impacted by the loss of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 This analysis revealed a binomial distribution for all experimental conditions. The majority of genes were in central bins, affected by both STAT5A and STAT5B, while membership in peripheral bins decreased steadily as paralog preference increased. Importantly, all curves were shifted towards STAT5B, suggesting that STAT5-sensitive genes are generally more impacted by STAT5B than STAT5A (</w:t>
      </w:r>
      <w:hyperlink w:anchor="F6" w:history="1">
        <w:r>
          <w:rPr>
            <w:rStyle w:val="jrnlFigRef"/>
          </w:rPr>
          <w:t xml:space="preserve">Figure 6B</w:t>
        </w:r>
      </w:hyperlink>
      <w:r>
        <w:rPr>
          <w:sz w:val="22"/>
          <w:szCs w:val="22"/>
          <w:shd w:val="clear" w:color="" w:fill=""/>
        </w:rPr>
        <w:t xml:space="preserve">). This latter trend was also evident at the protein level; IL-2-driven (but not IL-6-driven) induction of IL-2Rα was clearly more diminished in </w:t>
      </w:r>
      <w:r>
        <w:rPr>
          <w:sz w:val="22"/>
          <w:szCs w:val="22"/>
          <w:i/>
          <w:iCs/>
          <w:shd w:val="clear" w:color="" w:fill=""/>
        </w:rPr>
        <w:t xml:space="preserve">Stat5b</w:t>
      </w:r>
      <w:r>
        <w:rPr>
          <w:sz w:val="22"/>
          <w:szCs w:val="22"/>
          <w:shd w:val="clear" w:color="" w:fill=""/>
        </w:rPr>
        <w:t xml:space="preserve">-deficient cells than in </w:t>
      </w:r>
      <w:r>
        <w:rPr>
          <w:sz w:val="22"/>
          <w:szCs w:val="22"/>
          <w:i/>
          <w:iCs/>
          <w:shd w:val="clear" w:color="" w:fill=""/>
        </w:rPr>
        <w:t xml:space="preserve">Stat5a</w:t>
      </w:r>
      <w:r>
        <w:rPr>
          <w:sz w:val="22"/>
          <w:szCs w:val="22"/>
          <w:shd w:val="clear" w:color="" w:fill=""/>
        </w:rPr>
        <w:t xml:space="preserve">-deficient counterparts (</w:t>
      </w:r>
      <w:hyperlink w:anchor="F6" w:history="1">
        <w:r>
          <w:rPr>
            <w:rStyle w:val="jrnlFigRef"/>
          </w:rPr>
          <w:t xml:space="preserve">Figure 6E</w:t>
        </w:r>
      </w:hyperlink>
      <w:r>
        <w:rPr>
          <w:sz w:val="22"/>
          <w:szCs w:val="22"/>
          <w:shd w:val="clear" w:color="" w:fill=""/>
        </w:rPr>
        <w:t xml:space="preserve">). Collectively, these data affirm that STAT5B is dominant over STAT5A while, at the same time, demonstrating pervasive redundancy at the level of gene transcription.</w:t>
      </w:r>
    </w:p>
    <w:p>
      <w:pPr>
        <w:pStyle w:val="jrnlSecPara"/>
      </w:pPr>
      <w:r>
        <w:rPr>
          <w:sz w:val="22"/>
          <w:szCs w:val="22"/>
          <w:shd w:val="clear" w:color="" w:fill=""/>
        </w:rPr>
        <w:t xml:space="preserve">Beyond quantitative differences, our transcriptomic survey also revealed qualitative differences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cells. Using strict analysis criteria, we discovered that between 12% and 22% of all STAT5-sensitive genes can be classified as paralog-specific, meaning that they are solely dependent on either STAT5A or STAT5B. The absolute number of paralog-specific genes varied across cell states and stimuli, with the largest allotment found in IL-7-treated naive cells, and was typically skewed towards STAT5B (</w:t>
      </w:r>
      <w:hyperlink w:anchor="F6" w:history="1">
        <w:r>
          <w:rPr>
            <w:rStyle w:val="jrnlFigRef"/>
          </w:rPr>
          <w:t xml:space="preserve">Figure 6C</w:t>
        </w:r>
      </w:hyperlink>
      <w:r>
        <w:rPr>
          <w:sz w:val="22"/>
          <w:szCs w:val="22"/>
          <w:shd w:val="clear" w:color="" w:fill=""/>
        </w:rPr>
        <w:t xml:space="preserve"> &amp; </w:t>
      </w:r>
      <w:hyperlink w:anchor="F6-S1" w:history="1">
        <w:r>
          <w:rPr>
            <w:rStyle w:val="jrnlFigRef"/>
          </w:rPr>
          <w:t xml:space="preserve">Figure 6—figure supplement 1E</w:t>
        </w:r>
      </w:hyperlink>
      <w:r>
        <w:rPr>
          <w:sz w:val="22"/>
          <w:szCs w:val="22"/>
          <w:shd w:val="clear" w:color="" w:fill=""/>
        </w:rPr>
        <w:t xml:space="preserve">). Thus, we can create 2 general categories: ‘pan-STAT5' genes that are regulated by both STAT5A and STAT5B (e.g. </w:t>
      </w:r>
      <w:r>
        <w:rPr>
          <w:sz w:val="22"/>
          <w:szCs w:val="22"/>
          <w:i/>
          <w:iCs/>
          <w:shd w:val="clear" w:color="" w:fill=""/>
        </w:rPr>
        <w:t xml:space="preserve">Pdk1, Cish, Lta</w:t>
      </w:r>
      <w:r>
        <w:rPr>
          <w:sz w:val="22"/>
          <w:szCs w:val="22"/>
          <w:shd w:val="clear" w:color="" w:fill=""/>
        </w:rPr>
        <w:t xml:space="preserve">) and 'paralog-specific' genes that are regulated by either STAT5A (e.g. </w:t>
      </w:r>
      <w:r>
        <w:rPr>
          <w:sz w:val="22"/>
          <w:szCs w:val="22"/>
          <w:i/>
          <w:iCs/>
          <w:shd w:val="clear" w:color="" w:fill=""/>
        </w:rPr>
        <w:t xml:space="preserve">Smc6</w:t>
      </w:r>
      <w:r>
        <w:rPr>
          <w:sz w:val="22"/>
          <w:szCs w:val="22"/>
          <w:shd w:val="clear" w:color="" w:fill=""/>
        </w:rPr>
        <w:t xml:space="preserve">) or STAT5B (e.g. </w:t>
      </w:r>
      <w:r>
        <w:rPr>
          <w:sz w:val="22"/>
          <w:szCs w:val="22"/>
          <w:i/>
          <w:iCs/>
          <w:shd w:val="clear" w:color="" w:fill=""/>
        </w:rPr>
        <w:t xml:space="preserve">Cd74</w:t>
      </w:r>
      <w:r>
        <w:rPr>
          <w:sz w:val="22"/>
          <w:szCs w:val="22"/>
          <w:shd w:val="clear" w:color="" w:fill=""/>
        </w:rPr>
        <w:t xml:space="preserve">)(</w:t>
      </w:r>
      <w:hyperlink w:anchor="F6" w:history="1">
        <w:r>
          <w:rPr>
            <w:rStyle w:val="jrnlFigRef"/>
          </w:rPr>
          <w:t xml:space="preserve">Figure 6D</w:t>
        </w:r>
      </w:hyperlink>
      <w:r>
        <w:rPr>
          <w:sz w:val="22"/>
          <w:szCs w:val="22"/>
          <w:shd w:val="clear" w:color="" w:fill=""/>
        </w:rPr>
        <w:t xml:space="preserve"> &amp; </w:t>
      </w:r>
      <w:hyperlink w:anchor="F6-S2" w:history="1">
        <w:r>
          <w:rPr>
            <w:rStyle w:val="jrnlFigRef"/>
          </w:rPr>
          <w:t xml:space="preserve">Figure 6—figure supplement 2</w:t>
        </w:r>
      </w:hyperlink>
      <w:r>
        <w:rPr>
          <w:sz w:val="22"/>
          <w:szCs w:val="22"/>
          <w:shd w:val="clear" w:color="" w:fill=""/>
        </w:rPr>
        <w:t xml:space="preserve">). Given that pan-STAT5 genes are much more numerous, we propose that phenotypic differences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 deficient T cells are due largely to paralog preference, owing to the fact that deletion of </w:t>
      </w:r>
      <w:r>
        <w:rPr>
          <w:sz w:val="22"/>
          <w:szCs w:val="22"/>
          <w:i/>
          <w:iCs/>
          <w:shd w:val="clear" w:color="" w:fill=""/>
        </w:rPr>
        <w:t xml:space="preserve">Stat5b</w:t>
      </w:r>
      <w:r>
        <w:rPr>
          <w:sz w:val="22"/>
          <w:szCs w:val="22"/>
          <w:shd w:val="clear" w:color="" w:fill=""/>
        </w:rPr>
        <w:t xml:space="preserve"> has greater quantitative impact, with limited contribution from qualitative, paralog-specific effects.</w:t>
      </w:r>
    </w:p>
    <w:p/>
    <w:p>
      <w:pPr>
        <w:pStyle w:val="jrnlHead2"/>
      </w:pPr>
      <w:r>
        <w:rPr>
          <w:color w:val="#134985"/>
          <w:sz w:val="46"/>
          <w:szCs w:val="46"/>
          <w:b/>
          <w:shd w:val="clear" w:color="" w:fill=""/>
        </w:rPr>
        <w:t xml:space="preserve">Paralog dose dictates genome-wide distribution of STAT5</w:t>
      </w:r>
    </w:p>
    <w:p>
      <w:pPr>
        <w:pStyle w:val="jrnlSecPara"/>
      </w:pPr>
      <w:r>
        <w:rPr>
          <w:sz w:val="22"/>
          <w:szCs w:val="22"/>
          <w:shd w:val="clear" w:color="" w:fill=""/>
        </w:rPr>
        <w:t xml:space="preserve">Functional divergence between STAT5A and STAT5B could be due to differences in target gene selection. Previous studies have addressed this issue by comparing genomic distributions by ChIP-seq (chromatin immunoprecipitation followed by massively parallel sequencing) using separate, paralog-specific antibodies in WT cells (</w:t>
      </w:r>
      <w:hyperlink w:anchor="R37" w:history="1">
        <w:r>
          <w:rPr>
            <w:rStyle w:val="jrnlBibRef"/>
          </w:rPr>
          <w:t xml:space="preserve">Liao et al., 2008</w:t>
        </w:r>
      </w:hyperlink>
      <w:r>
        <w:rPr>
          <w:sz w:val="22"/>
          <w:szCs w:val="22"/>
          <w:shd w:val="clear" w:color="" w:fill=""/>
        </w:rPr>
        <w:t xml:space="preserve">; </w:t>
      </w:r>
      <w:hyperlink w:anchor="R38" w:history="1">
        <w:r>
          <w:rPr>
            <w:rStyle w:val="jrnlBibRef"/>
          </w:rPr>
          <w:t xml:space="preserve">2011</w:t>
        </w:r>
      </w:hyperlink>
      <w:r>
        <w:rPr>
          <w:sz w:val="22"/>
          <w:szCs w:val="22"/>
          <w:shd w:val="clear" w:color="" w:fill=""/>
        </w:rPr>
        <w:t xml:space="preserve">; </w:t>
      </w:r>
      <w:hyperlink w:anchor="R27" w:history="1">
        <w:r>
          <w:rPr>
            <w:rStyle w:val="jrnlBibRef"/>
          </w:rPr>
          <w:t xml:space="preserve">Kanai et al., 2014</w:t>
        </w:r>
      </w:hyperlink>
      <w:r>
        <w:rPr>
          <w:sz w:val="22"/>
          <w:szCs w:val="22"/>
          <w:shd w:val="clear" w:color="" w:fill=""/>
        </w:rPr>
        <w:t xml:space="preserve">). We took an alternative approach involving a single antibody that recognizes both paralogs and T cells from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-deficient mice, as well as ‘double heterozygotes’ (hereafter referred to as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mice). In line with previous studies, 1275 unique regions of STAT5 occupancy were called for WT cells(</w:t>
      </w:r>
      <w:hyperlink w:anchor="F7" w:history="1">
        <w:r>
          <w:rPr>
            <w:rStyle w:val="jrnlFigRef"/>
          </w:rPr>
          <w:t xml:space="preserve">Figure 7A</w:t>
        </w:r>
      </w:hyperlink>
      <w:r>
        <w:rPr>
          <w:sz w:val="22"/>
          <w:szCs w:val="22"/>
          <w:shd w:val="clear" w:color="" w:fill=""/>
        </w:rPr>
        <w:t xml:space="preserve">). By contrast,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cells had fewer peaks (658 total; </w:t>
      </w:r>
      <w:hyperlink w:anchor="F7" w:history="1">
        <w:r>
          <w:rPr>
            <w:rStyle w:val="jrnlFigRef"/>
          </w:rPr>
          <w:t xml:space="preserve">Figure 7A</w:t>
        </w:r>
      </w:hyperlink>
      <w:r>
        <w:rPr>
          <w:sz w:val="22"/>
          <w:szCs w:val="22"/>
          <w:shd w:val="clear" w:color="" w:fill=""/>
        </w:rPr>
        <w:t xml:space="preserve">) that tended to be less robust (i.e. lower signal intensity) than those found in WT controls (</w:t>
      </w:r>
      <w:hyperlink w:anchor="F7" w:history="1">
        <w:r>
          <w:rPr>
            <w:rStyle w:val="jrnlFigRef"/>
          </w:rPr>
          <w:t xml:space="preserve">Figure 7D</w:t>
        </w:r>
      </w:hyperlink>
      <w:r>
        <w:rPr>
          <w:sz w:val="22"/>
          <w:szCs w:val="22"/>
          <w:shd w:val="clear" w:color="" w:fill=""/>
        </w:rPr>
        <w:t xml:space="preserve">), indicating that changes in STAT5 availability can impact genomic distribution even when both paralogs are present. Total peaks were also reduced in </w:t>
      </w:r>
      <w:r>
        <w:rPr>
          <w:sz w:val="22"/>
          <w:szCs w:val="22"/>
          <w:i/>
          <w:iCs/>
          <w:shd w:val="clear" w:color="" w:fill=""/>
        </w:rPr>
        <w:t xml:space="preserve">Stat5a</w:t>
      </w:r>
      <w:r>
        <w:rPr>
          <w:sz w:val="22"/>
          <w:szCs w:val="22"/>
          <w:shd w:val="clear" w:color="" w:fill=""/>
        </w:rPr>
        <w:t xml:space="preserve">-deficient cells (609 total) and almost expunged in </w:t>
      </w:r>
      <w:r>
        <w:rPr>
          <w:sz w:val="22"/>
          <w:szCs w:val="22"/>
          <w:i/>
          <w:iCs/>
          <w:shd w:val="clear" w:color="" w:fill=""/>
        </w:rPr>
        <w:t xml:space="preserve">Stat5b</w:t>
      </w:r>
      <w:r>
        <w:rPr>
          <w:sz w:val="22"/>
          <w:szCs w:val="22"/>
          <w:shd w:val="clear" w:color="" w:fill=""/>
        </w:rPr>
        <w:t xml:space="preserve">-deficient cells (97 total), again, illustrating both the relevance of the former and the dominance of the latter (</w:t>
      </w:r>
      <w:hyperlink w:anchor="F7" w:history="1">
        <w:r>
          <w:rPr>
            <w:rStyle w:val="jrnlFigRef"/>
          </w:rPr>
          <w:t xml:space="preserve">Figure 7A</w:t>
        </w:r>
      </w:hyperlink>
      <w:r>
        <w:rPr>
          <w:sz w:val="22"/>
          <w:szCs w:val="22"/>
          <w:shd w:val="clear" w:color="" w:fill=""/>
        </w:rPr>
        <w:t xml:space="preserve">). STAT5 peaks were similarly localized across all genotypes - they typically congregated near transcriptional start sites but could also be found at distal regions, sometimes &gt;100 kb from annotated genes - and were highly enriched for STAT-binding motifs (</w:t>
      </w:r>
      <w:hyperlink w:anchor="F7" w:history="1">
        <w:r>
          <w:rPr>
            <w:rStyle w:val="jrnlFigRef"/>
          </w:rPr>
          <w:t xml:space="preserve">Figure 7B</w:t>
        </w:r>
      </w:hyperlink>
      <w:r>
        <w:rPr>
          <w:sz w:val="22"/>
          <w:szCs w:val="22"/>
          <w:shd w:val="clear" w:color="" w:fill=""/>
        </w:rPr>
        <w:t xml:space="preserve"> &amp; </w:t>
      </w:r>
      <w:hyperlink w:anchor="F7-S1" w:history="1">
        <w:r>
          <w:rPr>
            <w:rStyle w:val="jrnlFigRef"/>
          </w:rPr>
          <w:t xml:space="preserve">Figure 7—figure supplement 1</w:t>
        </w:r>
      </w:hyperlink>
      <w:r>
        <w:rPr>
          <w:sz w:val="22"/>
          <w:szCs w:val="22"/>
          <w:shd w:val="clear" w:color="" w:fill=""/>
        </w:rPr>
        <w:t xml:space="preserve">).</w:t>
      </w:r>
    </w:p>
    <w:p>
      <w:pPr>
        <w:pStyle w:val="jrnlFigBlock"/>
      </w:pPr>
    </w:p>
    <w:p>
      <w:pPr>
        <w:pStyle w:val="jrnlFigCaption"/>
      </w:pPr>
      <w:bookmarkStart w:id="11" w:name="F7"/>
      <w:bookmarkEnd w:id="11"/>
      <w:r>
        <w:rPr>
          <w:rStyle w:val="label"/>
        </w:rPr>
        <w:t xml:space="preserve">Figure 7.</w:t>
      </w:r>
      <w:r>
        <w:rPr>
          <w:color w:val="#ff8000"/>
          <w:shd w:val="clear" w:color="" w:fill=""/>
        </w:rPr>
        <w:t xml:space="preserve"> Influence of paralog dose on genomic distribution of STAT5.</w:t>
      </w:r>
    </w:p>
    <w:p>
      <w:pPr>
        <w:pStyle w:val="jrnlFigCaption"/>
      </w:pPr>
      <w:r>
        <w:rPr>
          <w:color w:val="#ff8000"/>
          <w:shd w:val="clear" w:color="" w:fill=""/>
        </w:rPr>
        <w:t xml:space="preserve">(</w:t>
      </w:r>
      <w:r>
        <w:rPr>
          <w:rStyle w:val="partLabel"/>
        </w:rPr>
        <w:t xml:space="preserve">A</w:t>
      </w:r>
      <w:r>
        <w:rPr>
          <w:color w:val="#ff8000"/>
          <w:shd w:val="clear" w:color="" w:fill=""/>
        </w:rPr>
        <w:t xml:space="preserve">) CD4</w:t>
      </w:r>
      <w:r>
        <w:rPr>
          <w:color w:val="#ff8000"/>
          <w:vertAlign w:val="superscript"/>
          <w:shd w:val="clear" w:color="" w:fill=""/>
        </w:rPr>
        <w:t xml:space="preserve">+</w:t>
      </w:r>
      <w:r>
        <w:rPr>
          <w:color w:val="#ff8000"/>
          <w:shd w:val="clear" w:color="" w:fill=""/>
        </w:rPr>
        <w:t xml:space="preserve"> T cells from WT,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and two-allele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were cultured in the presence of IL-2, then processed for pan-STAT5 ChIP-seq. Bar graph shows the total number of STAT5-bound peaks in each genotype. (</w:t>
      </w:r>
      <w:r>
        <w:rPr>
          <w:rStyle w:val="partLabel"/>
        </w:rPr>
        <w:t xml:space="preserve">B</w:t>
      </w:r>
      <w:r>
        <w:rPr>
          <w:color w:val="#ff8000"/>
          <w:shd w:val="clear" w:color="" w:fill=""/>
        </w:rPr>
        <w:t xml:space="preserve">) Histogram shows distribution of STAT5-bound peaks relative to transcriptional start sites (TSS). (</w:t>
      </w:r>
      <w:r>
        <w:rPr>
          <w:rStyle w:val="partLabel"/>
        </w:rPr>
        <w:t xml:space="preserve">C</w:t>
      </w:r>
      <w:r>
        <w:rPr>
          <w:color w:val="#ff8000"/>
          <w:shd w:val="clear" w:color="" w:fill=""/>
        </w:rPr>
        <w:t xml:space="preserve">) Circos plot shows overlap of STAT5-bound beaks across genotypes. Connection width represents the number of overlapping peaks. Only peaks shared with WT cells are shown. Those found only in WT cells are presented as a white semi-circle at the top. (</w:t>
      </w:r>
      <w:r>
        <w:rPr>
          <w:rStyle w:val="partLabel"/>
        </w:rPr>
        <w:t xml:space="preserve">D</w:t>
      </w:r>
      <w:r>
        <w:rPr>
          <w:color w:val="#ff8000"/>
          <w:shd w:val="clear" w:color="" w:fill=""/>
        </w:rPr>
        <w:t xml:space="preserve">) Bar graph shows the percentage of WT peaks detected in each genotype (WT=100%). Violin plot depicts the total number of sequenced tags (i.e. peak intensity) for peak shared with WT controls. (</w:t>
      </w:r>
      <w:r>
        <w:rPr>
          <w:rStyle w:val="partLabel"/>
        </w:rPr>
        <w:t xml:space="preserve">E</w:t>
      </w:r>
      <w:r>
        <w:rPr>
          <w:color w:val="#ff8000"/>
          <w:shd w:val="clear" w:color="" w:fill=""/>
        </w:rPr>
        <w:t xml:space="preserve">) Genome browser tracks show STAT5 peaks near selected genes. Numbers indicate the maximum peak height within the interval. (</w:t>
      </w:r>
      <w:r>
        <w:rPr>
          <w:rStyle w:val="partLabel"/>
        </w:rPr>
        <w:t xml:space="preserve">A–E</w:t>
      </w:r>
      <w:r>
        <w:rPr>
          <w:color w:val="#ff8000"/>
          <w:shd w:val="clear" w:color="" w:fill=""/>
        </w:rPr>
        <w:t xml:space="preserve">) Data are representative of two biological replicates.</w:t>
      </w:r>
    </w:p>
    <w:p>
      <w:pPr/>
      <w:r>
        <w:pict>
          <v:shape type="#_x0000_t75" style="width:500px; height:173.80056444026px; margin-left:0px; margin-top:0px; mso-position-horizontal:left; mso-position-vertical:top; mso-position-horizontal-relative:char; mso-position-vertical-relative:line; z-index:-2147483647;">
            <v:imagedata r:id="rId66" o:title=""/>
          </v:shape>
        </w:pict>
      </w:r>
    </w:p>
    <w:p>
      <w:pPr>
        <w:pStyle w:val="jrnlFigBlock"/>
      </w:pPr>
    </w:p>
    <w:p>
      <w:pPr>
        <w:pStyle w:val="jrnlFigCaption"/>
      </w:pPr>
      <w:bookmarkStart w:id="12" w:name="F7-S1"/>
      <w:bookmarkEnd w:id="12"/>
      <w:r>
        <w:rPr>
          <w:rStyle w:val="label"/>
        </w:rPr>
        <w:t xml:space="preserve">Figure 7—figure supplement 1.</w:t>
      </w:r>
      <w:r>
        <w:rPr>
          <w:color w:val="#ff8000"/>
          <w:shd w:val="clear" w:color="" w:fill=""/>
        </w:rPr>
        <w:t xml:space="preserve"> Transcription factor motifs associated with STAT5 binding peaks.</w:t>
      </w:r>
    </w:p>
    <w:p>
      <w:pPr>
        <w:pStyle w:val="jrnlFigCaption"/>
      </w:pPr>
      <w:r>
        <w:rPr>
          <w:color w:val="#ff8000"/>
          <w:shd w:val="clear" w:color="" w:fill=""/>
        </w:rPr>
        <w:t xml:space="preserve">CD4</w:t>
      </w:r>
      <w:r>
        <w:rPr>
          <w:color w:val="#ff8000"/>
          <w:vertAlign w:val="superscript"/>
          <w:shd w:val="clear" w:color="" w:fill=""/>
        </w:rPr>
        <w:t xml:space="preserve">+</w:t>
      </w:r>
      <w:r>
        <w:rPr>
          <w:color w:val="#ff8000"/>
          <w:shd w:val="clear" w:color="" w:fill=""/>
        </w:rPr>
        <w:t xml:space="preserve"> T cells were isolated from WT,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and two-allele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then cultured in the presence of IL-2 and processed for ChIP-seq. Chart shows the top ten transcription factor-binding motifs associated with STAT5 peaks in each genotype. p Values and enrichment (% STAT5 peaks with indicated motif ÷% random peaks with indicated motif) are shown for one of two biological replicates.</w:t>
      </w:r>
    </w:p>
    <w:p>
      <w:pPr/>
      <w:r>
        <w:pict>
          <v:shape type="#_x0000_t75" style="width:500px; height:224.60496613995px; margin-left:0px; margin-top:0px; mso-position-horizontal:left; mso-position-vertical:top; mso-position-horizontal-relative:char; mso-position-vertical-relative:line; z-index:-2147483647;">
            <v:imagedata r:id="rId67" o:title=""/>
          </v:shape>
        </w:pict>
      </w:r>
    </w:p>
    <w:p>
      <w:pPr>
        <w:pStyle w:val="jrnlFigBlock"/>
      </w:pPr>
    </w:p>
    <w:p>
      <w:pPr>
        <w:pStyle w:val="jrnlFigCaption"/>
      </w:pPr>
      <w:bookmarkStart w:id="13" w:name="F7-S2"/>
      <w:bookmarkEnd w:id="13"/>
      <w:r>
        <w:rPr>
          <w:rStyle w:val="label"/>
        </w:rPr>
        <w:t xml:space="preserve">Figure 7—figure supplement 2.</w:t>
      </w:r>
      <w:r>
        <w:rPr>
          <w:color w:val="#ff8000"/>
          <w:shd w:val="clear" w:color="" w:fill=""/>
        </w:rPr>
        <w:t xml:space="preserve"> Correlation between STAT5 binding and transcription of Il2ra, Bcl2 and Bcl6.</w:t>
      </w:r>
    </w:p>
    <w:p>
      <w:pPr>
        <w:pStyle w:val="jrnlFigCaption"/>
      </w:pPr>
      <w:r>
        <w:rPr>
          <w:color w:val="#ff8000"/>
          <w:shd w:val="clear" w:color="" w:fill=""/>
        </w:rPr>
        <w:t xml:space="preserve">(</w:t>
      </w:r>
      <w:r>
        <w:rPr>
          <w:rStyle w:val="partLabel"/>
        </w:rPr>
        <w:t xml:space="preserve">A</w:t>
      </w:r>
      <w:r>
        <w:rPr>
          <w:color w:val="#ff8000"/>
          <w:shd w:val="clear" w:color="" w:fill=""/>
        </w:rPr>
        <w:t xml:space="preserve">) Effector CD4</w:t>
      </w:r>
      <w:r>
        <w:rPr>
          <w:color w:val="#ff8000"/>
          <w:vertAlign w:val="superscript"/>
          <w:shd w:val="clear" w:color="" w:fill=""/>
        </w:rPr>
        <w:t xml:space="preserve">+</w:t>
      </w:r>
      <w:r>
        <w:rPr>
          <w:color w:val="#ff8000"/>
          <w:shd w:val="clear" w:color="" w:fill=""/>
        </w:rPr>
        <w:t xml:space="preserve"> T cells from one-allele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were cultured in the presence of IL-2 and processed for RNA-seq. (</w:t>
      </w:r>
      <w:r>
        <w:rPr>
          <w:rStyle w:val="partLabel"/>
        </w:rPr>
        <w:t xml:space="preserve">B</w:t>
      </w:r>
      <w:r>
        <w:rPr>
          <w:color w:val="#ff8000"/>
          <w:shd w:val="clear" w:color="" w:fill=""/>
        </w:rPr>
        <w:t xml:space="preserve">) Effector CD4</w:t>
      </w:r>
      <w:r>
        <w:rPr>
          <w:color w:val="#ff8000"/>
          <w:vertAlign w:val="superscript"/>
          <w:shd w:val="clear" w:color="" w:fill=""/>
        </w:rPr>
        <w:t xml:space="preserve">+</w:t>
      </w:r>
      <w:r>
        <w:rPr>
          <w:color w:val="#ff8000"/>
          <w:shd w:val="clear" w:color="" w:fill=""/>
        </w:rPr>
        <w:t xml:space="preserve"> T cells from one-allele </w:t>
      </w:r>
      <w:r>
        <w:rPr>
          <w:color w:val="#ff8000"/>
          <w:i/>
          <w:iCs/>
          <w:shd w:val="clear" w:color="" w:fill=""/>
        </w:rPr>
        <w:t xml:space="preserve">Stat5b</w:t>
      </w:r>
      <w:r>
        <w:rPr>
          <w:color w:val="#ff8000"/>
          <w:shd w:val="clear" w:color="" w:fill=""/>
        </w:rPr>
        <w:t xml:space="preserve">-deficient mice were transduced with control or STAT5A-expressing retrovirus and processed for RNA-seq. (</w:t>
      </w:r>
      <w:r>
        <w:rPr>
          <w:rStyle w:val="partLabel"/>
        </w:rPr>
        <w:t xml:space="preserve">C</w:t>
      </w:r>
      <w:r>
        <w:rPr>
          <w:color w:val="#ff8000"/>
          <w:shd w:val="clear" w:color="" w:fill=""/>
        </w:rPr>
        <w:t xml:space="preserve">) Effector CD4</w:t>
      </w:r>
      <w:r>
        <w:rPr>
          <w:color w:val="#ff8000"/>
          <w:vertAlign w:val="superscript"/>
          <w:shd w:val="clear" w:color="" w:fill=""/>
        </w:rPr>
        <w:t xml:space="preserve">+</w:t>
      </w:r>
      <w:r>
        <w:rPr>
          <w:color w:val="#ff8000"/>
          <w:shd w:val="clear" w:color="" w:fill=""/>
        </w:rPr>
        <w:t xml:space="preserve"> T cells from WT,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and two-allele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mice were cultured in the presence of IL-2 and processed for ChIP-seq. (</w:t>
      </w:r>
      <w:r>
        <w:rPr>
          <w:rStyle w:val="partLabel"/>
        </w:rPr>
        <w:t xml:space="preserve">A–C</w:t>
      </w:r>
      <w:r>
        <w:rPr>
          <w:color w:val="#ff8000"/>
          <w:shd w:val="clear" w:color="" w:fill=""/>
        </w:rPr>
        <w:t xml:space="preserve">) Genome browser tracks show transcript abundance or STAT5 binding for selected genes. Numbers indicate either RPKM values for the most detected exon (RNA-seq) or maximum STAT5-binding peak intensity within the interval (ChIP-seq). Shown is one of two biological replicates for each genotype and/or experimental condition.</w:t>
      </w:r>
    </w:p>
    <w:p>
      <w:pPr/>
      <w:r>
        <w:pict>
          <v:shape type="#_x0000_t75" style="width:500px; height:412.43386243386px; margin-left:0px; margin-top:0px; mso-position-horizontal:left; mso-position-vertical:top; mso-position-horizontal-relative:char; mso-position-vertical-relative:line; z-index:-2147483647;">
            <v:imagedata r:id="rId68" o:title=""/>
          </v:shape>
        </w:pict>
      </w:r>
    </w:p>
    <w:p>
      <w:pPr>
        <w:pStyle w:val="jrnlSecPara"/>
      </w:pPr>
      <w:r>
        <w:rPr>
          <w:sz w:val="22"/>
          <w:szCs w:val="22"/>
          <w:shd w:val="clear" w:color="" w:fill=""/>
        </w:rPr>
        <w:t xml:space="preserve">Most peaks found in </w:t>
      </w:r>
      <w:r>
        <w:rPr>
          <w:sz w:val="22"/>
          <w:szCs w:val="22"/>
          <w:i/>
          <w:iCs/>
          <w:shd w:val="clear" w:color="" w:fill=""/>
        </w:rPr>
        <w:t xml:space="preserve">Stat5b</w:t>
      </w:r>
      <w:r>
        <w:rPr>
          <w:sz w:val="22"/>
          <w:szCs w:val="22"/>
          <w:shd w:val="clear" w:color="" w:fill=""/>
        </w:rPr>
        <w:t xml:space="preserve">-deficient cells could be matched to peaks in </w:t>
      </w:r>
      <w:r>
        <w:rPr>
          <w:sz w:val="22"/>
          <w:szCs w:val="22"/>
          <w:i/>
          <w:iCs/>
          <w:shd w:val="clear" w:color="" w:fill=""/>
        </w:rPr>
        <w:t xml:space="preserve">Stat5a</w:t>
      </w:r>
      <w:r>
        <w:rPr>
          <w:sz w:val="22"/>
          <w:szCs w:val="22"/>
          <w:shd w:val="clear" w:color="" w:fill=""/>
        </w:rPr>
        <w:t xml:space="preserve">-deficient,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or WT cells (</w:t>
      </w:r>
      <w:hyperlink w:anchor="F7" w:history="1">
        <w:r>
          <w:rPr>
            <w:rStyle w:val="jrnlFigRef"/>
          </w:rPr>
          <w:t xml:space="preserve">Figure 7C</w:t>
        </w:r>
      </w:hyperlink>
      <w:r>
        <w:rPr>
          <w:sz w:val="22"/>
          <w:szCs w:val="22"/>
          <w:shd w:val="clear" w:color="" w:fill=""/>
        </w:rPr>
        <w:t xml:space="preserve">). This implies a hierarchy whereby certain sites are preserved even when STAT5B is absent. STAT5B-independent peaks tended to occur near genes that were highly occupied in WT controls and whose expression was highly dysregulated in </w:t>
      </w:r>
      <w:r>
        <w:rPr>
          <w:sz w:val="22"/>
          <w:szCs w:val="22"/>
          <w:i/>
          <w:iCs/>
          <w:shd w:val="clear" w:color="" w:fill=""/>
        </w:rPr>
        <w:t xml:space="preserve">Stat5b</w:t>
      </w:r>
      <w:r>
        <w:rPr>
          <w:sz w:val="22"/>
          <w:szCs w:val="22"/>
          <w:shd w:val="clear" w:color="" w:fill=""/>
        </w:rPr>
        <w:t xml:space="preserve">-deficient cells (e.g. </w:t>
      </w:r>
      <w:r>
        <w:rPr>
          <w:sz w:val="22"/>
          <w:szCs w:val="22"/>
          <w:i/>
          <w:iCs/>
          <w:shd w:val="clear" w:color="" w:fill=""/>
        </w:rPr>
        <w:t xml:space="preserve">Cish, Lta</w:t>
      </w:r>
      <w:r>
        <w:rPr>
          <w:sz w:val="22"/>
          <w:szCs w:val="22"/>
          <w:shd w:val="clear" w:color="" w:fill=""/>
        </w:rPr>
        <w:t xml:space="preserve">), suggesting that only the most robust (i.e. high-affinity) STAT5-binding sites were preserved (</w:t>
      </w:r>
      <w:hyperlink w:anchor="F8" w:history="1">
        <w:r>
          <w:rPr>
            <w:rStyle w:val="jrnlFigRef"/>
          </w:rPr>
          <w:t xml:space="preserve">Figure 8</w:t>
        </w:r>
      </w:hyperlink>
      <w:r>
        <w:rPr>
          <w:sz w:val="22"/>
          <w:szCs w:val="22"/>
          <w:shd w:val="clear" w:color="" w:fill=""/>
        </w:rPr>
        <w:t xml:space="preserve">). Peaks detected within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and </w:t>
      </w:r>
      <w:r>
        <w:rPr>
          <w:sz w:val="22"/>
          <w:szCs w:val="22"/>
          <w:i/>
          <w:iCs/>
          <w:shd w:val="clear" w:color="" w:fill=""/>
        </w:rPr>
        <w:t xml:space="preserve">Stat5a</w:t>
      </w:r>
      <w:r>
        <w:rPr>
          <w:sz w:val="22"/>
          <w:szCs w:val="22"/>
          <w:shd w:val="clear" w:color="" w:fill=""/>
        </w:rPr>
        <w:t xml:space="preserve">-deficient cells also tended to be highly occupied in WT controls and dysregulated in STAT5-deficient cells, but the trend was not as dramatic, indicating that, while a full complement of STAT5 alleles may be necessary to achieve optimal responses, STAT5B has the greater influence on genomic distribution (</w:t>
      </w:r>
      <w:hyperlink w:anchor="F8" w:history="1">
        <w:r>
          <w:rPr>
            <w:rStyle w:val="jrnlFigRef"/>
          </w:rPr>
          <w:t xml:space="preserve">Figure 8</w:t>
        </w:r>
      </w:hyperlink>
      <w:r>
        <w:rPr>
          <w:sz w:val="22"/>
          <w:szCs w:val="22"/>
          <w:shd w:val="clear" w:color="" w:fill=""/>
        </w:rPr>
        <w:t xml:space="preserve">).</w:t>
      </w:r>
    </w:p>
    <w:p>
      <w:pPr>
        <w:pStyle w:val="jrnlFigBlock"/>
      </w:pPr>
    </w:p>
    <w:p>
      <w:pPr>
        <w:pStyle w:val="jrnlFigCaption"/>
      </w:pPr>
      <w:bookmarkStart w:id="14" w:name="F8"/>
      <w:bookmarkEnd w:id="14"/>
      <w:r>
        <w:rPr>
          <w:rStyle w:val="label"/>
        </w:rPr>
        <w:t xml:space="preserve">Figure 8.</w:t>
      </w:r>
      <w:r>
        <w:rPr>
          <w:color w:val="#ff8000"/>
          <w:shd w:val="clear" w:color="" w:fill=""/>
        </w:rPr>
        <w:t xml:space="preserve"> Preservation of high affinity targets in the absence of STAT5B.</w:t>
      </w:r>
    </w:p>
    <w:p>
      <w:pPr>
        <w:pStyle w:val="jrnlFigCaption"/>
      </w:pPr>
      <w:r>
        <w:rPr>
          <w:color w:val="#ff8000"/>
          <w:shd w:val="clear" w:color="" w:fill=""/>
        </w:rPr>
        <w:t xml:space="preserve">Circle plot relates STAT5 occupancy and STAT5-dependent transcription for genes bound in: (1) only WT cells (white circle), (2) WT and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cells (grey circle), (3) WT,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and </w:t>
      </w:r>
      <w:r>
        <w:rPr>
          <w:color w:val="#ff8000"/>
          <w:i/>
          <w:iCs/>
          <w:shd w:val="clear" w:color="" w:fill=""/>
        </w:rPr>
        <w:t xml:space="preserve">Stat5a</w:t>
      </w:r>
      <w:r>
        <w:rPr>
          <w:color w:val="#ff8000"/>
          <w:i/>
          <w:iCs/>
          <w:vertAlign w:val="superscript"/>
          <w:shd w:val="clear" w:color="" w:fill=""/>
        </w:rPr>
        <w:t xml:space="preserve">-/-</w:t>
      </w:r>
      <w:r>
        <w:rPr>
          <w:color w:val="#ff8000"/>
          <w:shd w:val="clear" w:color="" w:fill=""/>
        </w:rPr>
        <w:t xml:space="preserve"> cells (blue circle), (4) WT, </w:t>
      </w:r>
      <w:r>
        <w:rPr>
          <w:color w:val="#ff8000"/>
          <w:i/>
          <w:iCs/>
          <w:shd w:val="clear" w:color="" w:fill=""/>
        </w:rPr>
        <w:t xml:space="preserve">Stat5a/b</w:t>
      </w:r>
      <w:r>
        <w:rPr>
          <w:color w:val="#ff8000"/>
          <w:i/>
          <w:iCs/>
          <w:vertAlign w:val="superscript"/>
          <w:shd w:val="clear" w:color="" w:fill=""/>
        </w:rPr>
        <w:t xml:space="preserve">het</w:t>
      </w:r>
      <w:r>
        <w:rPr>
          <w:color w:val="#ff8000"/>
          <w:i/>
          <w:iCs/>
          <w:shd w:val="clear" w:color="" w:fill=""/>
        </w:rPr>
        <w:t xml:space="preserve">, Stat5a</w:t>
      </w:r>
      <w:r>
        <w:rPr>
          <w:color w:val="#ff8000"/>
          <w:i/>
          <w:iCs/>
          <w:vertAlign w:val="superscript"/>
          <w:shd w:val="clear" w:color="" w:fill=""/>
        </w:rPr>
        <w:t xml:space="preserve">-/</w:t>
      </w:r>
      <w:r>
        <w:rPr>
          <w:color w:val="#ff8000"/>
          <w:vertAlign w:val="superscript"/>
          <w:shd w:val="clear" w:color="" w:fill=""/>
        </w:rPr>
        <w:t xml:space="preserve">-</w:t>
      </w:r>
      <w:r>
        <w:rPr>
          <w:color w:val="#ff8000"/>
          <w:shd w:val="clear" w:color="" w:fill=""/>
        </w:rPr>
        <w:t xml:space="preserve"> and </w:t>
      </w:r>
      <w:r>
        <w:rPr>
          <w:color w:val="#ff8000"/>
          <w:i/>
          <w:iCs/>
          <w:shd w:val="clear" w:color="" w:fill=""/>
        </w:rPr>
        <w:t xml:space="preserve">Stat5b</w:t>
      </w:r>
      <w:r>
        <w:rPr>
          <w:color w:val="#ff8000"/>
          <w:i/>
          <w:iCs/>
          <w:vertAlign w:val="superscript"/>
          <w:shd w:val="clear" w:color="" w:fill=""/>
        </w:rPr>
        <w:t xml:space="preserve">-/-</w:t>
      </w:r>
      <w:r>
        <w:rPr>
          <w:color w:val="#ff8000"/>
          <w:shd w:val="clear" w:color="" w:fill=""/>
        </w:rPr>
        <w:t xml:space="preserve"> cells (orange circle). STAT5 ChIP-seq peaks were assigned to genes based on proximity to transcriptional start sites (+/- 10 kb). X axis denotes the average height of gene-associated peaks in WT cells. Y axis denotes the average mRNA expression variance (-log10 </w:t>
      </w:r>
      <w:r>
        <w:rPr>
          <w:color w:val="#ff8000"/>
          <w:i/>
          <w:iCs/>
          <w:shd w:val="clear" w:color="" w:fill=""/>
        </w:rPr>
        <w:t xml:space="preserve">p</w:t>
      </w:r>
      <w:r>
        <w:rPr>
          <w:color w:val="#ff8000"/>
          <w:shd w:val="clear" w:color="" w:fill=""/>
        </w:rPr>
        <w:t xml:space="preserve"> value) for the corresponding peak-associated genes. Variance is derived from the comparison WT and one-allele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cells cultured in the presence of IL-2 (from </w:t>
      </w:r>
      <w:hyperlink w:anchor="F6" w:history="1">
        <w:r>
          <w:rPr>
            <w:rStyle w:val="jrnlFigRef"/>
          </w:rPr>
          <w:t xml:space="preserve">Figure 6</w:t>
        </w:r>
      </w:hyperlink>
      <w:r>
        <w:rPr>
          <w:color w:val="#ff8000"/>
          <w:shd w:val="clear" w:color="" w:fill=""/>
        </w:rPr>
        <w:t xml:space="preserve">). Size of each circle represents the total number of gene-associated peaks in each group (number is shown).</w:t>
      </w:r>
    </w:p>
    <w:p>
      <w:pPr/>
      <w:r>
        <w:pict>
          <v:shape type="#_x0000_t75" style="width:500px; height:261.56351791531px; margin-left:0px; margin-top:0px; mso-position-horizontal:left; mso-position-vertical:top; mso-position-horizontal-relative:char; mso-position-vertical-relative:line; z-index:-2147483647;">
            <v:imagedata r:id="rId70" o:title=""/>
          </v:shape>
        </w:pict>
      </w:r>
    </w:p>
    <w:p>
      <w:pPr>
        <w:pStyle w:val="jrnlSecPara"/>
      </w:pPr>
      <w:r>
        <w:rPr>
          <w:sz w:val="22"/>
          <w:szCs w:val="22"/>
          <w:shd w:val="clear" w:color="" w:fill=""/>
        </w:rPr>
        <w:t xml:space="preserve">Among the genes that were engaged by STAT5 in WT cells and dysregulated in </w:t>
      </w:r>
      <w:r>
        <w:rPr>
          <w:sz w:val="22"/>
          <w:szCs w:val="22"/>
          <w:i/>
          <w:iCs/>
          <w:shd w:val="clear" w:color="" w:fill=""/>
        </w:rPr>
        <w:t xml:space="preserve">Stat5</w:t>
      </w:r>
      <w:r>
        <w:rPr>
          <w:sz w:val="22"/>
          <w:szCs w:val="22"/>
          <w:shd w:val="clear" w:color="" w:fill=""/>
        </w:rPr>
        <w:t xml:space="preserve">-deficient cells was </w:t>
      </w:r>
      <w:r>
        <w:rPr>
          <w:sz w:val="22"/>
          <w:szCs w:val="22"/>
          <w:i/>
          <w:iCs/>
          <w:shd w:val="clear" w:color="" w:fill=""/>
        </w:rPr>
        <w:t xml:space="preserve">Il2ra</w:t>
      </w:r>
      <w:r>
        <w:rPr>
          <w:sz w:val="22"/>
          <w:szCs w:val="22"/>
          <w:shd w:val="clear" w:color="" w:fill=""/>
        </w:rPr>
        <w:t xml:space="preserve">, which, as discussed, is a known STAT5 target gene that is critical for Treg function and homeostasis (</w:t>
      </w:r>
      <w:hyperlink w:anchor="F7" w:history="1">
        <w:r>
          <w:rPr>
            <w:rStyle w:val="jrnlFigRef"/>
          </w:rPr>
          <w:t xml:space="preserve">Figure 7E</w:t>
        </w:r>
      </w:hyperlink>
      <w:r>
        <w:rPr>
          <w:sz w:val="22"/>
          <w:szCs w:val="22"/>
          <w:shd w:val="clear" w:color="" w:fill=""/>
        </w:rPr>
        <w:t xml:space="preserve"> &amp; </w:t>
      </w:r>
      <w:hyperlink w:anchor="F7-S2" w:history="1">
        <w:r>
          <w:rPr>
            <w:rStyle w:val="jrnlFigRef"/>
          </w:rPr>
          <w:t xml:space="preserve">Figure 7—figure supplement 2</w:t>
        </w:r>
      </w:hyperlink>
      <w:r>
        <w:rPr>
          <w:sz w:val="22"/>
          <w:szCs w:val="22"/>
          <w:shd w:val="clear" w:color="" w:fill=""/>
        </w:rPr>
        <w:t xml:space="preserve">). Another was </w:t>
      </w:r>
      <w:r>
        <w:rPr>
          <w:sz w:val="22"/>
          <w:szCs w:val="22"/>
          <w:i/>
          <w:iCs/>
          <w:shd w:val="clear" w:color="" w:fill=""/>
        </w:rPr>
        <w:t xml:space="preserve">Bcl6</w:t>
      </w:r>
      <w:r>
        <w:rPr>
          <w:sz w:val="22"/>
          <w:szCs w:val="22"/>
          <w:shd w:val="clear" w:color="" w:fill=""/>
        </w:rPr>
        <w:t xml:space="preserve">, considered the master transcription factor for Tfh differentiation (</w:t>
      </w:r>
      <w:hyperlink w:anchor="R9" w:history="1">
        <w:r>
          <w:rPr>
            <w:rStyle w:val="jrnlBibRef"/>
          </w:rPr>
          <w:t xml:space="preserve">Crotty, 2011</w:t>
        </w:r>
      </w:hyperlink>
      <w:r>
        <w:rPr>
          <w:sz w:val="22"/>
          <w:szCs w:val="22"/>
          <w:shd w:val="clear" w:color="" w:fill=""/>
        </w:rPr>
        <w:t xml:space="preserve">)(</w:t>
      </w:r>
      <w:hyperlink w:anchor="F7" w:history="1">
        <w:r>
          <w:rPr>
            <w:rStyle w:val="jrnlFigRef"/>
          </w:rPr>
          <w:t xml:space="preserve">Figure 7E</w:t>
        </w:r>
      </w:hyperlink>
      <w:r>
        <w:rPr>
          <w:sz w:val="22"/>
          <w:szCs w:val="22"/>
          <w:shd w:val="clear" w:color="" w:fill=""/>
        </w:rPr>
        <w:t xml:space="preserve"> &amp; </w:t>
      </w:r>
      <w:hyperlink w:anchor="F7-S2" w:history="1">
        <w:r>
          <w:rPr>
            <w:rStyle w:val="jrnlFigRef"/>
          </w:rPr>
          <w:t xml:space="preserve">Figure 7—figure supplement 2</w:t>
        </w:r>
      </w:hyperlink>
      <w:r>
        <w:rPr>
          <w:sz w:val="22"/>
          <w:szCs w:val="22"/>
          <w:shd w:val="clear" w:color="" w:fill=""/>
        </w:rPr>
        <w:t xml:space="preserve">). In this case, STAT5-binding appears to be a negative regulatory event; multiple studies (including the present work) have shown that STAT5 can suppress </w:t>
      </w:r>
      <w:r>
        <w:rPr>
          <w:sz w:val="22"/>
          <w:szCs w:val="22"/>
          <w:i/>
          <w:iCs/>
          <w:shd w:val="clear" w:color="" w:fill=""/>
        </w:rPr>
        <w:t xml:space="preserve">Bcl6 </w:t>
      </w:r>
      <w:r>
        <w:rPr>
          <w:sz w:val="22"/>
          <w:szCs w:val="22"/>
          <w:shd w:val="clear" w:color="" w:fill=""/>
        </w:rPr>
        <w:t xml:space="preserve">expression in T cells (</w:t>
      </w:r>
      <w:hyperlink w:anchor="R51" w:history="1">
        <w:r>
          <w:rPr>
            <w:rStyle w:val="jrnlBibRef"/>
          </w:rPr>
          <w:t xml:space="preserve">Oestreich et al., 2012</w:t>
        </w:r>
      </w:hyperlink>
      <w:r>
        <w:rPr>
          <w:sz w:val="22"/>
          <w:szCs w:val="22"/>
          <w:shd w:val="clear" w:color="" w:fill=""/>
        </w:rPr>
        <w:t xml:space="preserve">; </w:t>
      </w:r>
      <w:hyperlink w:anchor="R39" w:history="1">
        <w:r>
          <w:rPr>
            <w:rStyle w:val="jrnlBibRef"/>
          </w:rPr>
          <w:t xml:space="preserve">Liao et al., 2014</w:t>
        </w:r>
      </w:hyperlink>
      <w:r>
        <w:rPr>
          <w:sz w:val="22"/>
          <w:szCs w:val="22"/>
          <w:shd w:val="clear" w:color="" w:fill=""/>
        </w:rPr>
        <w:t xml:space="preserve">). Thus, taken together, our RNA-seq and ChIP-seq data provide a molecular rationale for the Treg and Tfh phenotypes seen in </w:t>
      </w:r>
      <w:r>
        <w:rPr>
          <w:sz w:val="22"/>
          <w:szCs w:val="22"/>
          <w:i/>
          <w:iCs/>
          <w:shd w:val="clear" w:color="" w:fill=""/>
        </w:rPr>
        <w:t xml:space="preserve">Stat5</w:t>
      </w:r>
      <w:r>
        <w:rPr>
          <w:sz w:val="22"/>
          <w:szCs w:val="22"/>
          <w:shd w:val="clear" w:color="" w:fill=""/>
        </w:rPr>
        <w:t xml:space="preserve">-deficient mice.</w:t>
      </w:r>
    </w:p>
    <w:p/>
    <w:p>
      <w:pPr>
        <w:pStyle w:val="jrnlHead2"/>
      </w:pPr>
      <w:r>
        <w:rPr>
          <w:color w:val="#134985"/>
          <w:sz w:val="46"/>
          <w:szCs w:val="46"/>
          <w:b/>
          <w:shd w:val="clear" w:color="" w:fill=""/>
        </w:rPr>
        <w:t xml:space="preserve">Asymmetric expression of STAT5 paralogs in helper T cells</w:t>
      </w:r>
    </w:p>
    <w:p>
      <w:pPr>
        <w:pStyle w:val="jrnlSecPara"/>
      </w:pPr>
      <w:r>
        <w:rPr>
          <w:sz w:val="22"/>
          <w:szCs w:val="22"/>
          <w:shd w:val="clear" w:color="" w:fill=""/>
        </w:rPr>
        <w:t xml:space="preserve">Based on our RNA-seq and ChIP-seq studies, we reasoned that asymmetric expression, rather than widespread paralog-specific activity, likely explains the phenotypic differences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T cells. To explore this possibility, we mined various transcriptome datasets (including our own) and confimed that, indeed, </w:t>
      </w:r>
      <w:r>
        <w:rPr>
          <w:sz w:val="22"/>
          <w:szCs w:val="22"/>
          <w:i/>
          <w:iCs/>
          <w:shd w:val="clear" w:color="" w:fill=""/>
        </w:rPr>
        <w:t xml:space="preserve">Stat5b</w:t>
      </w:r>
      <w:r>
        <w:rPr>
          <w:sz w:val="22"/>
          <w:szCs w:val="22"/>
          <w:shd w:val="clear" w:color="" w:fill=""/>
        </w:rPr>
        <w:t xml:space="preserve"> is more abundant than </w:t>
      </w:r>
      <w:r>
        <w:rPr>
          <w:sz w:val="22"/>
          <w:szCs w:val="22"/>
          <w:i/>
          <w:iCs/>
          <w:shd w:val="clear" w:color="" w:fill=""/>
        </w:rPr>
        <w:t xml:space="preserve">Stat5a</w:t>
      </w:r>
      <w:r>
        <w:rPr>
          <w:sz w:val="22"/>
          <w:szCs w:val="22"/>
          <w:shd w:val="clear" w:color="" w:fill=""/>
        </w:rPr>
        <w:t xml:space="preserve"> at the mRNA level (</w:t>
      </w:r>
      <w:hyperlink w:anchor="F9-S1" w:history="1">
        <w:r>
          <w:rPr>
            <w:rStyle w:val="jrnlFigRef"/>
          </w:rPr>
          <w:t xml:space="preserve">Figure 9—figure supplement 1</w:t>
        </w:r>
      </w:hyperlink>
      <w:r>
        <w:rPr>
          <w:sz w:val="22"/>
          <w:szCs w:val="22"/>
          <w:shd w:val="clear" w:color="" w:fill=""/>
        </w:rPr>
        <w:t xml:space="preserve">). Next, we used flow cytometry to measure total STAT5 protein in naive, regulatory (Treg), follicular (Tfh) and effector/memory T cells. Regardless of cellular subset, the results were clear: removing one-allele of </w:t>
      </w:r>
      <w:r>
        <w:rPr>
          <w:sz w:val="22"/>
          <w:szCs w:val="22"/>
          <w:i/>
          <w:iCs/>
          <w:shd w:val="clear" w:color="" w:fill=""/>
        </w:rPr>
        <w:t xml:space="preserve">Stat5b </w:t>
      </w:r>
      <w:r>
        <w:rPr>
          <w:sz w:val="22"/>
          <w:szCs w:val="22"/>
          <w:shd w:val="clear" w:color="" w:fill=""/>
        </w:rPr>
        <w:t xml:space="preserve">(</w:t>
      </w:r>
      <w:r>
        <w:rPr>
          <w:sz w:val="22"/>
          <w:szCs w:val="22"/>
          <w:i/>
          <w:iCs/>
          <w:shd w:val="clear" w:color="" w:fill=""/>
        </w:rPr>
        <w:t xml:space="preserve">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had greater impact than removing one-allele of </w:t>
      </w:r>
      <w:r>
        <w:rPr>
          <w:sz w:val="22"/>
          <w:szCs w:val="22"/>
          <w:i/>
          <w:iCs/>
          <w:shd w:val="clear" w:color="" w:fill=""/>
        </w:rPr>
        <w:t xml:space="preserve">Stat5a </w:t>
      </w:r>
      <w:r>
        <w:rPr>
          <w:sz w:val="22"/>
          <w:szCs w:val="22"/>
          <w:shd w:val="clear" w:color="" w:fill=""/>
        </w:rPr>
        <w:t xml:space="preserve">(</w:t>
      </w:r>
      <w:r>
        <w:rPr>
          <w:sz w:val="22"/>
          <w:szCs w:val="22"/>
          <w:i/>
          <w:iCs/>
          <w:shd w:val="clear" w:color="" w:fill=""/>
        </w:rPr>
        <w:t xml:space="preserve">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while, at the other end of the spectrum, retaining one-allele of </w:t>
      </w:r>
      <w:r>
        <w:rPr>
          <w:sz w:val="22"/>
          <w:szCs w:val="22"/>
          <w:i/>
          <w:iCs/>
          <w:shd w:val="clear" w:color="" w:fill=""/>
        </w:rPr>
        <w:t xml:space="preserve">Stat5b </w:t>
      </w:r>
      <w:r>
        <w:rPr>
          <w:sz w:val="22"/>
          <w:szCs w:val="22"/>
          <w:shd w:val="clear" w:color="" w:fill=""/>
        </w:rPr>
        <w:t xml:space="preserve">(</w:t>
      </w:r>
      <w:r>
        <w:rPr>
          <w:sz w:val="22"/>
          <w:szCs w:val="22"/>
          <w:i/>
          <w:iCs/>
          <w:shd w:val="clear" w:color="" w:fill=""/>
        </w:rPr>
        <w:t xml:space="preserve">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than retaining one-allele of </w:t>
      </w:r>
      <w:r>
        <w:rPr>
          <w:sz w:val="22"/>
          <w:szCs w:val="22"/>
          <w:i/>
          <w:iCs/>
          <w:shd w:val="clear" w:color="" w:fill=""/>
        </w:rPr>
        <w:t xml:space="preserve">Stat5a </w:t>
      </w:r>
      <w:r>
        <w:rPr>
          <w:sz w:val="22"/>
          <w:szCs w:val="22"/>
          <w:shd w:val="clear" w:color="" w:fill=""/>
        </w:rPr>
        <w:t xml:space="preserve">(</w:t>
      </w:r>
      <w:r>
        <w:rPr>
          <w:sz w:val="22"/>
          <w:szCs w:val="22"/>
          <w:i/>
          <w:iCs/>
          <w:shd w:val="clear" w:color="" w:fill=""/>
        </w:rPr>
        <w:t xml:space="preserve">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w:t>
      </w:r>
      <w:hyperlink w:anchor="F9" w:history="1">
        <w:r>
          <w:rPr>
            <w:rStyle w:val="jrnlFigRef"/>
          </w:rPr>
          <w:t xml:space="preserve">Figure 9A</w:t>
        </w:r>
      </w:hyperlink>
      <w:r>
        <w:rPr>
          <w:sz w:val="22"/>
          <w:szCs w:val="22"/>
          <w:shd w:val="clear" w:color="" w:fill=""/>
        </w:rPr>
        <w:t xml:space="preserve">). A similar trend was observed for tyrosine-phosphorylated STAT5 dowsntream of IL-2 or IL-7 (</w:t>
      </w:r>
      <w:hyperlink w:anchor="F9" w:history="1">
        <w:r>
          <w:rPr>
            <w:rStyle w:val="jrnlFigRef"/>
          </w:rPr>
          <w:t xml:space="preserve">Figure 9B</w:t>
        </w:r>
      </w:hyperlink>
      <w:r>
        <w:rPr>
          <w:sz w:val="22"/>
          <w:szCs w:val="22"/>
          <w:shd w:val="clear" w:color="" w:fill=""/>
        </w:rPr>
        <w:t xml:space="preserve">). Thus, we conclude that STATB makes a greater contribution to the total STAT5 protein pool.</w:t>
      </w:r>
    </w:p>
    <w:p>
      <w:pPr>
        <w:pStyle w:val="jrnlSecPara"/>
      </w:pPr>
      <w:r>
        <w:rPr>
          <w:sz w:val="22"/>
          <w:szCs w:val="22"/>
          <w:shd w:val="clear" w:color="" w:fill=""/>
        </w:rPr>
        <w:t xml:space="preserve">To determine how STAT5 availability (i.e. paralog dose) influences gene expression, we transduced </w:t>
      </w:r>
      <w:r>
        <w:rPr>
          <w:sz w:val="22"/>
          <w:szCs w:val="22"/>
          <w:i/>
          <w:iCs/>
          <w:shd w:val="clear" w:color="" w:fill=""/>
        </w:rPr>
        <w:t xml:space="preserve">Stat5b</w:t>
      </w:r>
      <w:r>
        <w:rPr>
          <w:sz w:val="22"/>
          <w:szCs w:val="22"/>
          <w:shd w:val="clear" w:color="" w:fill=""/>
        </w:rPr>
        <w:t xml:space="preserve">-deficient T cells with a STAT5A-expressing retrovirus, thereby increasing the total amount of STAT5 without re-introducing STAT5B. We first validated the system by measuring </w:t>
      </w:r>
      <w:r>
        <w:rPr>
          <w:sz w:val="22"/>
          <w:szCs w:val="22"/>
          <w:i/>
          <w:iCs/>
          <w:shd w:val="clear" w:color="" w:fill=""/>
        </w:rPr>
        <w:t xml:space="preserve">Il2ra</w:t>
      </w:r>
      <w:r>
        <w:rPr>
          <w:sz w:val="22"/>
          <w:szCs w:val="22"/>
          <w:shd w:val="clear" w:color="" w:fill=""/>
        </w:rPr>
        <w:t xml:space="preserve">, a well-documented STAT5 target, and found it to be highly induced at both the mRNA and protein levels (</w:t>
      </w:r>
      <w:hyperlink w:anchor="F10" w:history="1">
        <w:r>
          <w:rPr>
            <w:rStyle w:val="jrnlFigRef"/>
          </w:rPr>
          <w:t xml:space="preserve">Figure 10A</w:t>
        </w:r>
      </w:hyperlink>
      <w:r>
        <w:rPr>
          <w:sz w:val="22"/>
          <w:szCs w:val="22"/>
          <w:shd w:val="clear" w:color="" w:fill=""/>
        </w:rPr>
        <w:t xml:space="preserve">). Transcriptomic analysis revealed that, overall, ectopic STAT5A mobilized 320 genes, most of which fall within the pan-STAT5 category (e.g. </w:t>
      </w:r>
      <w:r>
        <w:rPr>
          <w:sz w:val="22"/>
          <w:szCs w:val="22"/>
          <w:i/>
          <w:iCs/>
          <w:shd w:val="clear" w:color="" w:fill=""/>
        </w:rPr>
        <w:t xml:space="preserve">Cish, Lta</w:t>
      </w:r>
      <w:r>
        <w:rPr>
          <w:sz w:val="22"/>
          <w:szCs w:val="22"/>
          <w:shd w:val="clear" w:color="" w:fill=""/>
        </w:rPr>
        <w:t xml:space="preserve">)(</w:t>
      </w:r>
      <w:hyperlink w:anchor="F10" w:history="1">
        <w:r>
          <w:rPr>
            <w:rStyle w:val="jrnlFigRef"/>
          </w:rPr>
          <w:t xml:space="preserve">Figure 10A–B</w:t>
        </w:r>
      </w:hyperlink>
      <w:r>
        <w:rPr>
          <w:sz w:val="22"/>
          <w:szCs w:val="22"/>
          <w:shd w:val="clear" w:color="" w:fill=""/>
        </w:rPr>
        <w:t xml:space="preserve">). Applied to our paralog preference scale, these genes did not favor STAT5A, meaning that they were similarly affected in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cells (</w:t>
      </w:r>
      <w:hyperlink w:anchor="F10" w:history="1">
        <w:r>
          <w:rPr>
            <w:rStyle w:val="jrnlFigRef"/>
          </w:rPr>
          <w:t xml:space="preserve">Figure 10A</w:t>
        </w:r>
      </w:hyperlink>
      <w:r>
        <w:rPr>
          <w:sz w:val="22"/>
          <w:szCs w:val="22"/>
          <w:shd w:val="clear" w:color="" w:fill=""/>
        </w:rPr>
        <w:t xml:space="preserve">), and GSEA revealed a high degree of enrichment for both STAT5A- or STAT5B-dependent gene sets (</w:t>
      </w:r>
      <w:hyperlink w:anchor="F10" w:history="1">
        <w:r>
          <w:rPr>
            <w:rStyle w:val="jrnlFigRef"/>
          </w:rPr>
          <w:t xml:space="preserve">Figure 10C</w:t>
        </w:r>
      </w:hyperlink>
      <w:r>
        <w:rPr>
          <w:sz w:val="22"/>
          <w:szCs w:val="22"/>
          <w:shd w:val="clear" w:color="" w:fill=""/>
        </w:rPr>
        <w:t xml:space="preserve">). Thus, our data support the idea that differences in STAT5 protein concentrations underlie many (if not most) of the transcriptomic divergence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cells.</w:t>
      </w:r>
    </w:p>
    <w:p>
      <w:pPr>
        <w:pStyle w:val="jrnlSecPara"/>
      </w:pPr>
      <w:br/>
    </w:p>
    <w:p>
      <w:pPr>
        <w:pStyle w:val="jrnlSecPara"/>
      </w:pPr>
      <w:r>
        <w:rPr>
          <w:sz w:val="22"/>
          <w:szCs w:val="22"/>
          <w:shd w:val="clear" w:color="" w:fill=""/>
        </w:rPr>
        <w:t xml:space="preserve">Having established that ectopic STAT5A can rescue gene expression in </w:t>
      </w:r>
      <w:r>
        <w:rPr>
          <w:sz w:val="22"/>
          <w:szCs w:val="22"/>
          <w:i/>
          <w:iCs/>
          <w:shd w:val="clear" w:color="" w:fill=""/>
        </w:rPr>
        <w:t xml:space="preserve">Stat5b</w:t>
      </w:r>
      <w:r>
        <w:rPr>
          <w:sz w:val="22"/>
          <w:szCs w:val="22"/>
          <w:shd w:val="clear" w:color="" w:fill=""/>
        </w:rPr>
        <w:t xml:space="preserve">-deficient T cells, we next asked whether it can rescue cellular differentiation. For these studies, naive T cells from wild type,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or one-allele </w:t>
      </w:r>
      <w:r>
        <w:rPr>
          <w:sz w:val="22"/>
          <w:szCs w:val="22"/>
          <w:i/>
          <w:iCs/>
          <w:shd w:val="clear" w:color="" w:fill=""/>
        </w:rPr>
        <w:t xml:space="preserve">Stat5b</w:t>
      </w:r>
      <w:r>
        <w:rPr>
          <w:sz w:val="22"/>
          <w:szCs w:val="22"/>
          <w:shd w:val="clear" w:color="" w:fill=""/>
        </w:rPr>
        <w:t xml:space="preserve">-deficient mice were cultured under iTreg polarizing conditions, transduced with either control or STAT5A retrovirus and FOXP3 measured to assess lineage commitment. As expected, FOXP3 was reduced in control-transduced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cells and almost completely abolished in control-transduced </w:t>
      </w:r>
      <w:r>
        <w:rPr>
          <w:sz w:val="22"/>
          <w:szCs w:val="22"/>
          <w:i/>
          <w:iCs/>
          <w:shd w:val="clear" w:color="" w:fill=""/>
        </w:rPr>
        <w:t xml:space="preserve">Stat5b</w:t>
      </w:r>
      <w:r>
        <w:rPr>
          <w:sz w:val="22"/>
          <w:szCs w:val="22"/>
          <w:shd w:val="clear" w:color="" w:fill=""/>
        </w:rPr>
        <w:t xml:space="preserve">-deficient cells (</w:t>
      </w:r>
      <w:hyperlink w:anchor="F10" w:history="1">
        <w:r>
          <w:rPr>
            <w:rStyle w:val="jrnlFigRef"/>
          </w:rPr>
          <w:t xml:space="preserve">Figure 10D</w:t>
        </w:r>
      </w:hyperlink>
      <w:r>
        <w:rPr>
          <w:sz w:val="22"/>
          <w:szCs w:val="22"/>
          <w:shd w:val="clear" w:color="" w:fill=""/>
        </w:rPr>
        <w:t xml:space="preserve">). However, when ectopic STAT5A was introduced, the percentage of FOXP3</w:t>
      </w:r>
      <w:r>
        <w:rPr>
          <w:sz w:val="22"/>
          <w:szCs w:val="22"/>
          <w:vertAlign w:val="superscript"/>
          <w:shd w:val="clear" w:color="" w:fill=""/>
        </w:rPr>
        <w:t xml:space="preserve">+</w:t>
      </w:r>
      <w:r>
        <w:rPr>
          <w:sz w:val="22"/>
          <w:szCs w:val="22"/>
          <w:shd w:val="clear" w:color="" w:fill=""/>
        </w:rPr>
        <w:t xml:space="preserve"> cells became comparable across all genotypes and, whether endogenous (top row) or ectopic (bottom row), there was a clear linear correlation between STAT5 and FOXP3 protein levels (</w:t>
      </w:r>
      <w:hyperlink w:anchor="F10" w:history="1">
        <w:r>
          <w:rPr>
            <w:rStyle w:val="jrnlFigRef"/>
          </w:rPr>
          <w:t xml:space="preserve">Figure 10D</w:t>
        </w:r>
      </w:hyperlink>
      <w:r>
        <w:rPr>
          <w:sz w:val="22"/>
          <w:szCs w:val="22"/>
          <w:shd w:val="clear" w:color="" w:fill=""/>
        </w:rPr>
        <w:t xml:space="preserve">). IL-2Rαwas also diminished in both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-deficients cells, and was restored by ectopic STAT5A (</w:t>
      </w:r>
      <w:hyperlink w:anchor="F10" w:history="1">
        <w:r>
          <w:rPr>
            <w:rStyle w:val="jrnlFigRef"/>
          </w:rPr>
          <w:t xml:space="preserve">Figure 10E</w:t>
        </w:r>
      </w:hyperlink>
      <w:r>
        <w:rPr>
          <w:sz w:val="22"/>
          <w:szCs w:val="22"/>
          <w:shd w:val="clear" w:color="" w:fill=""/>
        </w:rPr>
        <w:t xml:space="preserve">). These data argue that a threshold concentration of STAT5 must be reached to institute the Treg program and, given the conspicuous effect of ectopic STAT5A on WT cells (</w:t>
      </w:r>
      <w:hyperlink w:anchor="F10" w:history="1">
        <w:r>
          <w:rPr>
            <w:rStyle w:val="jrnlFigRef"/>
          </w:rPr>
          <w:t xml:space="preserve">Figure 10D</w:t>
        </w:r>
      </w:hyperlink>
      <w:r>
        <w:rPr>
          <w:sz w:val="22"/>
          <w:szCs w:val="22"/>
          <w:shd w:val="clear" w:color="" w:fill=""/>
        </w:rPr>
        <w:t xml:space="preserve"> &amp; </w:t>
      </w:r>
      <w:hyperlink w:anchor="F10-S1" w:history="1">
        <w:r>
          <w:rPr>
            <w:rStyle w:val="jrnlFigRef"/>
          </w:rPr>
          <w:t xml:space="preserve">Figure 10—figure supplement 1A</w:t>
        </w:r>
      </w:hyperlink>
      <w:r>
        <w:rPr>
          <w:sz w:val="22"/>
          <w:szCs w:val="22"/>
          <w:shd w:val="clear" w:color="" w:fill=""/>
        </w:rPr>
        <w:t xml:space="preserve">), they imply that STAT5 is a limiting resource for this process.</w:t>
      </w:r>
    </w:p>
    <w:p>
      <w:pPr>
        <w:pStyle w:val="jrnlSecPara"/>
      </w:pPr>
      <w:r>
        <w:rPr>
          <w:sz w:val="22"/>
          <w:szCs w:val="22"/>
          <w:shd w:val="clear" w:color="" w:fill=""/>
        </w:rPr>
        <w:t xml:space="preserve">Although they share a common instructive cytokine (TGF-β), Th17 cells and Treg cells have opposing pro- and anti-inflammatory functions. STAT5 is key to this divergence - it promotes Treg responses at the expense of Th17 responses – so we next investigated the effect of paralog dose on Th17 differentiation. We found that the percentage of IL-17+ cells was 4-fold higher in </w:t>
      </w:r>
      <w:r>
        <w:rPr>
          <w:sz w:val="22"/>
          <w:szCs w:val="22"/>
          <w:i/>
          <w:iCs/>
          <w:shd w:val="clear" w:color="" w:fill=""/>
        </w:rPr>
        <w:t xml:space="preserve">Stat5a/b</w:t>
      </w:r>
      <w:r>
        <w:rPr>
          <w:sz w:val="22"/>
          <w:szCs w:val="22"/>
          <w:i/>
          <w:iCs/>
          <w:vertAlign w:val="superscript"/>
          <w:shd w:val="clear" w:color="" w:fill=""/>
        </w:rPr>
        <w:t xml:space="preserve">het</w:t>
      </w:r>
      <w:r>
        <w:rPr>
          <w:sz w:val="22"/>
          <w:szCs w:val="22"/>
          <w:shd w:val="clear" w:color="" w:fill=""/>
        </w:rPr>
        <w:t xml:space="preserve"> Th17 cultures and &gt;25-fold higher in </w:t>
      </w:r>
      <w:r>
        <w:rPr>
          <w:sz w:val="22"/>
          <w:szCs w:val="22"/>
          <w:i/>
          <w:iCs/>
          <w:shd w:val="clear" w:color="" w:fill=""/>
        </w:rPr>
        <w:t xml:space="preserve">Stat5b</w:t>
      </w:r>
      <w:r>
        <w:rPr>
          <w:sz w:val="22"/>
          <w:szCs w:val="22"/>
          <w:shd w:val="clear" w:color="" w:fill=""/>
        </w:rPr>
        <w:t xml:space="preserve">-deficient Th17 cultures than in WT controls, consistent with a high paralog dose threshold, and most importantly, that ectopic STAT5 not only extinguished IL-17 but also induced FOXP3 in all genotypes, thereby demonstrating that changes in STAT5 concentration can tip the balance between effector and regulatory T cells programs (</w:t>
      </w:r>
      <w:hyperlink w:anchor="F10-S1" w:history="1">
        <w:r>
          <w:rPr>
            <w:rStyle w:val="jrnlFigRef"/>
          </w:rPr>
          <w:t xml:space="preserve">Figure 10—figure supplement 1B</w:t>
        </w:r>
      </w:hyperlink>
      <w:r>
        <w:rPr>
          <w:sz w:val="22"/>
          <w:szCs w:val="22"/>
          <w:shd w:val="clear" w:color="" w:fill=""/>
        </w:rPr>
        <w:t xml:space="preserve">).</w:t>
      </w:r>
    </w:p>
    <w:p/>
    <w:p>
      <w:pPr>
        <w:pStyle w:val="jrnlHead1"/>
      </w:pPr>
      <w:r>
        <w:rPr>
          <w:color w:val="#011b37"/>
          <w:sz w:val="56"/>
          <w:szCs w:val="56"/>
          <w:b/>
          <w:shd w:val="clear" w:color="" w:fill=""/>
        </w:rPr>
        <w:t xml:space="preserve">Discussion</w:t>
      </w:r>
    </w:p>
    <w:p>
      <w:pPr>
        <w:pStyle w:val="jrnlSecPara"/>
      </w:pPr>
      <w:r>
        <w:rPr>
          <w:sz w:val="22"/>
          <w:szCs w:val="22"/>
          <w:shd w:val="clear" w:color="" w:fill=""/>
        </w:rPr>
        <w:t xml:space="preserve">Although the importance of STAT5 is widely recognized, there is no consensus on whether its closely related paralogs, STAT5A and STAT5B, are redundant or functionally distinct. Assuming the latter, it is also unclear how specificity can be achieved given their extensive structural homology. Both positions are grounded in sound experimental evidence but, until the present studies, there has been no comprehensive inquiry on their relationship in immune cells. We addressed this longstanding question in primary CD4</w:t>
      </w:r>
      <w:r>
        <w:rPr>
          <w:sz w:val="22"/>
          <w:szCs w:val="22"/>
          <w:vertAlign w:val="superscript"/>
          <w:shd w:val="clear" w:color="" w:fill=""/>
        </w:rPr>
        <w:t xml:space="preserve">+</w:t>
      </w:r>
      <w:r>
        <w:rPr>
          <w:sz w:val="22"/>
          <w:szCs w:val="22"/>
          <w:shd w:val="clear" w:color="" w:fill=""/>
        </w:rPr>
        <w:t xml:space="preserve"> helper T cells, the principal orchestrators of adaptive immunity. Using a combination of genetic and genomic approaches, we demonstrate that STAT5B is dominant over STAT5A and, thus, plays a non-redundant role in controlling effector and regulatory T cell responses. This conclusion is based on phenotypic differences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mice, as well as bioinformatic analyses showing that STAT5B has greater impact on both selection and transcription of STAT5 target genes. The disparity does not appear to be due to differences in genome wide distribution or transcriptional capacity but, instead, relates to differences in relative abundance. Consistent with the latter point, our loss- and gain-of-function studies demonstrate that a threshold concentration of STAT5 must be reached to execute STAT5-dependent gene expression and differentiation programs. Based on these findings, we submit that STAT5A and STAT5B are largely redundant at the molecular level, but not at the cellular or organismal levels, where STAT5B is dominant.</w:t>
      </w:r>
    </w:p>
    <w:p>
      <w:pPr>
        <w:pStyle w:val="jrnlSecPara"/>
      </w:pPr>
      <w:r>
        <w:rPr>
          <w:sz w:val="22"/>
          <w:szCs w:val="22"/>
          <w:shd w:val="clear" w:color="" w:fill=""/>
        </w:rPr>
        <w:t xml:space="preserve">It has been proposed that the target repertoires of STAT5A and STAT5B vary due to subtle differences in their DNA-binding domains (</w:t>
      </w:r>
      <w:hyperlink w:anchor="R4" w:history="1">
        <w:r>
          <w:rPr>
            <w:rStyle w:val="jrnlBibRef"/>
          </w:rPr>
          <w:t xml:space="preserve">Boucheron et al., 1998</w:t>
        </w:r>
      </w:hyperlink>
      <w:r>
        <w:rPr>
          <w:sz w:val="22"/>
          <w:szCs w:val="22"/>
          <w:shd w:val="clear" w:color="" w:fill=""/>
        </w:rPr>
        <w:t xml:space="preserve">). However, this notion has been disputed because the nature and location of the amino acid substitutions may not alter protein structure enough to impact specificity. In addition, multiple studies have shown that the consensus DNA-binding motifs for STAT5A and STAT5B are identical, although it should be noted that these measured optimal binding to synthetic oligonucleotides in cell free systems, leaving open the possibility that divergent binding properties become apparent only at lower affinity sites or in the context of native chromatin (</w:t>
      </w:r>
      <w:hyperlink w:anchor="R59" w:history="1">
        <w:r>
          <w:rPr>
            <w:rStyle w:val="jrnlBibRef"/>
          </w:rPr>
          <w:t xml:space="preserve">Soldaini et al., 1999</w:t>
        </w:r>
      </w:hyperlink>
      <w:r>
        <w:rPr>
          <w:sz w:val="22"/>
          <w:szCs w:val="22"/>
          <w:shd w:val="clear" w:color="" w:fill=""/>
        </w:rPr>
        <w:t xml:space="preserve">; </w:t>
      </w:r>
      <w:hyperlink w:anchor="R12" w:history="1">
        <w:r>
          <w:rPr>
            <w:rStyle w:val="jrnlBibRef"/>
          </w:rPr>
          <w:t xml:space="preserve">Ehret et al., 2001</w:t>
        </w:r>
      </w:hyperlink>
      <w:r>
        <w:rPr>
          <w:sz w:val="22"/>
          <w:szCs w:val="22"/>
          <w:shd w:val="clear" w:color="" w:fill=""/>
        </w:rPr>
        <w:t xml:space="preserve">). Indeed, differential binding of STAT5A or STAT5B has been detected at several loci in primary immune cells but it remains unclear whether this reflects </w:t>
      </w:r>
      <w:r>
        <w:rPr>
          <w:sz w:val="22"/>
          <w:szCs w:val="22"/>
          <w:i/>
          <w:iCs/>
          <w:shd w:val="clear" w:color="" w:fill=""/>
        </w:rPr>
        <w:t xml:space="preserve">bonafide</w:t>
      </w:r>
      <w:r>
        <w:rPr>
          <w:sz w:val="22"/>
          <w:szCs w:val="22"/>
          <w:shd w:val="clear" w:color="" w:fill=""/>
        </w:rPr>
        <w:t xml:space="preserve"> differences in specificity or other factors that may influence target gene selection (</w:t>
      </w:r>
      <w:hyperlink w:anchor="R37" w:history="1">
        <w:r>
          <w:rPr>
            <w:rStyle w:val="jrnlBibRef"/>
          </w:rPr>
          <w:t xml:space="preserve">Liao et al., 2008</w:t>
        </w:r>
      </w:hyperlink>
      <w:r>
        <w:rPr>
          <w:sz w:val="22"/>
          <w:szCs w:val="22"/>
          <w:shd w:val="clear" w:color="" w:fill=""/>
        </w:rPr>
        <w:t xml:space="preserve">; </w:t>
      </w:r>
      <w:hyperlink w:anchor="R38" w:history="1">
        <w:r>
          <w:rPr>
            <w:rStyle w:val="jrnlBibRef"/>
          </w:rPr>
          <w:t xml:space="preserve">2011</w:t>
        </w:r>
      </w:hyperlink>
      <w:r>
        <w:rPr>
          <w:sz w:val="22"/>
          <w:szCs w:val="22"/>
          <w:shd w:val="clear" w:color="" w:fill=""/>
        </w:rPr>
        <w:t xml:space="preserve">; </w:t>
      </w:r>
      <w:hyperlink w:anchor="R69" w:history="1">
        <w:r>
          <w:rPr>
            <w:rStyle w:val="jrnlBibRef"/>
          </w:rPr>
          <w:t xml:space="preserve">Yamaji et al., 2013</w:t>
        </w:r>
      </w:hyperlink>
      <w:r>
        <w:rPr>
          <w:sz w:val="22"/>
          <w:szCs w:val="22"/>
          <w:shd w:val="clear" w:color="" w:fill=""/>
        </w:rPr>
        <w:t xml:space="preserve">; </w:t>
      </w:r>
      <w:hyperlink w:anchor="R27" w:history="1">
        <w:r>
          <w:rPr>
            <w:rStyle w:val="jrnlBibRef"/>
          </w:rPr>
          <w:t xml:space="preserve">Kanai et al., 2014</w:t>
        </w:r>
      </w:hyperlink>
      <w:r>
        <w:rPr>
          <w:sz w:val="22"/>
          <w:szCs w:val="22"/>
          <w:shd w:val="clear" w:color="" w:fill=""/>
        </w:rPr>
        <w:t xml:space="preserve">). For instance, it is known that STAT5A and STAT5B can exhibit distinct phosphorylation patterns, so preferential binding may reflect cell type- or stimulus-specific differences in activation rather than distinct targeting capabilities (</w:t>
      </w:r>
      <w:hyperlink w:anchor="R7" w:history="1">
        <w:r>
          <w:rPr>
            <w:rStyle w:val="jrnlBibRef"/>
          </w:rPr>
          <w:t xml:space="preserve">Caldenhoven et al., 1998</w:t>
        </w:r>
      </w:hyperlink>
      <w:r>
        <w:rPr>
          <w:sz w:val="22"/>
          <w:szCs w:val="22"/>
          <w:shd w:val="clear" w:color="" w:fill=""/>
        </w:rPr>
        <w:t xml:space="preserve">; </w:t>
      </w:r>
      <w:hyperlink w:anchor="R18" w:history="1">
        <w:r>
          <w:rPr>
            <w:rStyle w:val="jrnlBibRef"/>
          </w:rPr>
          <w:t xml:space="preserve">Hennighausen and Robinson, 2008</w:t>
        </w:r>
      </w:hyperlink>
      <w:r>
        <w:rPr>
          <w:sz w:val="22"/>
          <w:szCs w:val="22"/>
          <w:shd w:val="clear" w:color="" w:fill=""/>
        </w:rPr>
        <w:t xml:space="preserve">; </w:t>
      </w:r>
      <w:hyperlink w:anchor="R56" w:history="1">
        <w:r>
          <w:rPr>
            <w:rStyle w:val="jrnlBibRef"/>
          </w:rPr>
          <w:t xml:space="preserve">Rosen et al., 1996</w:t>
        </w:r>
      </w:hyperlink>
      <w:r>
        <w:rPr>
          <w:sz w:val="22"/>
          <w:szCs w:val="22"/>
          <w:shd w:val="clear" w:color="" w:fill=""/>
        </w:rPr>
        <w:t xml:space="preserve">; </w:t>
      </w:r>
      <w:hyperlink w:anchor="R46" w:history="1">
        <w:r>
          <w:rPr>
            <w:rStyle w:val="jrnlBibRef"/>
          </w:rPr>
          <w:t xml:space="preserve">Meinke et al., 1996</w:t>
        </w:r>
      </w:hyperlink>
      <w:r>
        <w:rPr>
          <w:sz w:val="22"/>
          <w:szCs w:val="22"/>
          <w:shd w:val="clear" w:color="" w:fill=""/>
        </w:rPr>
        <w:t xml:space="preserve">). Our work supports this latter view by establishing that, even before activation, relative abundance of STAT5A versus STAT5B determines which paralog will dominate a given transcriptional response.</w:t>
      </w:r>
    </w:p>
    <w:p>
      <w:pPr>
        <w:pStyle w:val="jrnlFigBlock"/>
      </w:pPr>
    </w:p>
    <w:p>
      <w:pPr>
        <w:pStyle w:val="jrnlFigCaption"/>
      </w:pPr>
      <w:bookmarkStart w:id="15" w:name="F9"/>
      <w:bookmarkEnd w:id="15"/>
      <w:r>
        <w:rPr>
          <w:rStyle w:val="label"/>
        </w:rPr>
        <w:t xml:space="preserve">Figure 9.</w:t>
      </w:r>
      <w:r>
        <w:rPr>
          <w:color w:val="#ff8000"/>
          <w:shd w:val="clear" w:color="" w:fill=""/>
        </w:rPr>
        <w:t xml:space="preserve"> Relative abundance of STAT5A and STAT5B in helper T cells.</w:t>
      </w:r>
    </w:p>
    <w:p>
      <w:pPr>
        <w:pStyle w:val="jrnlFigCaption"/>
      </w:pPr>
      <w:r>
        <w:rPr>
          <w:color w:val="#ff8000"/>
          <w:shd w:val="clear" w:color="" w:fill=""/>
        </w:rPr>
        <w:t xml:space="preserve">(</w:t>
      </w:r>
      <w:r>
        <w:rPr>
          <w:rStyle w:val="partLabel"/>
        </w:rPr>
        <w:t xml:space="preserve">A</w:t>
      </w:r>
      <w:r>
        <w:rPr>
          <w:color w:val="#ff8000"/>
          <w:shd w:val="clear" w:color="" w:fill=""/>
        </w:rPr>
        <w:t xml:space="preserve">) Total STAT5 protein was measured in naive, Treg, Tfh and effector/memory T cells. Donut charts indicate the percentage of total STAT5 protein accounted for by each paralog. Histograms show representative flow cytometry data from one of three experiments. (</w:t>
      </w:r>
      <w:r>
        <w:rPr>
          <w:rStyle w:val="partLabel"/>
        </w:rPr>
        <w:t xml:space="preserve">B</w:t>
      </w:r>
      <w:r>
        <w:rPr>
          <w:color w:val="#ff8000"/>
          <w:shd w:val="clear" w:color="" w:fill=""/>
        </w:rPr>
        <w:t xml:space="preserve">) Naive, Treg and effector/memory T cells were treated with IL-2 or IL-7 and phospho-STAT5 measured by flow cytometry. Box plots show log2 fold changes for the percentage of p-STAT5</w:t>
      </w:r>
      <w:r>
        <w:rPr>
          <w:color w:val="#ff8000"/>
          <w:vertAlign w:val="superscript"/>
          <w:shd w:val="clear" w:color="" w:fill=""/>
        </w:rPr>
        <w:t xml:space="preserve">high</w:t>
      </w:r>
      <w:r>
        <w:rPr>
          <w:color w:val="#ff8000"/>
          <w:shd w:val="clear" w:color="" w:fill=""/>
        </w:rPr>
        <w:t xml:space="preserve"> cells relative to wild type controls (WT=0; not shown). Genotypes are ordered as in </w:t>
      </w:r>
      <w:hyperlink w:anchor="F1" w:history="1">
        <w:r>
          <w:rPr>
            <w:rStyle w:val="jrnlFigRef"/>
          </w:rPr>
          <w:t xml:space="preserve">Figure 1D</w:t>
        </w:r>
      </w:hyperlink>
      <w:r>
        <w:rPr>
          <w:color w:val="#ff8000"/>
          <w:shd w:val="clear" w:color="" w:fill=""/>
        </w:rPr>
        <w:t xml:space="preserve">. Dotted red lines indicate a two-fold change (3–4 replicates/group).</w:t>
      </w:r>
    </w:p>
    <w:p>
      <w:pPr/>
      <w:r>
        <w:pict>
          <v:shape type="#_x0000_t75" style="width:500px; height:216.70588235294px; margin-left:0px; margin-top:0px; mso-position-horizontal:left; mso-position-vertical:top; mso-position-horizontal-relative:char; mso-position-vertical-relative:line; z-index:-2147483647;">
            <v:imagedata r:id="rId85" o:title=""/>
          </v:shape>
        </w:pict>
      </w:r>
    </w:p>
    <w:p>
      <w:pPr>
        <w:pStyle w:val="jrnlFigBlock"/>
      </w:pPr>
    </w:p>
    <w:p>
      <w:pPr>
        <w:pStyle w:val="jrnlFigCaption"/>
      </w:pPr>
      <w:bookmarkStart w:id="16" w:name="F9-S1"/>
      <w:bookmarkEnd w:id="16"/>
      <w:r>
        <w:rPr>
          <w:rStyle w:val="label"/>
        </w:rPr>
        <w:t xml:space="preserve">Figure 9—figure supplement 1.</w:t>
      </w:r>
      <w:r>
        <w:rPr>
          <w:color w:val="#ff8000"/>
          <w:shd w:val="clear" w:color="" w:fill=""/>
        </w:rPr>
        <w:t xml:space="preserve"> Relative abundance of STAT5A and STAT5B in helper T cells.</w:t>
      </w:r>
    </w:p>
    <w:p>
      <w:pPr>
        <w:pStyle w:val="jrnlFigCaption"/>
      </w:pPr>
      <w:r>
        <w:rPr>
          <w:color w:val="#ff8000"/>
          <w:shd w:val="clear" w:color="" w:fill=""/>
        </w:rPr>
        <w:t xml:space="preserve">(</w:t>
      </w:r>
      <w:r>
        <w:rPr>
          <w:rStyle w:val="partLabel"/>
        </w:rPr>
        <w:t xml:space="preserve">A</w:t>
      </w:r>
      <w:r>
        <w:rPr>
          <w:color w:val="#ff8000"/>
          <w:shd w:val="clear" w:color="" w:fill=""/>
        </w:rPr>
        <w:t xml:space="preserve">) Donut charts indicate the percentage total STAT5 mRNA (top) or protein (bottom) accounted for by each paralog in ex vivo naive or Treg cells. mRNA data are compiled from 2–3 RNA-seq replicates and protein data are compiled from 3 flow cytometry replicates (</w:t>
      </w:r>
      <w:r>
        <w:rPr>
          <w:rStyle w:val="partLabel"/>
        </w:rPr>
        <w:t xml:space="preserve">B</w:t>
      </w:r>
      <w:r>
        <w:rPr>
          <w:color w:val="#ff8000"/>
          <w:shd w:val="clear" w:color="" w:fill=""/>
        </w:rPr>
        <w:t xml:space="preserve">) Donut charts indicate the percentage total STAT5 mRNA accounted for by each paralog in mouse naive or Treg cells. Data were sourced from the Immunological Genome Project (top) or the EMBL-EBI Expression Atlas (bottom). (</w:t>
      </w:r>
      <w:r>
        <w:rPr>
          <w:rStyle w:val="partLabel"/>
        </w:rPr>
        <w:t xml:space="preserve">C</w:t>
      </w:r>
      <w:r>
        <w:rPr>
          <w:color w:val="#ff8000"/>
          <w:shd w:val="clear" w:color="" w:fill=""/>
        </w:rPr>
        <w:t xml:space="preserve">) Donut charts indicate the percentage total STAT5 mRNA accounted for by each paralog in human naive or Treg cells. Data were sourced from the BioGPS Primary Cell Atlas.</w:t>
      </w:r>
    </w:p>
    <w:p>
      <w:pPr/>
      <w:r>
        <w:pict>
          <v:shape type="#_x0000_t75" style="width:500px; height:141.18525896414px; margin-left:0px; margin-top:0px; mso-position-horizontal:left; mso-position-vertical:top; mso-position-horizontal-relative:char; mso-position-vertical-relative:line; z-index:-2147483647;">
            <v:imagedata r:id="rId86" o:title=""/>
          </v:shape>
        </w:pict>
      </w:r>
    </w:p>
    <w:p>
      <w:pPr>
        <w:pStyle w:val="jrnlFigBlock"/>
      </w:pPr>
    </w:p>
    <w:p>
      <w:pPr>
        <w:pStyle w:val="jrnlFigCaption"/>
      </w:pPr>
      <w:bookmarkStart w:id="17" w:name="F9-S2"/>
      <w:bookmarkEnd w:id="17"/>
      <w:r>
        <w:rPr>
          <w:rStyle w:val="label"/>
        </w:rPr>
        <w:t xml:space="preserve">Figure 9—figure supplement 2.</w:t>
      </w:r>
      <w:r>
        <w:rPr>
          <w:color w:val="#ff8000"/>
          <w:shd w:val="clear" w:color="" w:fill=""/>
        </w:rPr>
        <w:t xml:space="preserve"> Stat5a and Stat5b are transcribed from opposite DNA strands.</w:t>
      </w:r>
    </w:p>
    <w:p>
      <w:pPr>
        <w:pStyle w:val="jrnlFigCaption"/>
      </w:pPr>
      <w:r>
        <w:rPr>
          <w:color w:val="#ff8000"/>
          <w:shd w:val="clear" w:color="" w:fill=""/>
        </w:rPr>
        <w:t xml:space="preserve">Genome browser tracks show relative abundance and DNA strand origin of </w:t>
      </w:r>
      <w:r>
        <w:rPr>
          <w:color w:val="#ff8000"/>
          <w:i/>
          <w:iCs/>
          <w:shd w:val="clear" w:color="" w:fill=""/>
        </w:rPr>
        <w:t xml:space="preserve">Stat5a</w:t>
      </w:r>
      <w:r>
        <w:rPr>
          <w:color w:val="#ff8000"/>
          <w:shd w:val="clear" w:color="" w:fill=""/>
        </w:rPr>
        <w:t xml:space="preserve"> and </w:t>
      </w:r>
      <w:r>
        <w:rPr>
          <w:color w:val="#ff8000"/>
          <w:i/>
          <w:iCs/>
          <w:shd w:val="clear" w:color="" w:fill=""/>
        </w:rPr>
        <w:t xml:space="preserve">Stat5b</w:t>
      </w:r>
      <w:r>
        <w:rPr>
          <w:color w:val="#ff8000"/>
          <w:shd w:val="clear" w:color="" w:fill=""/>
        </w:rPr>
        <w:t xml:space="preserve"> mRNAs within mouse spleen, thymus and mammary gland. Transcripts originating from the minus (-) strand are presented in the ascending orientation while those from the plus (+) strand are in the descending orientation. Numbers indicate RNA-seq FPKM values for the most detected exon within the interval. Data are sourced from the ENCODE consortium and one of 2 biological replicates visualized using the UCSC genome browser.</w:t>
      </w:r>
    </w:p>
    <w:p>
      <w:pPr/>
      <w:r>
        <w:pict>
          <v:shape type="#_x0000_t75" style="width:500px; height:387.13318284424px; margin-left:0px; margin-top:0px; mso-position-horizontal:left; mso-position-vertical:top; mso-position-horizontal-relative:char; mso-position-vertical-relative:line; z-index:-2147483647;">
            <v:imagedata r:id="rId87" o:title=""/>
          </v:shape>
        </w:pict>
      </w:r>
    </w:p>
    <w:p>
      <w:pPr>
        <w:pStyle w:val="jrnlFigBlock"/>
      </w:pPr>
    </w:p>
    <w:p>
      <w:pPr>
        <w:pStyle w:val="jrnlFigCaption"/>
      </w:pPr>
      <w:bookmarkStart w:id="18" w:name="F9-S3"/>
      <w:bookmarkEnd w:id="18"/>
      <w:r>
        <w:rPr>
          <w:rStyle w:val="label"/>
        </w:rPr>
        <w:t xml:space="preserve">Figure 9—figure supplement 3.</w:t>
      </w:r>
      <w:r>
        <w:rPr>
          <w:color w:val="#ff8000"/>
          <w:shd w:val="clear" w:color="" w:fill=""/>
        </w:rPr>
        <w:t xml:space="preserve"> Putative lymphocyte-restricted enhancers within the Stat5a/b locus.</w:t>
      </w:r>
    </w:p>
    <w:p>
      <w:pPr>
        <w:pStyle w:val="jrnlFigCaption"/>
      </w:pPr>
      <w:r>
        <w:rPr>
          <w:color w:val="#ff8000"/>
          <w:shd w:val="clear" w:color="" w:fill=""/>
        </w:rPr>
        <w:t xml:space="preserve">Genome browser tracks display DNAse I hypersensitivity sites (DHS) within the mouse </w:t>
      </w:r>
      <w:r>
        <w:rPr>
          <w:color w:val="#ff8000"/>
          <w:i/>
          <w:iCs/>
          <w:shd w:val="clear" w:color="" w:fill=""/>
        </w:rPr>
        <w:t xml:space="preserve">Stat5a/b</w:t>
      </w:r>
      <w:r>
        <w:rPr>
          <w:color w:val="#ff8000"/>
          <w:shd w:val="clear" w:color="" w:fill=""/>
        </w:rPr>
        <w:t xml:space="preserve"> locus. Shown are data for primary CD4</w:t>
      </w:r>
      <w:r>
        <w:rPr>
          <w:color w:val="#ff8000"/>
          <w:vertAlign w:val="superscript"/>
          <w:shd w:val="clear" w:color="" w:fill=""/>
        </w:rPr>
        <w:t xml:space="preserve">+</w:t>
      </w:r>
      <w:r>
        <w:rPr>
          <w:color w:val="#ff8000"/>
          <w:shd w:val="clear" w:color="" w:fill=""/>
        </w:rPr>
        <w:t xml:space="preserve"> T cells (naive, activated, Treg), as well as spleen, thymus and multiple non-lymphoid tissues. 3 putative lymphoid-specific DHS sites are highlighted. Numbers indicate maximum tag count for all DHS sites within the interval. Data are sourced from the ENCODE consortium and one of 2 biological replicates visualized using the UCSC genome browser.</w:t>
      </w:r>
    </w:p>
    <w:p>
      <w:pPr/>
      <w:r>
        <w:pict>
          <v:shape type="#_x0000_t75" style="width:500px; height:791.46083274524px; margin-left:0px; margin-top:0px; mso-position-horizontal:left; mso-position-vertical:top; mso-position-horizontal-relative:char; mso-position-vertical-relative:line; z-index:-2147483647;">
            <v:imagedata r:id="rId88" o:title=""/>
          </v:shape>
        </w:pict>
      </w:r>
    </w:p>
    <w:p>
      <w:pPr>
        <w:pStyle w:val="jrnlSecPara"/>
      </w:pPr>
      <w:r>
        <w:rPr>
          <w:sz w:val="22"/>
          <w:szCs w:val="22"/>
          <w:shd w:val="clear" w:color="" w:fill=""/>
        </w:rPr>
        <w:t xml:space="preserve">Recent work has shown that small oscillations in transcription factor availability can have genome-wide consequences (</w:t>
      </w:r>
      <w:hyperlink w:anchor="R5" w:history="1">
        <w:r>
          <w:rPr>
            <w:rStyle w:val="jrnlBibRef"/>
          </w:rPr>
          <w:t xml:space="preserve">Brewster et al., 2014</w:t>
        </w:r>
      </w:hyperlink>
      <w:r>
        <w:rPr>
          <w:sz w:val="22"/>
          <w:szCs w:val="22"/>
          <w:shd w:val="clear" w:color="" w:fill=""/>
        </w:rPr>
        <w:t xml:space="preserve">). The idea that STAT5 concentration can impact cellular function also has precedent. Of particular interest are studies reporting severe immunological phenotypes in transgenic mice which over-express STAT5A or STAT5B (</w:t>
      </w:r>
      <w:hyperlink w:anchor="R28" w:history="1">
        <w:r>
          <w:rPr>
            <w:rStyle w:val="jrnlBibRef"/>
          </w:rPr>
          <w:t xml:space="preserve">Kelly et al., 2003a</w:t>
        </w:r>
      </w:hyperlink>
      <w:r>
        <w:rPr>
          <w:sz w:val="22"/>
          <w:szCs w:val="22"/>
          <w:shd w:val="clear" w:color="" w:fill=""/>
        </w:rPr>
        <w:t xml:space="preserve">; </w:t>
      </w:r>
      <w:hyperlink w:anchor="R29" w:history="1">
        <w:r>
          <w:rPr>
            <w:rStyle w:val="jrnlBibRef"/>
          </w:rPr>
          <w:t xml:space="preserve">Kelly et al., 2003b</w:t>
        </w:r>
      </w:hyperlink>
      <w:r>
        <w:rPr>
          <w:sz w:val="22"/>
          <w:szCs w:val="22"/>
          <w:shd w:val="clear" w:color="" w:fill=""/>
        </w:rPr>
        <w:t xml:space="preserve">), and studies showing that </w:t>
      </w:r>
      <w:r>
        <w:rPr>
          <w:sz w:val="22"/>
          <w:szCs w:val="22"/>
          <w:i/>
          <w:iCs/>
          <w:shd w:val="clear" w:color="" w:fill=""/>
        </w:rPr>
        <w:t xml:space="preserve">Stat5a/b</w:t>
      </w:r>
      <w:r>
        <w:rPr>
          <w:sz w:val="22"/>
          <w:szCs w:val="22"/>
          <w:shd w:val="clear" w:color="" w:fill=""/>
        </w:rPr>
        <w:t xml:space="preserve"> haplo-insufficiency ameliorates contact hypersensitivity (</w:t>
      </w:r>
      <w:hyperlink w:anchor="R50" w:history="1">
        <w:r>
          <w:rPr>
            <w:rStyle w:val="jrnlBibRef"/>
          </w:rPr>
          <w:t xml:space="preserve">Nivarthi et al., 2014</w:t>
        </w:r>
      </w:hyperlink>
      <w:r>
        <w:rPr>
          <w:sz w:val="22"/>
          <w:szCs w:val="22"/>
          <w:shd w:val="clear" w:color="" w:fill=""/>
        </w:rPr>
        <w:t xml:space="preserve">). In addition, we have previously demonstrated that ectopic STAT5A can expand the target repertoire of STAT5 in mouse embryonic fibroblasts (</w:t>
      </w:r>
      <w:hyperlink w:anchor="R79" w:history="1">
        <w:r>
          <w:rPr>
            <w:rStyle w:val="jrnlBibRef"/>
          </w:rPr>
          <w:t xml:space="preserve">Zhu et al., 2012</w:t>
        </w:r>
      </w:hyperlink>
      <w:r>
        <w:rPr>
          <w:sz w:val="22"/>
          <w:szCs w:val="22"/>
          <w:shd w:val="clear" w:color="" w:fill=""/>
        </w:rPr>
        <w:t xml:space="preserve">), and have explored the concept of STAT5 gene dosage in the context of mammary development, finding that a high STAT5 threshold must be reached for mammary epithelial cell differentiation (</w:t>
      </w:r>
      <w:hyperlink w:anchor="R69" w:history="1">
        <w:r>
          <w:rPr>
            <w:rStyle w:val="jrnlBibRef"/>
          </w:rPr>
          <w:t xml:space="preserve">Yamaji et al., 2013</w:t>
        </w:r>
      </w:hyperlink>
      <w:r>
        <w:rPr>
          <w:sz w:val="22"/>
          <w:szCs w:val="22"/>
          <w:shd w:val="clear" w:color="" w:fill=""/>
        </w:rPr>
        <w:t xml:space="preserve">). Given that STAT5A is the dominant paralog in mammary epithelium, we can infer that asymmetric expression of STAT5 paralogs is not just a feature of immune cells, and that it must be controlled in a tissue-specific manner (</w:t>
      </w:r>
      <w:hyperlink w:anchor="R47" w:history="1">
        <w:r>
          <w:rPr>
            <w:rStyle w:val="jrnlBibRef"/>
          </w:rPr>
          <w:t xml:space="preserve">Metser et al., 2016</w:t>
        </w:r>
      </w:hyperlink>
      <w:r>
        <w:rPr>
          <w:sz w:val="22"/>
          <w:szCs w:val="22"/>
          <w:shd w:val="clear" w:color="" w:fill=""/>
        </w:rPr>
        <w:t xml:space="preserve">). Several mechanisms may explain this phenomenon. First, it is known that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 are transcribed from opposite DNA strands and, thus, may be subject to strand-specific modes of regulation (</w:t>
      </w:r>
      <w:hyperlink w:anchor="F9-S2" w:history="1">
        <w:r>
          <w:rPr>
            <w:rStyle w:val="jrnlFigRef"/>
          </w:rPr>
          <w:t xml:space="preserve">Figure 9—figure supplement 2</w:t>
        </w:r>
      </w:hyperlink>
      <w:r>
        <w:rPr>
          <w:sz w:val="22"/>
          <w:szCs w:val="22"/>
          <w:shd w:val="clear" w:color="" w:fill=""/>
        </w:rPr>
        <w:t xml:space="preserve">). Second, differential transcription could be achieved through paralog-specific enhancer elements whose accessibility is tissue- and/or cell type-restricted. We have recently characterized an intergenic enhancer that drives expression of </w:t>
      </w:r>
      <w:r>
        <w:rPr>
          <w:sz w:val="22"/>
          <w:szCs w:val="22"/>
          <w:i/>
          <w:iCs/>
          <w:shd w:val="clear" w:color="" w:fill=""/>
        </w:rPr>
        <w:t xml:space="preserve">Stat5a</w:t>
      </w:r>
      <w:r>
        <w:rPr>
          <w:sz w:val="22"/>
          <w:szCs w:val="22"/>
          <w:shd w:val="clear" w:color="" w:fill=""/>
        </w:rPr>
        <w:t xml:space="preserve"> in mammary epithelium and have identified multiple DNase hypersensitivity sites within the </w:t>
      </w:r>
      <w:r>
        <w:rPr>
          <w:sz w:val="22"/>
          <w:szCs w:val="22"/>
          <w:i/>
          <w:iCs/>
          <w:shd w:val="clear" w:color="" w:fill=""/>
        </w:rPr>
        <w:t xml:space="preserve">Stat5b</w:t>
      </w:r>
      <w:r>
        <w:rPr>
          <w:sz w:val="22"/>
          <w:szCs w:val="22"/>
          <w:shd w:val="clear" w:color="" w:fill=""/>
        </w:rPr>
        <w:t xml:space="preserve"> locus that are present in T cells but not in non-lymphoid tissues, perhaps indicating an analogous mechanism for immune cells (</w:t>
      </w:r>
      <w:hyperlink w:anchor="R47" w:history="1">
        <w:r>
          <w:rPr>
            <w:rStyle w:val="jrnlBibRef"/>
          </w:rPr>
          <w:t xml:space="preserve">Metser et al., 2016</w:t>
        </w:r>
      </w:hyperlink>
      <w:r>
        <w:rPr>
          <w:sz w:val="22"/>
          <w:szCs w:val="22"/>
          <w:shd w:val="clear" w:color="" w:fill=""/>
        </w:rPr>
        <w:t xml:space="preserve">)(</w:t>
      </w:r>
      <w:hyperlink w:anchor="F9-S3" w:history="1">
        <w:r>
          <w:rPr>
            <w:rStyle w:val="jrnlFigRef"/>
          </w:rPr>
          <w:t xml:space="preserve">Figure 9—figure supplement 3</w:t>
        </w:r>
      </w:hyperlink>
      <w:r>
        <w:rPr>
          <w:sz w:val="22"/>
          <w:szCs w:val="22"/>
          <w:shd w:val="clear" w:color="" w:fill=""/>
        </w:rPr>
        <w:t xml:space="preserve">). Third, paralog-specific epigenetic modifications, such as histone or DNA methylation, may impose distinct transcriptional outputs, as shown for tumor cells (</w:t>
      </w:r>
      <w:hyperlink w:anchor="R75" w:history="1">
        <w:r>
          <w:rPr>
            <w:rStyle w:val="jrnlBibRef"/>
          </w:rPr>
          <w:t xml:space="preserve">Zhang et al., 2007</w:t>
        </w:r>
      </w:hyperlink>
      <w:r>
        <w:rPr>
          <w:sz w:val="22"/>
          <w:szCs w:val="22"/>
          <w:shd w:val="clear" w:color="" w:fill=""/>
        </w:rPr>
        <w:t xml:space="preserve">). Fourth, the 3’ UTRs of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 are highly divergent so it is possible that their mRNAs are subject to post-transcriptional regulation via distinct sets of microRNAs and/or RNA-binding proteins (</w:t>
      </w:r>
      <w:hyperlink w:anchor="R41" w:history="1">
        <w:r>
          <w:rPr>
            <w:rStyle w:val="jrnlBibRef"/>
          </w:rPr>
          <w:t xml:space="preserve">Liu et al., 1995</w:t>
        </w:r>
      </w:hyperlink>
      <w:r>
        <w:rPr>
          <w:sz w:val="22"/>
          <w:szCs w:val="22"/>
          <w:shd w:val="clear" w:color="" w:fill=""/>
        </w:rPr>
        <w:t xml:space="preserve">).</w:t>
      </w:r>
    </w:p>
    <w:p>
      <w:pPr>
        <w:pStyle w:val="jrnlSecPara"/>
      </w:pPr>
      <w:r>
        <w:rPr>
          <w:sz w:val="22"/>
          <w:szCs w:val="22"/>
          <w:shd w:val="clear" w:color="" w:fill=""/>
        </w:rPr>
        <w:t xml:space="preserve">Beyond asserting the dominance of STAT5B, our work also affirms the importance of STAT5A. Several observations support this latter point: 1) deletion of one </w:t>
      </w:r>
      <w:r>
        <w:rPr>
          <w:sz w:val="22"/>
          <w:szCs w:val="22"/>
          <w:i/>
          <w:iCs/>
          <w:shd w:val="clear" w:color="" w:fill=""/>
        </w:rPr>
        <w:t xml:space="preserve">Stat5a</w:t>
      </w:r>
      <w:r>
        <w:rPr>
          <w:sz w:val="22"/>
          <w:szCs w:val="22"/>
          <w:shd w:val="clear" w:color="" w:fill=""/>
        </w:rPr>
        <w:t xml:space="preserve"> allele exaggerates the gross and cellular phenotypes of </w:t>
      </w:r>
      <w:r>
        <w:rPr>
          <w:sz w:val="22"/>
          <w:szCs w:val="22"/>
          <w:i/>
          <w:iCs/>
          <w:shd w:val="clear" w:color="" w:fill=""/>
        </w:rPr>
        <w:t xml:space="preserve">Stat5b</w:t>
      </w:r>
      <w:r>
        <w:rPr>
          <w:sz w:val="22"/>
          <w:szCs w:val="22"/>
          <w:shd w:val="clear" w:color="" w:fill=""/>
        </w:rPr>
        <w:t xml:space="preserve">-deficient mice, 2) transcription of STAT5 target genes is typically influenced by both STAT5A or STAT5B, and 3) ectopic STAT5A can rescue gene expression in </w:t>
      </w:r>
      <w:r>
        <w:rPr>
          <w:sz w:val="22"/>
          <w:szCs w:val="22"/>
          <w:i/>
          <w:iCs/>
          <w:shd w:val="clear" w:color="" w:fill=""/>
        </w:rPr>
        <w:t xml:space="preserve">Stat5b</w:t>
      </w:r>
      <w:r>
        <w:rPr>
          <w:sz w:val="22"/>
          <w:szCs w:val="22"/>
          <w:shd w:val="clear" w:color="" w:fill=""/>
        </w:rPr>
        <w:t xml:space="preserve">-deficient cells. Furthermore, just one-allele of either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 is sufficient to prevent the perinatal lethality and anemia seen in STAT5-null mice, suggesting that molecular redundancy protects the most critical ‘life-and-death’ functions. We also identified a small subset of genes that appear to be regulated by either STAT5A or STAT5B, some of which have known immunological functions. Given that STAT5B is more abundant, it can be argued that all STAT5B-dependency may be due to a high paralog dose threshold, but this cannot explain the appearance of STAT5A-dependent genes. Thus, we propose that phenotypic differences between </w:t>
      </w:r>
      <w:r>
        <w:rPr>
          <w:sz w:val="22"/>
          <w:szCs w:val="22"/>
          <w:i/>
          <w:iCs/>
          <w:shd w:val="clear" w:color="" w:fill=""/>
        </w:rPr>
        <w:t xml:space="preserve">Stat5a</w:t>
      </w:r>
      <w:r>
        <w:rPr>
          <w:sz w:val="22"/>
          <w:szCs w:val="22"/>
          <w:shd w:val="clear" w:color="" w:fill=""/>
        </w:rPr>
        <w:t xml:space="preserve">- and </w:t>
      </w:r>
      <w:r>
        <w:rPr>
          <w:sz w:val="22"/>
          <w:szCs w:val="22"/>
          <w:i/>
          <w:iCs/>
          <w:shd w:val="clear" w:color="" w:fill=""/>
        </w:rPr>
        <w:t xml:space="preserve">Stat5b</w:t>
      </w:r>
      <w:r>
        <w:rPr>
          <w:sz w:val="22"/>
          <w:szCs w:val="22"/>
          <w:shd w:val="clear" w:color="" w:fill=""/>
        </w:rPr>
        <w:t xml:space="preserve">-deficient T cells result from widespread ‘paralog preference’ and circumscribed 'paralog specificity'.</w:t>
      </w:r>
    </w:p>
    <w:p>
      <w:pPr>
        <w:pStyle w:val="jrnlSecPara"/>
      </w:pPr>
      <w:r>
        <w:rPr>
          <w:sz w:val="22"/>
          <w:szCs w:val="22"/>
          <w:shd w:val="clear" w:color="" w:fill=""/>
        </w:rPr>
        <w:t xml:space="preserve">Our ChIP-seq studies indicate that the overall availability of STAT5, whether STAT5A or STAT5B, has profound influence on target gene selection. Previous studies have compared genomic distribution of STAT5A and STAT5B in primary CD4</w:t>
      </w:r>
      <w:r>
        <w:rPr>
          <w:sz w:val="22"/>
          <w:szCs w:val="22"/>
          <w:vertAlign w:val="superscript"/>
          <w:shd w:val="clear" w:color="" w:fill=""/>
        </w:rPr>
        <w:t xml:space="preserve">+</w:t>
      </w:r>
      <w:r>
        <w:rPr>
          <w:sz w:val="22"/>
          <w:szCs w:val="22"/>
          <w:shd w:val="clear" w:color="" w:fill=""/>
        </w:rPr>
        <w:t xml:space="preserve"> T cells and found that they mostly overlap, thereby supporting the idea of redundancy (</w:t>
      </w:r>
      <w:hyperlink w:anchor="R37" w:history="1">
        <w:r>
          <w:rPr>
            <w:rStyle w:val="jrnlBibRef"/>
          </w:rPr>
          <w:t xml:space="preserve">Liao et al., 2008</w:t>
        </w:r>
      </w:hyperlink>
      <w:r>
        <w:rPr>
          <w:sz w:val="22"/>
          <w:szCs w:val="22"/>
          <w:shd w:val="clear" w:color="" w:fill=""/>
        </w:rPr>
        <w:t xml:space="preserve">; </w:t>
      </w:r>
      <w:hyperlink w:anchor="R38" w:history="1">
        <w:r>
          <w:rPr>
            <w:rStyle w:val="jrnlBibRef"/>
          </w:rPr>
          <w:t xml:space="preserve">2011</w:t>
        </w:r>
      </w:hyperlink>
      <w:r>
        <w:rPr>
          <w:sz w:val="22"/>
          <w:szCs w:val="22"/>
          <w:shd w:val="clear" w:color="" w:fill=""/>
        </w:rPr>
        <w:t xml:space="preserve">; </w:t>
      </w:r>
      <w:hyperlink w:anchor="R27" w:history="1">
        <w:r>
          <w:rPr>
            <w:rStyle w:val="jrnlBibRef"/>
          </w:rPr>
          <w:t xml:space="preserve">Kanai et al., 2014</w:t>
        </w:r>
      </w:hyperlink>
      <w:r>
        <w:rPr>
          <w:sz w:val="22"/>
          <w:szCs w:val="22"/>
          <w:shd w:val="clear" w:color="" w:fill=""/>
        </w:rPr>
        <w:t xml:space="preserve">). However, they also identified a subset of sites that are occupied by one paralog or the other and, thus, have been taken as evidence for paralog specificity. All such comparisons (including ours) should be interpreted with care. Shared sites can be appointed with confidence but, due to technical confounders (e.g. differences in antibody affinity), incongruent sites cannot be definitively classified as STAT5A- or STAT5B-specific. The mechanisms underlying differential binding must also be considered. It is possible that </w:t>
      </w:r>
      <w:r>
        <w:rPr>
          <w:sz w:val="22"/>
          <w:szCs w:val="22"/>
          <w:i/>
          <w:iCs/>
          <w:shd w:val="clear" w:color="" w:fill=""/>
        </w:rPr>
        <w:t xml:space="preserve">bona fide</w:t>
      </w:r>
      <w:r>
        <w:rPr>
          <w:sz w:val="22"/>
          <w:szCs w:val="22"/>
          <w:shd w:val="clear" w:color="" w:fill=""/>
        </w:rPr>
        <w:t xml:space="preserve"> paralog-specific binding sites do exist, but these are probably only a minor fraction. In most cases, differential binding likely reflects competition; the more abundant paralog is more likely to be detected. Given this nuance, claims that certain genes are uniquely regulated by STAT5A or STAT5B should be tempered. For instance, it has been suggested that </w:t>
      </w:r>
      <w:r>
        <w:rPr>
          <w:sz w:val="22"/>
          <w:szCs w:val="22"/>
          <w:i/>
          <w:iCs/>
          <w:shd w:val="clear" w:color="" w:fill=""/>
        </w:rPr>
        <w:t xml:space="preserve">Bcl2l1</w:t>
      </w:r>
      <w:r>
        <w:rPr>
          <w:sz w:val="22"/>
          <w:szCs w:val="22"/>
          <w:shd w:val="clear" w:color="" w:fill=""/>
        </w:rPr>
        <w:t xml:space="preserve"> is regulated only by STAT5A and that </w:t>
      </w:r>
      <w:r>
        <w:rPr>
          <w:sz w:val="22"/>
          <w:szCs w:val="22"/>
          <w:i/>
          <w:iCs/>
          <w:shd w:val="clear" w:color="" w:fill=""/>
        </w:rPr>
        <w:t xml:space="preserve">Bcl2, Il2ra</w:t>
      </w:r>
      <w:r>
        <w:rPr>
          <w:sz w:val="22"/>
          <w:szCs w:val="22"/>
          <w:shd w:val="clear" w:color="" w:fill=""/>
        </w:rPr>
        <w:t xml:space="preserve"> and </w:t>
      </w:r>
      <w:r>
        <w:rPr>
          <w:sz w:val="22"/>
          <w:szCs w:val="22"/>
          <w:i/>
          <w:iCs/>
          <w:shd w:val="clear" w:color="" w:fill=""/>
        </w:rPr>
        <w:t xml:space="preserve">Foxp3</w:t>
      </w:r>
      <w:r>
        <w:rPr>
          <w:sz w:val="22"/>
          <w:szCs w:val="22"/>
          <w:shd w:val="clear" w:color="" w:fill=""/>
        </w:rPr>
        <w:t xml:space="preserve"> are regulated only by STAT5B (</w:t>
      </w:r>
      <w:hyperlink w:anchor="R27" w:history="1">
        <w:r>
          <w:rPr>
            <w:rStyle w:val="jrnlBibRef"/>
          </w:rPr>
          <w:t xml:space="preserve">Kanai et al., 2014</w:t>
        </w:r>
      </w:hyperlink>
      <w:r>
        <w:rPr>
          <w:sz w:val="22"/>
          <w:szCs w:val="22"/>
          <w:shd w:val="clear" w:color="" w:fill=""/>
        </w:rPr>
        <w:t xml:space="preserve">; </w:t>
      </w:r>
      <w:hyperlink w:anchor="R22" w:history="1">
        <w:r>
          <w:rPr>
            <w:rStyle w:val="jrnlBibRef"/>
          </w:rPr>
          <w:t xml:space="preserve">Jenks et al., 2013</w:t>
        </w:r>
      </w:hyperlink>
      <w:r>
        <w:rPr>
          <w:sz w:val="22"/>
          <w:szCs w:val="22"/>
          <w:shd w:val="clear" w:color="" w:fill=""/>
        </w:rPr>
        <w:t xml:space="preserve">). Our data indicate that these are more accurately described as 'pan-STAT5' genes that are more impacted by deletion of one paralog or the other.</w:t>
      </w:r>
    </w:p>
    <w:p>
      <w:pPr>
        <w:pStyle w:val="jrnlFigBlock"/>
      </w:pPr>
    </w:p>
    <w:p>
      <w:pPr>
        <w:pStyle w:val="jrnlFigCaption"/>
      </w:pPr>
      <w:bookmarkStart w:id="19" w:name="F10"/>
      <w:bookmarkEnd w:id="19"/>
      <w:r>
        <w:rPr>
          <w:rStyle w:val="label"/>
        </w:rPr>
        <w:t xml:space="preserve">Figure 10.</w:t>
      </w:r>
      <w:r>
        <w:rPr>
          <w:color w:val="#ff8000"/>
          <w:shd w:val="clear" w:color="" w:fill=""/>
        </w:rPr>
        <w:t xml:space="preserve"> Paralog dose governs STAT5-driven gene transcription.</w:t>
      </w:r>
    </w:p>
    <w:p>
      <w:pPr>
        <w:pStyle w:val="jrnlFigCaption"/>
      </w:pPr>
      <w:r>
        <w:rPr>
          <w:color w:val="#ff8000"/>
          <w:shd w:val="clear" w:color="" w:fill=""/>
        </w:rPr>
        <w:t xml:space="preserve">(</w:t>
      </w:r>
      <w:r>
        <w:rPr>
          <w:rStyle w:val="partLabel"/>
        </w:rPr>
        <w:t xml:space="preserve">A</w:t>
      </w:r>
      <w:r>
        <w:rPr>
          <w:color w:val="#ff8000"/>
          <w:shd w:val="clear" w:color="" w:fill=""/>
        </w:rPr>
        <w:t xml:space="preserve">) CD4</w:t>
      </w:r>
      <w:r>
        <w:rPr>
          <w:color w:val="#ff8000"/>
          <w:vertAlign w:val="superscript"/>
          <w:shd w:val="clear" w:color="" w:fill=""/>
        </w:rPr>
        <w:t xml:space="preserve">+</w:t>
      </w:r>
      <w:r>
        <w:rPr>
          <w:color w:val="#ff8000"/>
          <w:shd w:val="clear" w:color="" w:fill=""/>
        </w:rPr>
        <w:t xml:space="preserve"> T cells from one-allele </w:t>
      </w:r>
      <w:r>
        <w:rPr>
          <w:color w:val="#ff8000"/>
          <w:i/>
          <w:iCs/>
          <w:shd w:val="clear" w:color="" w:fill=""/>
        </w:rPr>
        <w:t xml:space="preserve">Stat5b</w:t>
      </w:r>
      <w:r>
        <w:rPr>
          <w:color w:val="#ff8000"/>
          <w:shd w:val="clear" w:color="" w:fill=""/>
        </w:rPr>
        <w:t xml:space="preserve">-deficient mice were transduced with STAT5A retrovirus, then processed for RNA-seq. Contour plots (left) show correlation between the transduction marker (hNGFR) and IL-2Rα protein. Volcano plot (middle) shows log2 fold changes and variances for all transcripts relative to control retrovirus. Those exhibiting &gt;1.5 fold change and p&lt;0.05 are depicted in blue. Dotted red lines indicate 2 fold change and 0.05 </w:t>
      </w:r>
      <w:r>
        <w:rPr>
          <w:color w:val="#ff8000"/>
          <w:i/>
          <w:iCs/>
          <w:shd w:val="clear" w:color="" w:fill=""/>
        </w:rPr>
        <w:t xml:space="preserve">p</w:t>
      </w:r>
      <w:r>
        <w:rPr>
          <w:color w:val="#ff8000"/>
          <w:shd w:val="clear" w:color="" w:fill=""/>
        </w:rPr>
        <w:t xml:space="preserve"> value. Histogram (right) shows STAT5 paralog preference for transcripts mobilized by ectopic STAT5A. Dotted red line denotes equivalence and number indicates median paralog preference. (</w:t>
      </w:r>
      <w:r>
        <w:rPr>
          <w:rStyle w:val="partLabel"/>
        </w:rPr>
        <w:t xml:space="preserve">B</w:t>
      </w:r>
      <w:r>
        <w:rPr>
          <w:color w:val="#ff8000"/>
          <w:shd w:val="clear" w:color="" w:fill=""/>
        </w:rPr>
        <w:t xml:space="preserve">) Heat map shows selected transcripts in STAT5A-transduced helper T cells (top row) or IL-2 treated </w:t>
      </w:r>
      <w:r>
        <w:rPr>
          <w:color w:val="#ff8000"/>
          <w:i/>
          <w:iCs/>
          <w:shd w:val="clear" w:color="" w:fill=""/>
        </w:rPr>
        <w:t xml:space="preserve">Stat5a</w:t>
      </w:r>
      <w:r>
        <w:rPr>
          <w:color w:val="#ff8000"/>
          <w:shd w:val="clear" w:color="" w:fill=""/>
        </w:rPr>
        <w:t xml:space="preserve">- or </w:t>
      </w:r>
      <w:r>
        <w:rPr>
          <w:color w:val="#ff8000"/>
          <w:i/>
          <w:iCs/>
          <w:shd w:val="clear" w:color="" w:fill=""/>
        </w:rPr>
        <w:t xml:space="preserve">Stat5b</w:t>
      </w:r>
      <w:r>
        <w:rPr>
          <w:color w:val="#ff8000"/>
          <w:shd w:val="clear" w:color="" w:fill=""/>
        </w:rPr>
        <w:t xml:space="preserve">-deficient cells (bottom rows; from </w:t>
      </w:r>
      <w:hyperlink w:anchor="F6" w:history="1">
        <w:r>
          <w:rPr>
            <w:rStyle w:val="jrnlFigRef"/>
          </w:rPr>
          <w:t xml:space="preserve">Figure 6</w:t>
        </w:r>
      </w:hyperlink>
      <w:r>
        <w:rPr>
          <w:color w:val="#ff8000"/>
          <w:shd w:val="clear" w:color="" w:fill=""/>
        </w:rPr>
        <w:t xml:space="preserve">). Data are presented as the log2 fold change relative to controls (not shown). (</w:t>
      </w:r>
      <w:r>
        <w:rPr>
          <w:rStyle w:val="partLabel"/>
        </w:rPr>
        <w:t xml:space="preserve">C</w:t>
      </w:r>
      <w:r>
        <w:rPr>
          <w:color w:val="#ff8000"/>
          <w:shd w:val="clear" w:color="" w:fill=""/>
        </w:rPr>
        <w:t xml:space="preserve">) GSEA plots show enrichment of STAT5A-dependent (left) or STAT5B-dependent (right) genes within the STAT5A-RV dataset. (</w:t>
      </w:r>
      <w:r>
        <w:rPr>
          <w:rStyle w:val="partLabel"/>
        </w:rPr>
        <w:t xml:space="preserve">A–C</w:t>
      </w:r>
      <w:r>
        <w:rPr>
          <w:color w:val="#ff8000"/>
          <w:shd w:val="clear" w:color="" w:fill=""/>
        </w:rPr>
        <w:t xml:space="preserve">). RNA-seq analysis is compiled from 2 biological replicates. (</w:t>
      </w:r>
      <w:r>
        <w:rPr>
          <w:rStyle w:val="partLabel"/>
        </w:rPr>
        <w:t xml:space="preserve">D</w:t>
      </w:r>
      <w:r>
        <w:rPr>
          <w:color w:val="#ff8000"/>
          <w:shd w:val="clear" w:color="" w:fill=""/>
        </w:rPr>
        <w:t xml:space="preserve">) CD4</w:t>
      </w:r>
      <w:r>
        <w:rPr>
          <w:color w:val="#ff8000"/>
          <w:vertAlign w:val="superscript"/>
          <w:shd w:val="clear" w:color="" w:fill=""/>
        </w:rPr>
        <w:t xml:space="preserve">+</w:t>
      </w:r>
      <w:r>
        <w:rPr>
          <w:color w:val="#ff8000"/>
          <w:shd w:val="clear" w:color="" w:fill=""/>
        </w:rPr>
        <w:t xml:space="preserve"> T cells from WT,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and one-allele </w:t>
      </w:r>
      <w:r>
        <w:rPr>
          <w:color w:val="#ff8000"/>
          <w:i/>
          <w:iCs/>
          <w:shd w:val="clear" w:color="" w:fill=""/>
        </w:rPr>
        <w:t xml:space="preserve">Stat5b</w:t>
      </w:r>
      <w:r>
        <w:rPr>
          <w:color w:val="#ff8000"/>
          <w:shd w:val="clear" w:color="" w:fill=""/>
        </w:rPr>
        <w:t xml:space="preserve">-deficient mice were transduced with control (top row) or STAT5A (bottom row) retrovirus under iTreg polarizing conditions. Contour plots show total STAT5 and FOXP3 protein levels in transduced cells. (</w:t>
      </w:r>
      <w:r>
        <w:rPr>
          <w:rStyle w:val="partLabel"/>
        </w:rPr>
        <w:t xml:space="preserve">E</w:t>
      </w:r>
      <w:r>
        <w:rPr>
          <w:color w:val="#ff8000"/>
          <w:shd w:val="clear" w:color="" w:fill=""/>
        </w:rPr>
        <w:t xml:space="preserve">) Histograms denote IL-2Rα protein levels on transduced cells. (</w:t>
      </w:r>
      <w:r>
        <w:rPr>
          <w:rStyle w:val="partLabel"/>
        </w:rPr>
        <w:t xml:space="preserve">D–E</w:t>
      </w:r>
      <w:r>
        <w:rPr>
          <w:color w:val="#ff8000"/>
          <w:shd w:val="clear" w:color="" w:fill=""/>
        </w:rPr>
        <w:t xml:space="preserve">) Shown is one of two independent experiments.</w:t>
      </w:r>
    </w:p>
    <w:p>
      <w:pPr/>
      <w:r>
        <w:pict>
          <v:shape type="#_x0000_t75" style="width:500px; height:566.66666666667px; margin-left:0px; margin-top:0px; mso-position-horizontal:left; mso-position-vertical:top; mso-position-horizontal-relative:char; mso-position-vertical-relative:line; z-index:-2147483647;">
            <v:imagedata r:id="rId100" o:title=""/>
          </v:shape>
        </w:pict>
      </w:r>
    </w:p>
    <w:p>
      <w:pPr>
        <w:pStyle w:val="jrnlFigBlock"/>
      </w:pPr>
    </w:p>
    <w:p>
      <w:pPr>
        <w:pStyle w:val="jrnlFigCaption"/>
      </w:pPr>
      <w:bookmarkStart w:id="20" w:name="F10-S1"/>
      <w:bookmarkEnd w:id="20"/>
      <w:r>
        <w:rPr>
          <w:rStyle w:val="label"/>
        </w:rPr>
        <w:t xml:space="preserve">Figure 10—figure supplement 1.</w:t>
      </w:r>
      <w:r>
        <w:rPr>
          <w:color w:val="#ff8000"/>
          <w:shd w:val="clear" w:color="" w:fill=""/>
        </w:rPr>
        <w:t xml:space="preserve"> STAT5 paralog dose tips the balance between effector and regulatory T cell programs.</w:t>
      </w:r>
    </w:p>
    <w:p>
      <w:pPr>
        <w:pStyle w:val="jrnlFigCaption"/>
      </w:pPr>
      <w:r>
        <w:rPr>
          <w:color w:val="#ff8000"/>
          <w:shd w:val="clear" w:color="" w:fill=""/>
        </w:rPr>
        <w:t xml:space="preserve">CD4</w:t>
      </w:r>
      <w:r>
        <w:rPr>
          <w:color w:val="#ff8000"/>
          <w:vertAlign w:val="superscript"/>
          <w:shd w:val="clear" w:color="" w:fill=""/>
        </w:rPr>
        <w:t xml:space="preserve">+</w:t>
      </w:r>
      <w:r>
        <w:rPr>
          <w:color w:val="#ff8000"/>
          <w:shd w:val="clear" w:color="" w:fill=""/>
        </w:rPr>
        <w:t xml:space="preserve"> T cells from WT, </w:t>
      </w:r>
      <w:r>
        <w:rPr>
          <w:color w:val="#ff8000"/>
          <w:i/>
          <w:iCs/>
          <w:shd w:val="clear" w:color="" w:fill=""/>
        </w:rPr>
        <w:t xml:space="preserve">Stat5a/b</w:t>
      </w:r>
      <w:r>
        <w:rPr>
          <w:color w:val="#ff8000"/>
          <w:i/>
          <w:iCs/>
          <w:vertAlign w:val="superscript"/>
          <w:shd w:val="clear" w:color="" w:fill=""/>
        </w:rPr>
        <w:t xml:space="preserve">het</w:t>
      </w:r>
      <w:r>
        <w:rPr>
          <w:color w:val="#ff8000"/>
          <w:shd w:val="clear" w:color="" w:fill=""/>
        </w:rPr>
        <w:t xml:space="preserve"> and one-allele </w:t>
      </w:r>
      <w:r>
        <w:rPr>
          <w:color w:val="#ff8000"/>
          <w:i/>
          <w:iCs/>
          <w:shd w:val="clear" w:color="" w:fill=""/>
        </w:rPr>
        <w:t xml:space="preserve">Stat5b</w:t>
      </w:r>
      <w:r>
        <w:rPr>
          <w:color w:val="#ff8000"/>
          <w:shd w:val="clear" w:color="" w:fill=""/>
        </w:rPr>
        <w:t xml:space="preserve">-deficient mice were were transduced with control or STAT5A retrovirus under (</w:t>
      </w:r>
      <w:r>
        <w:rPr>
          <w:rStyle w:val="partLabel"/>
        </w:rPr>
        <w:t xml:space="preserve">A</w:t>
      </w:r>
      <w:r>
        <w:rPr>
          <w:color w:val="#ff8000"/>
          <w:shd w:val="clear" w:color="" w:fill=""/>
        </w:rPr>
        <w:t xml:space="preserve">) non-polarizing or (</w:t>
      </w:r>
      <w:r>
        <w:rPr>
          <w:rStyle w:val="partLabel"/>
        </w:rPr>
        <w:t xml:space="preserve">B</w:t>
      </w:r>
      <w:r>
        <w:rPr>
          <w:color w:val="#ff8000"/>
          <w:shd w:val="clear" w:color="" w:fill=""/>
        </w:rPr>
        <w:t xml:space="preserve">) Th17-polarizing conditions. Contour plots denote FOXP3 and IL-17A</w:t>
      </w:r>
      <w:r>
        <w:rPr>
          <w:color w:val="#ff8000"/>
          <w:shd w:val="clear" w:color="" w:fill=""/>
        </w:rPr>
        <w:t xml:space="preserve"/>
      </w:r>
      <w:r>
        <w:rPr>
          <w:color w:val="#ff8000"/>
          <w:shd w:val="clear" w:color="" w:fill=""/>
        </w:rPr>
        <w:t xml:space="preserve">protein levels in transduced cells. Shown is one of two independent experiments.</w:t>
      </w:r>
    </w:p>
    <w:p>
      <w:pPr/>
      <w:r>
        <w:pict>
          <v:shape type="#_x0000_t75" style="width:500px; height:514.81481481481px; margin-left:0px; margin-top:0px; mso-position-horizontal:left; mso-position-vertical:top; mso-position-horizontal-relative:char; mso-position-vertical-relative:line; z-index:-2147483647;">
            <v:imagedata r:id="rId101" o:title=""/>
          </v:shape>
        </w:pict>
      </w:r>
    </w:p>
    <w:p>
      <w:pPr>
        <w:pStyle w:val="jrnlSecPara"/>
      </w:pPr>
      <w:r>
        <w:rPr>
          <w:sz w:val="22"/>
          <w:szCs w:val="22"/>
          <w:shd w:val="clear" w:color="" w:fill=""/>
        </w:rPr>
        <w:t xml:space="preserve">STAT5 is essential for immunological tolerance (</w:t>
      </w:r>
      <w:hyperlink w:anchor="R44" w:history="1">
        <w:r>
          <w:rPr>
            <w:rStyle w:val="jrnlBibRef"/>
          </w:rPr>
          <w:t xml:space="preserve">Mahmud et al., 2013</w:t>
        </w:r>
      </w:hyperlink>
      <w:r>
        <w:rPr>
          <w:sz w:val="22"/>
          <w:szCs w:val="22"/>
          <w:shd w:val="clear" w:color="" w:fill=""/>
        </w:rPr>
        <w:t xml:space="preserve">). This principle is well illustrated in humans with congenital </w:t>
      </w:r>
      <w:r>
        <w:rPr>
          <w:sz w:val="22"/>
          <w:szCs w:val="22"/>
          <w:i/>
          <w:iCs/>
          <w:shd w:val="clear" w:color="" w:fill=""/>
        </w:rPr>
        <w:t xml:space="preserve">STAT5B</w:t>
      </w:r>
      <w:r>
        <w:rPr>
          <w:sz w:val="22"/>
          <w:szCs w:val="22"/>
          <w:shd w:val="clear" w:color="" w:fill=""/>
        </w:rPr>
        <w:t xml:space="preserve"> defects, who typically manifest a range of autoimmune symptoms (</w:t>
      </w:r>
      <w:hyperlink w:anchor="R26" w:history="1">
        <w:r>
          <w:rPr>
            <w:rStyle w:val="jrnlBibRef"/>
          </w:rPr>
          <w:t xml:space="preserve">Kanai et al., 2012</w:t>
        </w:r>
      </w:hyperlink>
      <w:r>
        <w:rPr>
          <w:sz w:val="22"/>
          <w:szCs w:val="22"/>
          <w:shd w:val="clear" w:color="" w:fill=""/>
        </w:rPr>
        <w:t xml:space="preserve">), and is further supported by the present work, which demonstrates that </w:t>
      </w:r>
      <w:r>
        <w:rPr>
          <w:sz w:val="22"/>
          <w:szCs w:val="22"/>
          <w:i/>
          <w:iCs/>
          <w:shd w:val="clear" w:color="" w:fill=""/>
        </w:rPr>
        <w:t xml:space="preserve">Stat5b</w:t>
      </w:r>
      <w:r>
        <w:rPr>
          <w:sz w:val="22"/>
          <w:szCs w:val="22"/>
          <w:shd w:val="clear" w:color="" w:fill=""/>
        </w:rPr>
        <w:t xml:space="preserve"> deficiency leads to spontaneous kidney disease in mice. The link between STAT5 and autoimmunity is often attributed to its role downstream of IL-2/IL-2Rα in Treg cells (</w:t>
      </w:r>
      <w:hyperlink w:anchor="R45" w:history="1">
        <w:r>
          <w:rPr>
            <w:rStyle w:val="jrnlBibRef"/>
          </w:rPr>
          <w:t xml:space="preserve">Malek and Castro, 2010</w:t>
        </w:r>
      </w:hyperlink>
      <w:r>
        <w:rPr>
          <w:sz w:val="22"/>
          <w:szCs w:val="22"/>
          <w:shd w:val="clear" w:color="" w:fill=""/>
        </w:rPr>
        <w:t xml:space="preserve">; </w:t>
      </w:r>
      <w:hyperlink w:anchor="R44" w:history="1">
        <w:r>
          <w:rPr>
            <w:rStyle w:val="jrnlBibRef"/>
          </w:rPr>
          <w:t xml:space="preserve">Mahmud et al., 2013</w:t>
        </w:r>
      </w:hyperlink>
      <w:r>
        <w:rPr>
          <w:sz w:val="22"/>
          <w:szCs w:val="22"/>
          <w:shd w:val="clear" w:color="" w:fill=""/>
        </w:rPr>
        <w:t xml:space="preserve">). Our work clearly endorses this viewpoint and brings to mind the autoimmune phenotype of Treg-deficient </w:t>
      </w:r>
      <w:r>
        <w:rPr>
          <w:sz w:val="22"/>
          <w:szCs w:val="22"/>
          <w:i/>
          <w:iCs/>
          <w:shd w:val="clear" w:color="" w:fill=""/>
        </w:rPr>
        <w:t xml:space="preserve">Scurfy</w:t>
      </w:r>
      <w:r>
        <w:rPr>
          <w:sz w:val="22"/>
          <w:szCs w:val="22"/>
          <w:shd w:val="clear" w:color="" w:fill=""/>
        </w:rPr>
        <w:t xml:space="preserve"> mice which, like </w:t>
      </w:r>
      <w:r>
        <w:rPr>
          <w:sz w:val="22"/>
          <w:szCs w:val="22"/>
          <w:i/>
          <w:iCs/>
          <w:shd w:val="clear" w:color="" w:fill=""/>
        </w:rPr>
        <w:t xml:space="preserve">Stat5b</w:t>
      </w:r>
      <w:r>
        <w:rPr>
          <w:sz w:val="22"/>
          <w:szCs w:val="22"/>
          <w:shd w:val="clear" w:color="" w:fill=""/>
        </w:rPr>
        <w:t xml:space="preserve">-deficient mice</w:t>
      </w:r>
      <w:r>
        <w:rPr>
          <w:sz w:val="22"/>
          <w:szCs w:val="22"/>
          <w:i/>
          <w:iCs/>
          <w:shd w:val="clear" w:color="" w:fill=""/>
        </w:rPr>
        <w:t xml:space="preserve">, </w:t>
      </w:r>
      <w:r>
        <w:rPr>
          <w:sz w:val="22"/>
          <w:szCs w:val="22"/>
          <w:shd w:val="clear" w:color="" w:fill=""/>
        </w:rPr>
        <w:t xml:space="preserve">exhibit both autoantibodies and kidney disease {Aschermann:2013gn}. We demonstrate that, similar to </w:t>
      </w:r>
      <w:r>
        <w:rPr>
          <w:sz w:val="22"/>
          <w:szCs w:val="22"/>
          <w:i/>
          <w:iCs/>
          <w:shd w:val="clear" w:color="" w:fill=""/>
        </w:rPr>
        <w:t xml:space="preserve">STAT5B</w:t>
      </w:r>
      <w:r>
        <w:rPr>
          <w:sz w:val="22"/>
          <w:szCs w:val="22"/>
          <w:shd w:val="clear" w:color="" w:fill=""/>
        </w:rPr>
        <w:t xml:space="preserve">-deficient humans (</w:t>
      </w:r>
      <w:hyperlink w:anchor="R8" w:history="1">
        <w:r>
          <w:rPr>
            <w:rStyle w:val="jrnlBibRef"/>
          </w:rPr>
          <w:t xml:space="preserve">Cohen et al., 2006</w:t>
        </w:r>
      </w:hyperlink>
      <w:r>
        <w:rPr>
          <w:sz w:val="22"/>
          <w:szCs w:val="22"/>
          <w:shd w:val="clear" w:color="" w:fill=""/>
        </w:rPr>
        <w:t xml:space="preserve">), Treg cells are functionally compromised in </w:t>
      </w:r>
      <w:r>
        <w:rPr>
          <w:sz w:val="22"/>
          <w:szCs w:val="22"/>
          <w:i/>
          <w:iCs/>
          <w:shd w:val="clear" w:color="" w:fill=""/>
        </w:rPr>
        <w:t xml:space="preserve">Stat5b</w:t>
      </w:r>
      <w:r>
        <w:rPr>
          <w:sz w:val="22"/>
          <w:szCs w:val="22"/>
          <w:shd w:val="clear" w:color="" w:fill=""/>
        </w:rPr>
        <w:t xml:space="preserve">-deficient mice, but, surprisingly, the baseline frequency of FOXP3</w:t>
      </w:r>
      <w:r>
        <w:rPr>
          <w:sz w:val="22"/>
          <w:szCs w:val="22"/>
          <w:vertAlign w:val="superscript"/>
          <w:shd w:val="clear" w:color="" w:fill=""/>
        </w:rPr>
        <w:t xml:space="preserve">+</w:t>
      </w:r>
      <w:r>
        <w:rPr>
          <w:sz w:val="22"/>
          <w:szCs w:val="22"/>
          <w:shd w:val="clear" w:color="" w:fill=""/>
        </w:rPr>
        <w:t xml:space="preserve"> cells was not reduced, likely reflecting immunological and/or environmental differences between the two species. We also present new ideas about why STAT5-deficient Treg cells are impaired. First, they acquire the ability to produce IL-2, a cytokine that is typically restricted in Treg cells (</w:t>
      </w:r>
      <w:hyperlink w:anchor="R45" w:history="1">
        <w:r>
          <w:rPr>
            <w:rStyle w:val="jrnlBibRef"/>
          </w:rPr>
          <w:t xml:space="preserve">Malek and Castro, 2010</w:t>
        </w:r>
      </w:hyperlink>
      <w:r>
        <w:rPr>
          <w:sz w:val="22"/>
          <w:szCs w:val="22"/>
          <w:shd w:val="clear" w:color="" w:fill=""/>
        </w:rPr>
        <w:t xml:space="preserve">). This finding is consistent with previous studies demonstrating that STAT5 can suppress IL-2 production by conventional T cells and, given that Treg cells are thought to operate, in part, by consuming IL-2, it provides one explanation for their ineffectiveness (</w:t>
      </w:r>
      <w:hyperlink w:anchor="R65" w:history="1">
        <w:r>
          <w:rPr>
            <w:rStyle w:val="jrnlBibRef"/>
          </w:rPr>
          <w:t xml:space="preserve">Villarino et al., 2007</w:t>
        </w:r>
      </w:hyperlink>
      <w:r>
        <w:rPr>
          <w:sz w:val="22"/>
          <w:szCs w:val="22"/>
          <w:shd w:val="clear" w:color="" w:fill=""/>
        </w:rPr>
        <w:t xml:space="preserve">; </w:t>
      </w:r>
      <w:hyperlink w:anchor="R52" w:history="1">
        <w:r>
          <w:rPr>
            <w:rStyle w:val="jrnlBibRef"/>
          </w:rPr>
          <w:t xml:space="preserve">Pandiyan et al., 2007</w:t>
        </w:r>
      </w:hyperlink>
      <w:r>
        <w:rPr>
          <w:sz w:val="22"/>
          <w:szCs w:val="22"/>
          <w:shd w:val="clear" w:color="" w:fill=""/>
        </w:rPr>
        <w:t xml:space="preserve">). Second, they fail to express TBX21, a transcription factor that is required to limit Th1-type T cell responses (</w:t>
      </w:r>
      <w:hyperlink w:anchor="R30" w:history="1">
        <w:r>
          <w:rPr>
            <w:rStyle w:val="jrnlBibRef"/>
          </w:rPr>
          <w:t xml:space="preserve">Koch et al., 2009</w:t>
        </w:r>
      </w:hyperlink>
      <w:r>
        <w:rPr>
          <w:sz w:val="22"/>
          <w:szCs w:val="22"/>
          <w:shd w:val="clear" w:color="" w:fill=""/>
        </w:rPr>
        <w:t xml:space="preserve">). Previous studies have shown that STAT1-activating cytokines (e.g. interferons, IL-27) can induce TBX21 in Treg cells but we are the first to show that IL-2, a STAT5-activating cytokine, can do it (</w:t>
      </w:r>
      <w:hyperlink w:anchor="R16" w:history="1">
        <w:r>
          <w:rPr>
            <w:rStyle w:val="jrnlBibRef"/>
          </w:rPr>
          <w:t xml:space="preserve">Hall et al., 2012</w:t>
        </w:r>
      </w:hyperlink>
      <w:r>
        <w:rPr>
          <w:sz w:val="22"/>
          <w:szCs w:val="22"/>
          <w:shd w:val="clear" w:color="" w:fill=""/>
        </w:rPr>
        <w:t xml:space="preserve">; </w:t>
      </w:r>
      <w:hyperlink w:anchor="R31" w:history="1">
        <w:r>
          <w:rPr>
            <w:rStyle w:val="jrnlBibRef"/>
          </w:rPr>
          <w:t xml:space="preserve">Koch et al., 2012</w:t>
        </w:r>
      </w:hyperlink>
      <w:r>
        <w:rPr>
          <w:sz w:val="22"/>
          <w:szCs w:val="22"/>
          <w:shd w:val="clear" w:color="" w:fill=""/>
        </w:rPr>
        <w:t xml:space="preserve">).</w:t>
      </w:r>
    </w:p>
    <w:p>
      <w:pPr>
        <w:pStyle w:val="jrnlSecPara"/>
      </w:pPr>
      <w:r>
        <w:rPr>
          <w:sz w:val="22"/>
          <w:szCs w:val="22"/>
          <w:shd w:val="clear" w:color="" w:fill=""/>
        </w:rPr>
        <w:t xml:space="preserve">Aside from its role in Treg cells, STAT5 promotes immunological tolerance via effector cell-intrinsic mechanisms. Given the dramatic accumulation of Tfh cells in our STAT5 mutants, the capacity of Tfh cells to promote autoimmunity, and recent work showing that STAT5 can suppress Tfh differentiation (</w:t>
      </w:r>
      <w:hyperlink w:anchor="R2" w:history="1">
        <w:r>
          <w:rPr>
            <w:rStyle w:val="jrnlBibRef"/>
          </w:rPr>
          <w:t xml:space="preserve">Ballesteros-Tato et al., 2012</w:t>
        </w:r>
      </w:hyperlink>
      <w:r>
        <w:rPr>
          <w:sz w:val="22"/>
          <w:szCs w:val="22"/>
          <w:shd w:val="clear" w:color="" w:fill=""/>
        </w:rPr>
        <w:t xml:space="preserve">; </w:t>
      </w:r>
      <w:hyperlink w:anchor="R23" w:history="1">
        <w:r>
          <w:rPr>
            <w:rStyle w:val="jrnlBibRef"/>
          </w:rPr>
          <w:t xml:space="preserve">Johnston et al., 2012</w:t>
        </w:r>
      </w:hyperlink>
      <w:r>
        <w:rPr>
          <w:sz w:val="22"/>
          <w:szCs w:val="22"/>
          <w:shd w:val="clear" w:color="" w:fill=""/>
        </w:rPr>
        <w:t xml:space="preserve">), we conclude that exaggerated Tfh responses factor heavily in the autoantibody responses and attendant kidney pathology seen in </w:t>
      </w:r>
      <w:r>
        <w:rPr>
          <w:sz w:val="22"/>
          <w:szCs w:val="22"/>
          <w:i/>
          <w:iCs/>
          <w:shd w:val="clear" w:color="" w:fill=""/>
        </w:rPr>
        <w:t xml:space="preserve">Stat5b</w:t>
      </w:r>
      <w:r>
        <w:rPr>
          <w:sz w:val="22"/>
          <w:szCs w:val="22"/>
          <w:shd w:val="clear" w:color="" w:fill=""/>
        </w:rPr>
        <w:t xml:space="preserve">-deficient mice. Our data also suggest an intimate relationship between STAT5 and BCL6, the ‘master’ transcription factor for Tfh cells. We report that STAT5 directly engages the </w:t>
      </w:r>
      <w:r>
        <w:rPr>
          <w:sz w:val="22"/>
          <w:szCs w:val="22"/>
          <w:i/>
          <w:iCs/>
          <w:shd w:val="clear" w:color="" w:fill=""/>
        </w:rPr>
        <w:t xml:space="preserve">Bcl6</w:t>
      </w:r>
      <w:r>
        <w:rPr>
          <w:sz w:val="22"/>
          <w:szCs w:val="22"/>
          <w:shd w:val="clear" w:color="" w:fill=""/>
        </w:rPr>
        <w:t xml:space="preserve"> locus, where it likely acts as a transcriptional repressor, and that STAT5 binding sites are often enriched for BCL6 motifs, consistent with published accounts of co-localization between these two transcription factors (Y. </w:t>
      </w:r>
      <w:hyperlink w:anchor="R77" w:history="1">
        <w:r>
          <w:rPr>
            <w:rStyle w:val="jrnlBibRef"/>
          </w:rPr>
          <w:t xml:space="preserve">Zhang et al., 2012</w:t>
        </w:r>
      </w:hyperlink>
      <w:r>
        <w:rPr>
          <w:sz w:val="22"/>
          <w:szCs w:val="22"/>
          <w:shd w:val="clear" w:color="" w:fill=""/>
        </w:rPr>
        <w:t xml:space="preserve">; </w:t>
      </w:r>
      <w:hyperlink w:anchor="R39" w:history="1">
        <w:r>
          <w:rPr>
            <w:rStyle w:val="jrnlBibRef"/>
          </w:rPr>
          <w:t xml:space="preserve">Liao et al., 2014</w:t>
        </w:r>
      </w:hyperlink>
      <w:r>
        <w:rPr>
          <w:sz w:val="22"/>
          <w:szCs w:val="22"/>
          <w:shd w:val="clear" w:color="" w:fill=""/>
        </w:rPr>
        <w:t xml:space="preserve">). These findings strongly implicate Tfh cells in the pathogenesis of </w:t>
      </w:r>
      <w:r>
        <w:rPr>
          <w:sz w:val="22"/>
          <w:szCs w:val="22"/>
          <w:i/>
          <w:iCs/>
          <w:shd w:val="clear" w:color="" w:fill=""/>
        </w:rPr>
        <w:t xml:space="preserve">Stat5b</w:t>
      </w:r>
      <w:r>
        <w:rPr>
          <w:sz w:val="22"/>
          <w:szCs w:val="22"/>
          <w:shd w:val="clear" w:color="" w:fill=""/>
        </w:rPr>
        <w:t xml:space="preserve">-deficient mice but, since these are germline ‘knockouts’, we must consider the (likely) possibility that intrinsic defects in other cell types contribute to the autoimmune phenotype. For instance, multiple dendritic cell subsets are known to be dysregulated in </w:t>
      </w:r>
      <w:r>
        <w:rPr>
          <w:sz w:val="22"/>
          <w:szCs w:val="22"/>
          <w:i/>
          <w:iCs/>
          <w:shd w:val="clear" w:color="" w:fill=""/>
        </w:rPr>
        <w:t xml:space="preserve">Stat5-</w:t>
      </w:r>
      <w:r>
        <w:rPr>
          <w:sz w:val="22"/>
          <w:szCs w:val="22"/>
          <w:shd w:val="clear" w:color="" w:fill=""/>
        </w:rPr>
        <w:t xml:space="preserve"> or </w:t>
      </w:r>
      <w:r>
        <w:rPr>
          <w:sz w:val="22"/>
          <w:szCs w:val="22"/>
          <w:i/>
          <w:iCs/>
          <w:shd w:val="clear" w:color="" w:fill=""/>
        </w:rPr>
        <w:t xml:space="preserve">Jak3</w:t>
      </w:r>
      <w:r>
        <w:rPr>
          <w:sz w:val="22"/>
          <w:szCs w:val="22"/>
          <w:shd w:val="clear" w:color="" w:fill=""/>
        </w:rPr>
        <w:t xml:space="preserve">-deficient mice (</w:t>
      </w:r>
      <w:hyperlink w:anchor="R13" w:history="1">
        <w:r>
          <w:rPr>
            <w:rStyle w:val="jrnlBibRef"/>
          </w:rPr>
          <w:t xml:space="preserve">Esashi et al., 2008</w:t>
        </w:r>
      </w:hyperlink>
      <w:r>
        <w:rPr>
          <w:sz w:val="22"/>
          <w:szCs w:val="22"/>
          <w:shd w:val="clear" w:color="" w:fill=""/>
        </w:rPr>
        <w:t xml:space="preserve">; </w:t>
      </w:r>
      <w:hyperlink w:anchor="R70" w:history="1">
        <w:r>
          <w:rPr>
            <w:rStyle w:val="jrnlBibRef"/>
          </w:rPr>
          <w:t xml:space="preserve">Yamaoka, 2005</w:t>
        </w:r>
      </w:hyperlink>
      <w:r>
        <w:rPr>
          <w:sz w:val="22"/>
          <w:szCs w:val="22"/>
          <w:shd w:val="clear" w:color="" w:fill=""/>
        </w:rPr>
        <w:t xml:space="preserve">), and its influence on non-immune cells, particularly downstream of hormone receptors, cannot be ignored (</w:t>
      </w:r>
      <w:hyperlink w:anchor="R33" w:history="1">
        <w:r>
          <w:rPr>
            <w:rStyle w:val="jrnlBibRef"/>
          </w:rPr>
          <w:t xml:space="preserve">Kuhrt and Wojchowski, 2015</w:t>
        </w:r>
      </w:hyperlink>
      <w:r>
        <w:rPr>
          <w:sz w:val="22"/>
          <w:szCs w:val="22"/>
          <w:shd w:val="clear" w:color="" w:fill=""/>
        </w:rPr>
        <w:t xml:space="preserve">; </w:t>
      </w:r>
      <w:hyperlink w:anchor="R18" w:history="1">
        <w:r>
          <w:rPr>
            <w:rStyle w:val="jrnlBibRef"/>
          </w:rPr>
          <w:t xml:space="preserve">Hennighausen and Robinson, 2008</w:t>
        </w:r>
      </w:hyperlink>
      <w:r>
        <w:rPr>
          <w:sz w:val="22"/>
          <w:szCs w:val="22"/>
          <w:shd w:val="clear" w:color="" w:fill=""/>
        </w:rPr>
        <w:t xml:space="preserve">).</w:t>
      </w:r>
    </w:p>
    <w:p>
      <w:pPr>
        <w:pStyle w:val="jrnlSecPara"/>
      </w:pPr>
      <w:r>
        <w:rPr>
          <w:sz w:val="22"/>
          <w:szCs w:val="22"/>
          <w:shd w:val="clear" w:color="" w:fill=""/>
        </w:rPr>
        <w:t xml:space="preserve">Because of its prominent role within the immune system, STAT5 has long been viewed as an attractive target for therapeutic intervention. Clinical use of STAT5-activating cytokines and growth factors (e.g. IL-2, erythropoetin) is now commonplace and the recent approval of Jak3 inhibitors for the treatment of autoimmune disease and malignancy points to sustained interest in this pathway (</w:t>
      </w:r>
      <w:hyperlink w:anchor="R66" w:history="1">
        <w:r>
          <w:rPr>
            <w:rStyle w:val="jrnlBibRef"/>
          </w:rPr>
          <w:t xml:space="preserve">Villarino et al., 2015</w:t>
        </w:r>
      </w:hyperlink>
      <w:r>
        <w:rPr>
          <w:sz w:val="22"/>
          <w:szCs w:val="22"/>
          <w:shd w:val="clear" w:color="" w:fill=""/>
        </w:rPr>
        <w:t xml:space="preserve">). Consequently, a detailed understanding of how STAT5 signaling works is imperative not only to inform new drugs, but also to improve existing regimens. The present study yields multiple clinically relevant insights and, in particular, raises two key issues that should be considered. First, partial inhibition of STAT5 expression and or activity may be sufficient to have desired effects on immune cell function. Second, targeting of STAT5A may be safer (though perhaps less robust) than targeting of STAT5B. Therefore, taking a broad view, our findings provide a molecular rationale for exploiting STAT5 paralog redundancy in clinical settings.</w:t>
      </w:r>
    </w:p>
    <w:p/>
    <w:p>
      <w:pPr>
        <w:pStyle w:val="jrnlHead1"/>
      </w:pPr>
      <w:r>
        <w:rPr>
          <w:color w:val="#011b37"/>
          <w:sz w:val="56"/>
          <w:szCs w:val="56"/>
          <w:b/>
          <w:shd w:val="clear" w:color="" w:fill=""/>
        </w:rPr>
        <w:t xml:space="preserve">Materials &amp; methods</w:t>
      </w:r>
    </w:p>
    <w:p/>
    <w:p>
      <w:pPr>
        <w:pStyle w:val="jrnlHead2"/>
      </w:pPr>
      <w:r>
        <w:rPr>
          <w:color w:val="#134985"/>
          <w:sz w:val="46"/>
          <w:szCs w:val="46"/>
          <w:b/>
          <w:shd w:val="clear" w:color="" w:fill=""/>
        </w:rPr>
        <w:t xml:space="preserve">Experimental Animals</w:t>
      </w:r>
    </w:p>
    <w:p>
      <w:pPr>
        <w:pStyle w:val="jrnlSecPara"/>
      </w:pPr>
      <w:r>
        <w:rPr>
          <w:sz w:val="22"/>
          <w:szCs w:val="22"/>
          <w:shd w:val="clear" w:color="" w:fill=""/>
        </w:rPr>
        <w:t xml:space="preserve">STAT5 mutants were generated as described (</w:t>
      </w:r>
      <w:hyperlink w:anchor="R69" w:history="1">
        <w:r>
          <w:rPr>
            <w:rStyle w:val="jrnlBibRef"/>
          </w:rPr>
          <w:t xml:space="preserve">Yamaji et al., 2013</w:t>
        </w:r>
      </w:hyperlink>
      <w:r>
        <w:rPr>
          <w:sz w:val="22"/>
          <w:szCs w:val="22"/>
          <w:shd w:val="clear" w:color="" w:fill=""/>
        </w:rPr>
        <w:t xml:space="preserve">). Briefly, mice lacking the entire </w:t>
      </w:r>
      <w:r>
        <w:rPr>
          <w:sz w:val="22"/>
          <w:szCs w:val="22"/>
          <w:i/>
          <w:iCs/>
          <w:shd w:val="clear" w:color="" w:fill=""/>
        </w:rPr>
        <w:t xml:space="preserve">Stat5</w:t>
      </w:r>
      <w:r>
        <w:rPr>
          <w:sz w:val="22"/>
          <w:szCs w:val="22"/>
          <w:shd w:val="clear" w:color="" w:fill=""/>
        </w:rPr>
        <w:t xml:space="preserve"> locus (</w:t>
      </w:r>
      <w:r>
        <w:rPr>
          <w:sz w:val="22"/>
          <w:szCs w:val="22"/>
          <w:i/>
          <w:iCs/>
          <w:shd w:val="clear" w:color="" w:fill=""/>
        </w:rPr>
        <w:t xml:space="preserve">Stat5a/b</w:t>
      </w:r>
      <w:r>
        <w:rPr>
          <w:sz w:val="22"/>
          <w:szCs w:val="22"/>
          <w:i/>
          <w:iCs/>
          <w:vertAlign w:val="superscript"/>
          <w:shd w:val="clear" w:color="" w:fill=""/>
        </w:rPr>
        <w:t xml:space="preserve">+/-</w:t>
      </w:r>
      <w:r>
        <w:rPr>
          <w:sz w:val="22"/>
          <w:szCs w:val="22"/>
          <w:shd w:val="clear" w:color="" w:fill=""/>
        </w:rPr>
        <w:t xml:space="preserve">) were crossed with mice lacking one-allele of </w:t>
      </w:r>
      <w:r>
        <w:rPr>
          <w:sz w:val="22"/>
          <w:szCs w:val="22"/>
          <w:i/>
          <w:iCs/>
          <w:shd w:val="clear" w:color="" w:fill=""/>
        </w:rPr>
        <w:t xml:space="preserve">Stat5a (Stat5a</w:t>
      </w:r>
      <w:r>
        <w:rPr>
          <w:sz w:val="22"/>
          <w:szCs w:val="22"/>
          <w:i/>
          <w:iCs/>
          <w:vertAlign w:val="superscript"/>
          <w:shd w:val="clear" w:color="" w:fill=""/>
        </w:rPr>
        <w:t xml:space="preserve">+/- </w:t>
      </w:r>
      <w:r>
        <w:rPr>
          <w:sz w:val="22"/>
          <w:szCs w:val="22"/>
          <w:i/>
          <w:iCs/>
          <w:shd w:val="clear" w:color="" w:fill=""/>
        </w:rPr>
        <w:t xml:space="preserve">Stat5b</w:t>
      </w:r>
      <w:r>
        <w:rPr>
          <w:sz w:val="22"/>
          <w:szCs w:val="22"/>
          <w:i/>
          <w:iCs/>
          <w:vertAlign w:val="superscript"/>
          <w:shd w:val="clear" w:color="" w:fill=""/>
        </w:rPr>
        <w:t xml:space="preserve">+/+</w:t>
      </w:r>
      <w:r>
        <w:rPr>
          <w:sz w:val="22"/>
          <w:szCs w:val="22"/>
          <w:shd w:val="clear" w:color="" w:fill=""/>
        </w:rPr>
        <w:t xml:space="preserve">) or </w:t>
      </w:r>
      <w:r>
        <w:rPr>
          <w:sz w:val="22"/>
          <w:szCs w:val="22"/>
          <w:i/>
          <w:iCs/>
          <w:shd w:val="clear" w:color="" w:fill=""/>
        </w:rPr>
        <w:t xml:space="preserve">Stat5b (Stat5a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to produce 8 combinations of </w:t>
      </w:r>
      <w:r>
        <w:rPr>
          <w:sz w:val="22"/>
          <w:szCs w:val="22"/>
          <w:i/>
          <w:iCs/>
          <w:shd w:val="clear" w:color="" w:fill=""/>
        </w:rPr>
        <w:t xml:space="preserve">Stat5</w:t>
      </w:r>
      <w:r>
        <w:rPr>
          <w:sz w:val="22"/>
          <w:szCs w:val="22"/>
          <w:shd w:val="clear" w:color="" w:fill=""/>
        </w:rPr>
        <w:t xml:space="preserve"> alleles (</w:t>
      </w:r>
      <w:hyperlink w:anchor="F1" w:history="1">
        <w:r>
          <w:rPr>
            <w:rStyle w:val="jrnlFigRef"/>
          </w:rPr>
          <w:t xml:space="preserve">Figure 1A</w:t>
        </w:r>
      </w:hyperlink>
      <w:r>
        <w:rPr>
          <w:sz w:val="22"/>
          <w:szCs w:val="22"/>
          <w:shd w:val="clear" w:color="" w:fill=""/>
        </w:rPr>
        <w:t xml:space="preserve">). We refer to each genotype according to the total number of </w:t>
      </w:r>
      <w:r>
        <w:rPr>
          <w:sz w:val="22"/>
          <w:szCs w:val="22"/>
          <w:i/>
          <w:iCs/>
          <w:shd w:val="clear" w:color="" w:fill=""/>
        </w:rPr>
        <w:t xml:space="preserve">Stat5</w:t>
      </w:r>
      <w:r>
        <w:rPr>
          <w:sz w:val="22"/>
          <w:szCs w:val="22"/>
          <w:shd w:val="clear" w:color="" w:fill=""/>
        </w:rPr>
        <w:t xml:space="preserve"> alleles that are retained. For example, two-allele </w:t>
      </w:r>
      <w:r>
        <w:rPr>
          <w:sz w:val="22"/>
          <w:szCs w:val="22"/>
          <w:i/>
          <w:iCs/>
          <w:shd w:val="clear" w:color="" w:fill=""/>
        </w:rPr>
        <w:t xml:space="preserve">Stat5a</w:t>
      </w:r>
      <w:r>
        <w:rPr>
          <w:sz w:val="22"/>
          <w:szCs w:val="22"/>
          <w:shd w:val="clear" w:color="" w:fill=""/>
        </w:rPr>
        <w:t xml:space="preserve">-deficient mice lack both </w:t>
      </w:r>
      <w:r>
        <w:rPr>
          <w:sz w:val="22"/>
          <w:szCs w:val="22"/>
          <w:i/>
          <w:iCs/>
          <w:shd w:val="clear" w:color="" w:fill=""/>
        </w:rPr>
        <w:t xml:space="preserve">Stat5a</w:t>
      </w:r>
      <w:r>
        <w:rPr>
          <w:sz w:val="22"/>
          <w:szCs w:val="22"/>
          <w:shd w:val="clear" w:color="" w:fill=""/>
        </w:rPr>
        <w:t xml:space="preserve"> alleles but retain two </w:t>
      </w:r>
      <w:r>
        <w:rPr>
          <w:sz w:val="22"/>
          <w:szCs w:val="22"/>
          <w:i/>
          <w:iCs/>
          <w:shd w:val="clear" w:color="" w:fill=""/>
        </w:rPr>
        <w:t xml:space="preserve">Stat5b</w:t>
      </w:r>
      <w:r>
        <w:rPr>
          <w:sz w:val="22"/>
          <w:szCs w:val="22"/>
          <w:shd w:val="clear" w:color="" w:fill=""/>
        </w:rPr>
        <w:t xml:space="preserve"> alleles (</w:t>
      </w:r>
      <w:r>
        <w:rPr>
          <w:sz w:val="22"/>
          <w:szCs w:val="22"/>
          <w:i/>
          <w:iCs/>
          <w:shd w:val="clear" w:color="" w:fill=""/>
        </w:rPr>
        <w:t xml:space="preserve">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while one-allele </w:t>
      </w:r>
      <w:r>
        <w:rPr>
          <w:sz w:val="22"/>
          <w:szCs w:val="22"/>
          <w:i/>
          <w:iCs/>
          <w:shd w:val="clear" w:color="" w:fill=""/>
        </w:rPr>
        <w:t xml:space="preserve">Stat5a</w:t>
      </w:r>
      <w:r>
        <w:rPr>
          <w:sz w:val="22"/>
          <w:szCs w:val="22"/>
          <w:shd w:val="clear" w:color="" w:fill=""/>
        </w:rPr>
        <w:t xml:space="preserve">-deficient mice lack both </w:t>
      </w:r>
      <w:r>
        <w:rPr>
          <w:sz w:val="22"/>
          <w:szCs w:val="22"/>
          <w:i/>
          <w:iCs/>
          <w:shd w:val="clear" w:color="" w:fill=""/>
        </w:rPr>
        <w:t xml:space="preserve">Stat5a</w:t>
      </w:r>
      <w:r>
        <w:rPr>
          <w:sz w:val="22"/>
          <w:szCs w:val="22"/>
          <w:shd w:val="clear" w:color="" w:fill=""/>
        </w:rPr>
        <w:t xml:space="preserve"> alleles but retain one </w:t>
      </w:r>
      <w:r>
        <w:rPr>
          <w:sz w:val="22"/>
          <w:szCs w:val="22"/>
          <w:i/>
          <w:iCs/>
          <w:shd w:val="clear" w:color="" w:fill=""/>
        </w:rPr>
        <w:t xml:space="preserve">Stat5b</w:t>
      </w:r>
      <w:r>
        <w:rPr>
          <w:sz w:val="22"/>
          <w:szCs w:val="22"/>
          <w:shd w:val="clear" w:color="" w:fill=""/>
        </w:rPr>
        <w:t xml:space="preserve"> allele (</w:t>
      </w:r>
      <w:r>
        <w:rPr>
          <w:sz w:val="22"/>
          <w:szCs w:val="22"/>
          <w:i/>
          <w:iCs/>
          <w:shd w:val="clear" w:color="" w:fill=""/>
        </w:rPr>
        <w:t xml:space="preserve">Stat5a</w:t>
      </w:r>
      <w:r>
        <w:rPr>
          <w:sz w:val="22"/>
          <w:szCs w:val="22"/>
          <w:i/>
          <w:iCs/>
          <w:vertAlign w:val="superscript"/>
          <w:shd w:val="clear" w:color="" w:fill=""/>
        </w:rPr>
        <w:t xml:space="preserve">-/-</w:t>
      </w:r>
      <w:r>
        <w:rPr>
          <w:sz w:val="22"/>
          <w:szCs w:val="22"/>
          <w:i/>
          <w:iCs/>
          <w:shd w:val="clear" w:color="" w:fill=""/>
        </w:rPr>
        <w:t xml:space="preserve"> Stat5b</w:t>
      </w:r>
      <w:r>
        <w:rPr>
          <w:sz w:val="22"/>
          <w:szCs w:val="22"/>
          <w:i/>
          <w:iCs/>
          <w:vertAlign w:val="superscript"/>
          <w:shd w:val="clear" w:color="" w:fill=""/>
        </w:rPr>
        <w:t xml:space="preserve">+/-</w:t>
      </w:r>
      <w:r>
        <w:rPr>
          <w:sz w:val="22"/>
          <w:szCs w:val="22"/>
          <w:shd w:val="clear" w:color="" w:fill=""/>
        </w:rPr>
        <w:t xml:space="preserve">). CD45.1</w:t>
      </w:r>
      <w:r>
        <w:rPr>
          <w:sz w:val="22"/>
          <w:szCs w:val="22"/>
          <w:vertAlign w:val="superscript"/>
          <w:shd w:val="clear" w:color="" w:fill=""/>
        </w:rPr>
        <w:t xml:space="preserve">+ </w:t>
      </w:r>
      <w:r>
        <w:rPr>
          <w:sz w:val="22"/>
          <w:szCs w:val="22"/>
          <w:shd w:val="clear" w:color="" w:fill=""/>
        </w:rPr>
        <w:t xml:space="preserve">C57BL/6 mice were purchased from Jackson Labs (Bar Harbor, ME). Animals were handled in accordance with NIH guidelines and all experiments approved by the NIAMS Animal Care and Use Committee.</w:t>
      </w:r>
    </w:p>
    <w:p/>
    <w:p>
      <w:pPr>
        <w:pStyle w:val="jrnlHead2"/>
      </w:pPr>
      <w:r>
        <w:rPr>
          <w:color w:val="#134985"/>
          <w:sz w:val="46"/>
          <w:szCs w:val="46"/>
          <w:b/>
          <w:shd w:val="clear" w:color="" w:fill=""/>
        </w:rPr>
        <w:t xml:space="preserve">Blood, urine and lymphoid tissue analysis</w:t>
      </w:r>
    </w:p>
    <w:p>
      <w:pPr>
        <w:pStyle w:val="jrnlSecPara"/>
      </w:pPr>
      <w:r>
        <w:rPr>
          <w:sz w:val="22"/>
          <w:szCs w:val="22"/>
          <w:shd w:val="clear" w:color="" w:fill=""/>
        </w:rPr>
        <w:t xml:space="preserve">Complete blood counts were taken from 8 to 12-week old mice (NIH Clinical Center, Division of Veterinary Services, Bethesda, MD). Anti-double stranded DNA antibodies were measured in serum collected from 4 to 6 month old mice (Calbiotech, Spring Valley, CA). Albumin/creatinine ratio was measured in urine collected from 4 to 6 month old mice (Exocell, Philadelphia, PA). Spleen and lymph node (cervical, axillary, brachial and inguinal) cellularity was measured in 8–12 week old mice using a Nexcelom X1 Cellometer (Lawrence, MA).</w:t>
      </w:r>
    </w:p>
    <w:p/>
    <w:p>
      <w:pPr>
        <w:pStyle w:val="jrnlHead2"/>
      </w:pPr>
      <w:r>
        <w:rPr>
          <w:color w:val="#134985"/>
          <w:sz w:val="46"/>
          <w:szCs w:val="46"/>
          <w:b/>
          <w:shd w:val="clear" w:color="" w:fill=""/>
        </w:rPr>
        <w:t xml:space="preserve">Histology</w:t>
      </w:r>
    </w:p>
    <w:p>
      <w:pPr>
        <w:pStyle w:val="jrnlSecPara"/>
      </w:pPr>
      <w:r>
        <w:rPr>
          <w:sz w:val="22"/>
          <w:szCs w:val="22"/>
          <w:shd w:val="clear" w:color="" w:fill=""/>
        </w:rPr>
        <w:t xml:space="preserve">Kidneys were dissected from 4 to 6-month old mice, fixed, embedded in paraffin, sectioned and stained with haematoxylin and eosin (American Histolabs, Gaithersburg, MD). Blinded scoring was performed by a veterinary pathologist (Diagnostic &amp; Research Services Branch, National Institutes of Health, Bethesda, MD). Specimens from at least 3 mice per genotype were inspected. Micrograph images were collected using a BioRevo BZ-9000 digital microscope (Keyence, Itasca, IL).</w:t>
      </w:r>
    </w:p>
    <w:p/>
    <w:p>
      <w:pPr>
        <w:pStyle w:val="jrnlHead2"/>
      </w:pPr>
      <w:r>
        <w:rPr>
          <w:color w:val="#134985"/>
          <w:sz w:val="46"/>
          <w:szCs w:val="46"/>
          <w:b/>
          <w:shd w:val="clear" w:color="" w:fill=""/>
        </w:rPr>
        <w:t xml:space="preserve">Flow cytometry</w:t>
      </w:r>
    </w:p>
    <w:p>
      <w:pPr>
        <w:pStyle w:val="jrnlSecPara"/>
      </w:pPr>
      <w:r>
        <w:rPr>
          <w:sz w:val="22"/>
          <w:szCs w:val="22"/>
          <w:shd w:val="clear" w:color="" w:fill=""/>
        </w:rPr>
        <w:t xml:space="preserve">For surface proteins, cells were stained directly ex vivo with fluorochrome labelled anti-mouse CD3ε, CD4, CD8α, CD25 (IL-2Rα), CD44, CD45R (B220), CD95 (FAS), CD127 (IL-7R), CD185 (CXCR5), CD279 (PD1), GL-7, and IgD. For intracellular proteins, cells were fixed and permeabilized using transcription factor staining buffer set (eBioscience, San Diego, CA), then stained with fluorochrome labelled anti-mouse FOXP3 and/or TBX21. For cytokine production, cells were stimulated with Phorbol 12-myristate 13-acetate and ionomycin for 4 hr (50 ng/ml and 500 ng/ml, respectively; Sigma-Aldrich, St. Louis, MO), treated with Brefeldin A for 2 hr (10 μg/ml; Sigma-Aldrich), fixed (2% formaldehyde; Sigma-Aldrich), permeabilized (0.25% Saponin; Sigma/Aldrich), and stained with fluorochrome-labelled anti-mouse IFN-ɣ, IL-2 and/or IL-17A. For IL-2Rα induction, naive CD4</w:t>
      </w:r>
      <w:r>
        <w:rPr>
          <w:sz w:val="22"/>
          <w:szCs w:val="22"/>
          <w:vertAlign w:val="superscript"/>
          <w:shd w:val="clear" w:color="" w:fill=""/>
        </w:rPr>
        <w:t xml:space="preserve">+</w:t>
      </w:r>
      <w:r>
        <w:rPr>
          <w:sz w:val="22"/>
          <w:szCs w:val="22"/>
          <w:shd w:val="clear" w:color="" w:fill=""/>
        </w:rPr>
        <w:t xml:space="preserve"> CD44</w:t>
      </w:r>
      <w:r>
        <w:rPr>
          <w:sz w:val="22"/>
          <w:szCs w:val="22"/>
          <w:vertAlign w:val="superscript"/>
          <w:shd w:val="clear" w:color="" w:fill=""/>
        </w:rPr>
        <w:t xml:space="preserve">low</w:t>
      </w:r>
      <w:r>
        <w:rPr>
          <w:sz w:val="22"/>
          <w:szCs w:val="22"/>
          <w:shd w:val="clear" w:color="" w:fill=""/>
        </w:rPr>
        <w:t xml:space="preserve"> CD25</w:t>
      </w:r>
      <w:r>
        <w:rPr>
          <w:sz w:val="22"/>
          <w:szCs w:val="22"/>
          <w:vertAlign w:val="superscript"/>
          <w:shd w:val="clear" w:color="" w:fill=""/>
        </w:rPr>
        <w:t xml:space="preserve">-</w:t>
      </w:r>
      <w:r>
        <w:rPr>
          <w:sz w:val="22"/>
          <w:szCs w:val="22"/>
          <w:shd w:val="clear" w:color="" w:fill=""/>
        </w:rPr>
        <w:t xml:space="preserve"> cells were purified from pooled lymph nodes and spleens using a FACS Aria Cell Sorter (&gt;98% purity; BD Biosciences, San Diego, CA). These were stimulated with plate-bound anti-CD3 (10 μg/ml; Clone 17A2) and soluble anti-CD28 (1 μg/ml; Clone 37.51) in the presence of soluble anti-mouse IL-2, IL-4 and IFN-ɣ (10 μg/ml each; Clones S4B6, BVD6-24G2 and XMG1.2; BioXcell, West Lebanon, NH) for 18 hr, then treated with human IL-2 (100 units/ml; NIH/NCI BRB Preclinical Repository) or mouse IL-6 (20 ng/ml; eBioscience) for 18 hr and stained with fluorochrome labelled anti-mouse CD25. For tyrosine-phosphorylated STAT5, splenocytes were treated directly ex vivo with human IL-2 (100 units/ml) or mouse IL-7 (20 ng/ml; eBioscience) for 1 hr, or stimulated with anti-CD3 and anti-CD28 in the presence of anti-mouse IL-2 for 18 hr, then pulsed with human IL-2 for 1 hr (100 units/ml). These were then fixed with 2% formaldehyde, permeabilized with 100% methanol and stained with Alexa Fluor 647-labelled anti-human/mouse pY694 STAT5 (Clone 47; BD Biosciences) in conjunction with fluorochrome labelled anti-mouse CD3ε, CD4, CD25, CD44, CD127 and/or FOXP3. Total STAT5 protein was measured in splenocytes directly ex vivo or following retroviral transduction of purified CD4</w:t>
      </w:r>
      <w:r>
        <w:rPr>
          <w:sz w:val="22"/>
          <w:szCs w:val="22"/>
          <w:vertAlign w:val="superscript"/>
          <w:shd w:val="clear" w:color="" w:fill=""/>
        </w:rPr>
        <w:t xml:space="preserve">+</w:t>
      </w:r>
      <w:r>
        <w:rPr>
          <w:sz w:val="22"/>
          <w:szCs w:val="22"/>
          <w:shd w:val="clear" w:color="" w:fill=""/>
        </w:rPr>
        <w:t xml:space="preserve"> T cells (described below). In both cases, cells were fixed with 2% formaldehyde, permeabilized with 100% methanol, then stained with a rabbit polyclonal IgG that recognizes both STAT5A and STAT5B (sc-835; Santa Cruz Biotechnology, Santa Cruz, CA) in conjunction with fluorochrome labelled anti-mouse CD3ε, CD4, CD25, CD44, CD127, (IL-7R), CD185 (CXCR5), CD279 (PD1), IL-17A and/or FOXP3. Phycoerythrin-labelled goat anti-rabbit IgG was used for detection (ac-3739; Santa Cruz Biotechnology). Normal rabbit IgG was used as a negative control (ac-2027; Santa Cruz Biotechnology).</w:t>
      </w:r>
    </w:p>
    <w:p>
      <w:pPr>
        <w:pStyle w:val="jrnlSecPara"/>
      </w:pPr>
      <w:r>
        <w:rPr>
          <w:sz w:val="22"/>
          <w:szCs w:val="22"/>
          <w:shd w:val="clear" w:color="" w:fill=""/>
        </w:rPr>
        <w:t xml:space="preserve">All fluorochrome-labelled antibodies were purchased from eBioscience, BD Biosciences or Biolegend (San Diego, CA), unless noted otherwise. Data were collected on a FACSverse cytometer (BD Biosciences) and analyzed using FlowJo software (FlowJo LLC, Ashland, OR). Compiled cytometry data are presented as scatter plots where each element represents a single replicate (horizontal line indicates the mean), or box plots where the the fold change for each replicate was calculated relative to WT controls and log 2 transformed (horizontal line indicates the mean and whiskers indicate minimum and maximum values). Cells were maintained in supplemented tissue culture medium (RPMI-1640 with 10% fetal calf serum, 1% sodium pyruvate, 1% nonessential amino acids, 0.1% β-Mercaptoethanol, 100 U/ml penicillin, 100 mg/ml streptomycin; Life Technologies, Grand Island, NY) and cultured at a density of 0.25–0.5 x 10</w:t>
      </w:r>
      <w:r>
        <w:rPr>
          <w:sz w:val="22"/>
          <w:szCs w:val="22"/>
          <w:vertAlign w:val="superscript"/>
          <w:shd w:val="clear" w:color="" w:fill=""/>
        </w:rPr>
        <w:t xml:space="preserve">6</w:t>
      </w:r>
      <w:r>
        <w:rPr>
          <w:sz w:val="22"/>
          <w:szCs w:val="22"/>
          <w:shd w:val="clear" w:color="" w:fill=""/>
        </w:rPr>
        <w:t xml:space="preserve"> cells/ml in flat bottomed 96 well plates (200 ml/ well; Sigma/Costar, St. Louis, MO).</w:t>
      </w:r>
    </w:p>
    <w:p/>
    <w:p>
      <w:pPr>
        <w:pStyle w:val="jrnlHead2"/>
      </w:pPr>
      <w:r>
        <w:rPr>
          <w:color w:val="#134985"/>
          <w:sz w:val="46"/>
          <w:szCs w:val="46"/>
          <w:b/>
          <w:shd w:val="clear" w:color="" w:fill=""/>
        </w:rPr>
        <w:t xml:space="preserve">T regulatory cell assays</w:t>
      </w:r>
    </w:p>
    <w:p>
      <w:pPr>
        <w:pStyle w:val="jrnlSecPara"/>
      </w:pPr>
      <w:r>
        <w:rPr>
          <w:sz w:val="22"/>
          <w:szCs w:val="22"/>
          <w:shd w:val="clear" w:color="" w:fill=""/>
        </w:rPr>
        <w:t xml:space="preserve">For in vitro suppression assays, CD4</w:t>
      </w:r>
      <w:r>
        <w:rPr>
          <w:sz w:val="22"/>
          <w:szCs w:val="22"/>
          <w:vertAlign w:val="superscript"/>
          <w:shd w:val="clear" w:color="" w:fill=""/>
        </w:rPr>
        <w:t xml:space="preserve">+</w:t>
      </w:r>
      <w:r>
        <w:rPr>
          <w:sz w:val="22"/>
          <w:szCs w:val="22"/>
          <w:shd w:val="clear" w:color="" w:fill=""/>
        </w:rPr>
        <w:t xml:space="preserve"> CD25</w:t>
      </w:r>
      <w:r>
        <w:rPr>
          <w:sz w:val="22"/>
          <w:szCs w:val="22"/>
          <w:vertAlign w:val="superscript"/>
          <w:shd w:val="clear" w:color="" w:fill=""/>
        </w:rPr>
        <w:t xml:space="preserve">high</w:t>
      </w:r>
      <w:r>
        <w:rPr>
          <w:sz w:val="22"/>
          <w:szCs w:val="22"/>
          <w:shd w:val="clear" w:color="" w:fill=""/>
        </w:rPr>
        <w:t xml:space="preserve"> Neuropilin</w:t>
      </w:r>
      <w:r>
        <w:rPr>
          <w:sz w:val="22"/>
          <w:szCs w:val="22"/>
          <w:vertAlign w:val="superscript"/>
          <w:shd w:val="clear" w:color="" w:fill=""/>
        </w:rPr>
        <w:t xml:space="preserve">+</w:t>
      </w:r>
      <w:r>
        <w:rPr>
          <w:sz w:val="22"/>
          <w:szCs w:val="22"/>
          <w:shd w:val="clear" w:color="" w:fill=""/>
        </w:rPr>
        <w:t xml:space="preserve"> Treg cells were sorted from WT and one-allele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-deficient mice. Naive, CD4</w:t>
      </w:r>
      <w:r>
        <w:rPr>
          <w:sz w:val="22"/>
          <w:szCs w:val="22"/>
          <w:vertAlign w:val="superscript"/>
          <w:shd w:val="clear" w:color="" w:fill=""/>
        </w:rPr>
        <w:t xml:space="preserve">+</w:t>
      </w:r>
      <w:r>
        <w:rPr>
          <w:sz w:val="22"/>
          <w:szCs w:val="22"/>
          <w:shd w:val="clear" w:color="" w:fill=""/>
        </w:rPr>
        <w:t xml:space="preserve"> CD44</w:t>
      </w:r>
      <w:r>
        <w:rPr>
          <w:sz w:val="22"/>
          <w:szCs w:val="22"/>
          <w:vertAlign w:val="superscript"/>
          <w:shd w:val="clear" w:color="" w:fill=""/>
        </w:rPr>
        <w:t xml:space="preserve">low</w:t>
      </w:r>
      <w:r>
        <w:rPr>
          <w:sz w:val="22"/>
          <w:szCs w:val="22"/>
          <w:shd w:val="clear" w:color="" w:fill=""/>
        </w:rPr>
        <w:t xml:space="preserve"> CD25</w:t>
      </w:r>
      <w:r>
        <w:rPr>
          <w:sz w:val="22"/>
          <w:szCs w:val="22"/>
          <w:vertAlign w:val="superscript"/>
          <w:shd w:val="clear" w:color="" w:fill=""/>
        </w:rPr>
        <w:t xml:space="preserve">-</w:t>
      </w:r>
      <w:r>
        <w:rPr>
          <w:sz w:val="22"/>
          <w:szCs w:val="22"/>
          <w:shd w:val="clear" w:color="" w:fill=""/>
        </w:rPr>
        <w:t xml:space="preserve"> responder cells were sorted from congenic CD45.1 mice and labelled with Carboxyfluorescein succinimidyl ester (CFSE; Sigma-Aldrich). CD11c</w:t>
      </w:r>
      <w:r>
        <w:rPr>
          <w:sz w:val="22"/>
          <w:szCs w:val="22"/>
          <w:vertAlign w:val="superscript"/>
          <w:shd w:val="clear" w:color="" w:fill=""/>
        </w:rPr>
        <w:t xml:space="preserve">+</w:t>
      </w:r>
      <w:r>
        <w:rPr>
          <w:sz w:val="22"/>
          <w:szCs w:val="22"/>
          <w:shd w:val="clear" w:color="" w:fill=""/>
        </w:rPr>
        <w:t xml:space="preserve"> antigen presenting cells (APCs) were purified from WT mice using positive selection beads (Miltenyi Biotec). 5 x 10</w:t>
      </w:r>
      <w:r>
        <w:rPr>
          <w:sz w:val="22"/>
          <w:szCs w:val="22"/>
          <w:vertAlign w:val="superscript"/>
          <w:shd w:val="clear" w:color="" w:fill=""/>
        </w:rPr>
        <w:t xml:space="preserve">4</w:t>
      </w:r>
      <w:r>
        <w:rPr>
          <w:sz w:val="22"/>
          <w:szCs w:val="22"/>
          <w:shd w:val="clear" w:color="" w:fill=""/>
        </w:rPr>
        <w:t xml:space="preserve"> CD4</w:t>
      </w:r>
      <w:r>
        <w:rPr>
          <w:sz w:val="22"/>
          <w:szCs w:val="22"/>
          <w:vertAlign w:val="superscript"/>
          <w:shd w:val="clear" w:color="" w:fill=""/>
        </w:rPr>
        <w:t xml:space="preserve">+</w:t>
      </w:r>
      <w:r>
        <w:rPr>
          <w:sz w:val="22"/>
          <w:szCs w:val="22"/>
          <w:shd w:val="clear" w:color="" w:fill=""/>
        </w:rPr>
        <w:t xml:space="preserve"> responder cells were stimulated with soluble anti-mouse CD3ε (1 μg/ml) in round bottom 96-well plates containing 1 x 10</w:t>
      </w:r>
      <w:r>
        <w:rPr>
          <w:sz w:val="22"/>
          <w:szCs w:val="22"/>
          <w:vertAlign w:val="superscript"/>
          <w:shd w:val="clear" w:color="" w:fill=""/>
        </w:rPr>
        <w:t xml:space="preserve">4</w:t>
      </w:r>
      <w:r>
        <w:rPr>
          <w:sz w:val="22"/>
          <w:szCs w:val="22"/>
          <w:shd w:val="clear" w:color="" w:fill=""/>
        </w:rPr>
        <w:t xml:space="preserve"> APCs and varying numbers of Treg cells, ranging from 5 x 10</w:t>
      </w:r>
      <w:r>
        <w:rPr>
          <w:sz w:val="22"/>
          <w:szCs w:val="22"/>
          <w:vertAlign w:val="superscript"/>
          <w:shd w:val="clear" w:color="" w:fill=""/>
        </w:rPr>
        <w:t xml:space="preserve">4</w:t>
      </w:r>
      <w:r>
        <w:rPr>
          <w:sz w:val="22"/>
          <w:szCs w:val="22"/>
          <w:shd w:val="clear" w:color="" w:fill=""/>
        </w:rPr>
        <w:t xml:space="preserve"> (1:1 ratio) to 1.56 x 10</w:t>
      </w:r>
      <w:r>
        <w:rPr>
          <w:sz w:val="22"/>
          <w:szCs w:val="22"/>
          <w:vertAlign w:val="superscript"/>
          <w:shd w:val="clear" w:color="" w:fill=""/>
        </w:rPr>
        <w:t xml:space="preserve">3</w:t>
      </w:r>
      <w:r>
        <w:rPr>
          <w:sz w:val="22"/>
          <w:szCs w:val="22"/>
          <w:shd w:val="clear" w:color="" w:fill=""/>
        </w:rPr>
        <w:t xml:space="preserve"> (1:32 ratio). After 96 hr, cells were stained with fluorochrome-labelled anti-mouse CD4, CD45.1, and CD25. Percent suppression was calculated relative to WT controls and reflects the percentage of responder cells exhibiting at least one cell division. For 'Treg only' cultures, cells were stimulated with anti-CD3 and anti-CD28 in the presence human IL-2 (100 units/ml) for 72 hr. For iTreg differentiation, naive CD4</w:t>
      </w:r>
      <w:r>
        <w:rPr>
          <w:sz w:val="22"/>
          <w:szCs w:val="22"/>
          <w:vertAlign w:val="superscript"/>
          <w:shd w:val="clear" w:color="" w:fill=""/>
        </w:rPr>
        <w:t xml:space="preserve">+</w:t>
      </w:r>
      <w:r>
        <w:rPr>
          <w:sz w:val="22"/>
          <w:szCs w:val="22"/>
          <w:shd w:val="clear" w:color="" w:fill=""/>
        </w:rPr>
        <w:t xml:space="preserve"> CD44</w:t>
      </w:r>
      <w:r>
        <w:rPr>
          <w:sz w:val="22"/>
          <w:szCs w:val="22"/>
          <w:vertAlign w:val="superscript"/>
          <w:shd w:val="clear" w:color="" w:fill=""/>
        </w:rPr>
        <w:t xml:space="preserve">low</w:t>
      </w:r>
      <w:r>
        <w:rPr>
          <w:sz w:val="22"/>
          <w:szCs w:val="22"/>
          <w:shd w:val="clear" w:color="" w:fill=""/>
        </w:rPr>
        <w:t xml:space="preserve"> CD25</w:t>
      </w:r>
      <w:r>
        <w:rPr>
          <w:sz w:val="22"/>
          <w:szCs w:val="22"/>
          <w:vertAlign w:val="superscript"/>
          <w:shd w:val="clear" w:color="" w:fill=""/>
        </w:rPr>
        <w:t xml:space="preserve">-</w:t>
      </w:r>
      <w:r>
        <w:rPr>
          <w:sz w:val="22"/>
          <w:szCs w:val="22"/>
          <w:shd w:val="clear" w:color="" w:fill=""/>
        </w:rPr>
        <w:t xml:space="preserve"> cells were sorted and cultured for 72 hr in the presence anti-CD3, anti-CD28, human TGF-β (10 ng/ml; R&amp;D Systems, Minneapolis, MN), human IL-2 (100 units/ml) and anti-mouse IL-2, IL-4 and IFN-ɣ.</w:t>
      </w:r>
    </w:p>
    <w:p/>
    <w:p>
      <w:pPr>
        <w:pStyle w:val="jrnlHead2"/>
      </w:pPr>
      <w:r>
        <w:rPr>
          <w:color w:val="#134985"/>
          <w:sz w:val="46"/>
          <w:szCs w:val="46"/>
          <w:b/>
          <w:shd w:val="clear" w:color="" w:fill=""/>
        </w:rPr>
        <w:t xml:space="preserve">RNA sequencing and transcriptome analysis</w:t>
      </w:r>
    </w:p>
    <w:p>
      <w:pPr>
        <w:pStyle w:val="jrnlSecPara"/>
      </w:pPr>
      <w:r>
        <w:rPr>
          <w:sz w:val="22"/>
          <w:szCs w:val="22"/>
          <w:shd w:val="clear" w:color="" w:fill=""/>
        </w:rPr>
        <w:t xml:space="preserve">Cell sorting was used to purify cells from pooled lymph nodes and spleens of WT and one-allele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-deficient mice (&gt;99% purity). Ex vivo groups included naive T cells (CD4</w:t>
      </w:r>
      <w:r>
        <w:rPr>
          <w:sz w:val="22"/>
          <w:szCs w:val="22"/>
          <w:vertAlign w:val="superscript"/>
          <w:shd w:val="clear" w:color="" w:fill=""/>
        </w:rPr>
        <w:t xml:space="preserve">+</w:t>
      </w:r>
      <w:r>
        <w:rPr>
          <w:sz w:val="22"/>
          <w:szCs w:val="22"/>
          <w:shd w:val="clear" w:color="" w:fill=""/>
        </w:rPr>
        <w:t xml:space="preserve"> CD44</w:t>
      </w:r>
      <w:r>
        <w:rPr>
          <w:sz w:val="22"/>
          <w:szCs w:val="22"/>
          <w:vertAlign w:val="superscript"/>
          <w:shd w:val="clear" w:color="" w:fill=""/>
        </w:rPr>
        <w:t xml:space="preserve">low</w:t>
      </w:r>
      <w:r>
        <w:rPr>
          <w:sz w:val="22"/>
          <w:szCs w:val="22"/>
          <w:shd w:val="clear" w:color="" w:fill=""/>
        </w:rPr>
        <w:t xml:space="preserve"> CD25</w:t>
      </w:r>
      <w:r>
        <w:rPr>
          <w:sz w:val="22"/>
          <w:szCs w:val="22"/>
          <w:vertAlign w:val="superscript"/>
          <w:shd w:val="clear" w:color="" w:fill=""/>
        </w:rPr>
        <w:t xml:space="preserve">-</w:t>
      </w:r>
      <w:r>
        <w:rPr>
          <w:sz w:val="22"/>
          <w:szCs w:val="22"/>
          <w:shd w:val="clear" w:color="" w:fill=""/>
        </w:rPr>
        <w:t xml:space="preserve">) and Treg cells (CD4</w:t>
      </w:r>
      <w:r>
        <w:rPr>
          <w:sz w:val="22"/>
          <w:szCs w:val="22"/>
          <w:vertAlign w:val="superscript"/>
          <w:shd w:val="clear" w:color="" w:fill=""/>
        </w:rPr>
        <w:t xml:space="preserve">+</w:t>
      </w:r>
      <w:r>
        <w:rPr>
          <w:sz w:val="22"/>
          <w:szCs w:val="22"/>
          <w:shd w:val="clear" w:color="" w:fill=""/>
        </w:rPr>
        <w:t xml:space="preserve"> CD25</w:t>
      </w:r>
      <w:r>
        <w:rPr>
          <w:sz w:val="22"/>
          <w:szCs w:val="22"/>
          <w:vertAlign w:val="superscript"/>
          <w:shd w:val="clear" w:color="" w:fill=""/>
        </w:rPr>
        <w:t xml:space="preserve">high</w:t>
      </w:r>
      <w:r>
        <w:rPr>
          <w:sz w:val="22"/>
          <w:szCs w:val="22"/>
          <w:shd w:val="clear" w:color="" w:fill=""/>
        </w:rPr>
        <w:t xml:space="preserve"> Neuropilin</w:t>
      </w:r>
      <w:r>
        <w:rPr>
          <w:sz w:val="22"/>
          <w:szCs w:val="22"/>
          <w:vertAlign w:val="superscript"/>
          <w:shd w:val="clear" w:color="" w:fill=""/>
        </w:rPr>
        <w:t xml:space="preserve">+</w:t>
      </w:r>
      <w:r>
        <w:rPr>
          <w:sz w:val="22"/>
          <w:szCs w:val="22"/>
          <w:shd w:val="clear" w:color="" w:fill=""/>
        </w:rPr>
        <w:t xml:space="preserve">). In vitro groups included naive T cells that were treated with mouse IL-7 for 18 hr, effector T cells that were stimulated with anti-CD3 and anti-CD28 in the presence of human IL-2 for 72 hr, and induced Treg cells. All cultures included anti-mouse IL-2, IL-4 and IFN-ɣ (10 μg/ml each). Equal numbers of cells (0.5–2.5 x 10</w:t>
      </w:r>
      <w:r>
        <w:rPr>
          <w:sz w:val="22"/>
          <w:szCs w:val="22"/>
          <w:vertAlign w:val="superscript"/>
          <w:shd w:val="clear" w:color="" w:fill=""/>
        </w:rPr>
        <w:t xml:space="preserve">5</w:t>
      </w:r>
      <w:r>
        <w:rPr>
          <w:sz w:val="22"/>
          <w:szCs w:val="22"/>
          <w:shd w:val="clear" w:color="" w:fill=""/>
        </w:rPr>
        <w:t xml:space="preserve">) were collected for each replicate. These were lysed in Trizol reagent and total RNA isolated by phenol-chloroform extraction with GlycoBlue as co-precipitant (7-15 μg per sample; Life Technologies). Single-end libraries were prepared with 0.1–0.5 μg of total RNA using the TruSeq RNA Sample Preparation Kit V2 and sequenced for 50 cycles with a HiSeq 2500 instrument (4–6 samples multiplexed per lane; Illumina, San Diego, CA). 50 bp reads were then mapped onto mouse genome build mm9 using TopHat and further processed using Cufflinks (</w:t>
      </w:r>
      <w:hyperlink w:anchor="R15" w:history="1">
        <w:r>
          <w:rPr>
            <w:rStyle w:val="jrnlBibRef"/>
          </w:rPr>
          <w:t xml:space="preserve">Garber et al., 2011</w:t>
        </w:r>
      </w:hyperlink>
      <w:r>
        <w:rPr>
          <w:sz w:val="22"/>
          <w:szCs w:val="22"/>
          <w:shd w:val="clear" w:color="" w:fill=""/>
        </w:rPr>
        <w:t xml:space="preserve">). 2–3 biological replicates were sequenced per genotype for every cell type and culture condition. QC-passing read counts are presented in </w:t>
      </w:r>
      <w:hyperlink w:anchor="SP1" w:history="1">
        <w:r>
          <w:rPr>
            <w:rStyle w:val="jrnlSupplRef"/>
          </w:rPr>
          <w:t xml:space="preserve">Supplementary file 1</w:t>
        </w:r>
      </w:hyperlink>
      <w:r>
        <w:rPr>
          <w:sz w:val="22"/>
          <w:szCs w:val="22"/>
          <w:shd w:val="clear" w:color="" w:fill=""/>
        </w:rPr>
        <w:t xml:space="preserve">.</w:t>
      </w:r>
    </w:p>
    <w:p>
      <w:pPr>
        <w:pStyle w:val="jrnlSecPara"/>
      </w:pPr>
      <w:r>
        <w:rPr>
          <w:sz w:val="22"/>
          <w:szCs w:val="22"/>
          <w:shd w:val="clear" w:color="" w:fill=""/>
        </w:rPr>
        <w:t xml:space="preserve">Datasets are normalized based on RPKM (reads per kilobase exon model per million mapped reads) and purged of micro-RNAs, sno-RNAs and sca-RNAs. To minimize fold-change artifacts caused by low abundance transcripts, a small offset (0.2–0.3; equal to the second quartile of each dataset) was added to all RPKM values (</w:t>
      </w:r>
      <w:hyperlink w:anchor="R68" w:history="1">
        <w:r>
          <w:rPr>
            <w:rStyle w:val="jrnlBibRef"/>
          </w:rPr>
          <w:t xml:space="preserve">Warden, Yuan, and Wu, 2013</w:t>
        </w:r>
      </w:hyperlink>
      <w:r>
        <w:rPr>
          <w:sz w:val="22"/>
          <w:szCs w:val="22"/>
          <w:shd w:val="clear" w:color="" w:fill=""/>
        </w:rPr>
        <w:t xml:space="preserve">). When multiple fragments were detected for a single gene, only the most abundant (i.e. highest average RPKM across all 3 genotypes) was considered for downstream analyses. Transcripts with RPKM values of less than 1 for all genotypes within a given cell type or condition were excluded. Fold change and variance across genotypes and biological replicates were calculated using EdgeR (</w:t>
      </w:r>
      <w:hyperlink w:anchor="R54" w:history="1">
        <w:r>
          <w:rPr>
            <w:rStyle w:val="jrnlBibRef"/>
          </w:rPr>
          <w:t xml:space="preserve">Robinson, McCarthy, and Smyth, 2009</w:t>
        </w:r>
      </w:hyperlink>
      <w:r>
        <w:rPr>
          <w:sz w:val="22"/>
          <w:szCs w:val="22"/>
          <w:shd w:val="clear" w:color="" w:fill=""/>
        </w:rPr>
        <w:t xml:space="preserve">). Transcripts were classified as differentially expressed if they exhibited a &gt;1.5 fold change and significant pairwise variance (p&lt;0.05) relative to WT controls. The 500 transcripts with greatest variance within each cell type or condition were used for multidimensional scaling (MDS) using the RobiNA software package (</w:t>
      </w:r>
      <w:hyperlink w:anchor="R43" w:history="1">
        <w:r>
          <w:rPr>
            <w:rStyle w:val="jrnlBibRef"/>
          </w:rPr>
          <w:t xml:space="preserve">Lohse et al., 2012</w:t>
        </w:r>
      </w:hyperlink>
      <w:r>
        <w:rPr>
          <w:sz w:val="22"/>
          <w:szCs w:val="22"/>
          <w:shd w:val="clear" w:color="" w:fill=""/>
        </w:rPr>
        <w:t xml:space="preserve">).</w:t>
      </w:r>
    </w:p>
    <w:p>
      <w:pPr>
        <w:pStyle w:val="jrnlSecPara"/>
      </w:pPr>
      <w:r>
        <w:rPr>
          <w:sz w:val="22"/>
          <w:szCs w:val="22"/>
          <w:shd w:val="clear" w:color="" w:fill=""/>
        </w:rPr>
        <w:t xml:space="preserve">A 'paralog preference' scale was devised to illustrate the relative impact of </w:t>
      </w:r>
      <w:r>
        <w:rPr>
          <w:sz w:val="22"/>
          <w:szCs w:val="22"/>
          <w:i/>
          <w:iCs/>
          <w:shd w:val="clear" w:color="" w:fill=""/>
        </w:rPr>
        <w:t xml:space="preserve">Stat5a</w:t>
      </w:r>
      <w:r>
        <w:rPr>
          <w:sz w:val="22"/>
          <w:szCs w:val="22"/>
          <w:shd w:val="clear" w:color="" w:fill=""/>
        </w:rPr>
        <w:t xml:space="preserve"> - or </w:t>
      </w:r>
      <w:r>
        <w:rPr>
          <w:sz w:val="22"/>
          <w:szCs w:val="22"/>
          <w:i/>
          <w:iCs/>
          <w:shd w:val="clear" w:color="" w:fill=""/>
        </w:rPr>
        <w:t xml:space="preserve">Stat5b-</w:t>
      </w:r>
      <w:r>
        <w:rPr>
          <w:sz w:val="22"/>
          <w:szCs w:val="22"/>
          <w:shd w:val="clear" w:color="" w:fill=""/>
        </w:rPr>
        <w:t xml:space="preserve"> deficiency. First, all transcripts that were differentially expressed in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 deficient cells (relative to WT controls) were pooled to generate a single list of STAT5-regulated genes for each cell type or condition. Next, the absolute fold change was calculated and multiplied by the higher of the two RPKMs (WT or KO), thereby generating a 'paralog score'. Note that the use of absolute fold change negates the distinction between up- and down-regulated genes, while the multiplication step improves the score for high-abundance transcripts. The paralog score for STAT5B was then divided by the paralog score for STAT5A and the resulting 'preference score' was log 2 transformed so that transcripts which are more impacted by the loss of STAT5B are assigned positive values while those which are more impacted by the loss of STAT5A are assigned negative values. All transcripts were then segregated into 12 bins according to preference scores (Bin 1 includes values of less than -5, Bin 2 ranges from -5 to -4, and so on). Data are displayed as histograms and the median preference score is indicated.</w:t>
      </w:r>
    </w:p>
    <w:p>
      <w:pPr>
        <w:pStyle w:val="jrnlSecPara"/>
      </w:pPr>
      <w:r>
        <w:rPr>
          <w:sz w:val="22"/>
          <w:szCs w:val="22"/>
          <w:shd w:val="clear" w:color="" w:fill=""/>
        </w:rPr>
        <w:t xml:space="preserve">To identify ‘paralog-specific’ transcripts, we first identified those exhibiting &gt;1.5 fold change and significant variance (p&lt;0.05) when comparing </w:t>
      </w:r>
      <w:r>
        <w:rPr>
          <w:sz w:val="22"/>
          <w:szCs w:val="22"/>
          <w:i/>
          <w:iCs/>
          <w:shd w:val="clear" w:color="" w:fill=""/>
        </w:rPr>
        <w:t xml:space="preserve">Stat5a</w:t>
      </w:r>
      <w:r>
        <w:rPr>
          <w:sz w:val="22"/>
          <w:szCs w:val="22"/>
          <w:shd w:val="clear" w:color="" w:fill=""/>
        </w:rPr>
        <w:t xml:space="preserve">- or </w:t>
      </w:r>
      <w:r>
        <w:rPr>
          <w:sz w:val="22"/>
          <w:szCs w:val="22"/>
          <w:i/>
          <w:iCs/>
          <w:shd w:val="clear" w:color="" w:fill=""/>
        </w:rPr>
        <w:t xml:space="preserve">Stat5b</w:t>
      </w:r>
      <w:r>
        <w:rPr>
          <w:sz w:val="22"/>
          <w:szCs w:val="22"/>
          <w:shd w:val="clear" w:color="" w:fill=""/>
        </w:rPr>
        <w:t xml:space="preserve">-deficient cells directly to one another. Next, we refined this list by stipulating that transcripts must be differentially expressed in one KO relative to WT controls (&gt;1.5 fold change) but not in the other (&lt;1.2 fold change). Rare transcripts with opposite expression patterns (i.e. up-regulated in one genotype but down-regulated in the other) were excluded. Data are presented as pie charts.</w:t>
      </w:r>
    </w:p>
    <w:p>
      <w:pPr>
        <w:pStyle w:val="jrnlSecPara"/>
      </w:pPr>
      <w:r>
        <w:rPr>
          <w:sz w:val="22"/>
          <w:szCs w:val="22"/>
          <w:shd w:val="clear" w:color="" w:fill=""/>
        </w:rPr>
        <w:t xml:space="preserve">All volcano plots, XY plots, histograms and pie charts were generated with the DataGraph software suite (Visual Data Tools, Inc.). Heat maps were generated with Multi Experiment Viewer (MeV; J. Craig Venter Institute, La Jolla, CA). Genome browser files (BigWig format) were processed to remove intronic reads using TopHat and are displayed with the Integrative Genomics Viewer (IGV; Broad Institute, Cambridge, MA).</w:t>
      </w:r>
    </w:p>
    <w:p>
      <w:pPr>
        <w:pStyle w:val="jrnlSecPara"/>
      </w:pPr>
      <w:r>
        <w:rPr>
          <w:sz w:val="22"/>
          <w:szCs w:val="22"/>
          <w:shd w:val="clear" w:color="" w:fill=""/>
        </w:rPr>
        <w:t xml:space="preserve">GSEA analysis was performed as described (</w:t>
      </w:r>
      <w:hyperlink w:anchor="R62" w:history="1">
        <w:r>
          <w:rPr>
            <w:rStyle w:val="jrnlBibRef"/>
          </w:rPr>
          <w:t xml:space="preserve">Subramanian et al., 2005</w:t>
        </w:r>
      </w:hyperlink>
      <w:r>
        <w:rPr>
          <w:sz w:val="22"/>
          <w:szCs w:val="22"/>
          <w:shd w:val="clear" w:color="" w:fill=""/>
        </w:rPr>
        <w:t xml:space="preserve">). Unabridged RNA-seq datasets were used in conjunction with the following user-generated Gene Sets: 1) Treg signature genes (132 members)(</w:t>
      </w:r>
      <w:hyperlink w:anchor="R19" w:history="1">
        <w:r>
          <w:rPr>
            <w:rStyle w:val="jrnlBibRef"/>
          </w:rPr>
          <w:t xml:space="preserve">Hill et al., 2007</w:t>
        </w:r>
      </w:hyperlink>
      <w:r>
        <w:rPr>
          <w:sz w:val="22"/>
          <w:szCs w:val="22"/>
          <w:shd w:val="clear" w:color="" w:fill=""/>
        </w:rPr>
        <w:t xml:space="preserve">), 2) IL-2-regulated, STAT5A-dependent genes (258 members)(from the comparison of WT and 'one copy' </w:t>
      </w:r>
      <w:r>
        <w:rPr>
          <w:sz w:val="22"/>
          <w:szCs w:val="22"/>
          <w:i/>
          <w:iCs/>
          <w:shd w:val="clear" w:color="" w:fill=""/>
        </w:rPr>
        <w:t xml:space="preserve">Stat5a</w:t>
      </w:r>
      <w:r>
        <w:rPr>
          <w:sz w:val="22"/>
          <w:szCs w:val="22"/>
          <w:shd w:val="clear" w:color="" w:fill=""/>
        </w:rPr>
        <w:t xml:space="preserve">-deficient T cells; </w:t>
      </w:r>
      <w:hyperlink w:anchor="F6" w:history="1">
        <w:r>
          <w:rPr>
            <w:rStyle w:val="jrnlFigRef"/>
          </w:rPr>
          <w:t xml:space="preserve">Figure 6</w:t>
        </w:r>
      </w:hyperlink>
      <w:r>
        <w:rPr>
          <w:sz w:val="22"/>
          <w:szCs w:val="22"/>
          <w:shd w:val="clear" w:color="" w:fill=""/>
        </w:rPr>
        <w:t xml:space="preserve">), 3) IL-2-regulated, STAT5B-dependent genes (329 members)(from the comparison of WT and 'one copy' </w:t>
      </w:r>
      <w:r>
        <w:rPr>
          <w:sz w:val="22"/>
          <w:szCs w:val="22"/>
          <w:i/>
          <w:iCs/>
          <w:shd w:val="clear" w:color="" w:fill=""/>
        </w:rPr>
        <w:t xml:space="preserve">Stat5b</w:t>
      </w:r>
      <w:r>
        <w:rPr>
          <w:sz w:val="22"/>
          <w:szCs w:val="22"/>
          <w:shd w:val="clear" w:color="" w:fill=""/>
        </w:rPr>
        <w:t xml:space="preserve">-deficient T cells; </w:t>
      </w:r>
      <w:hyperlink w:anchor="F6" w:history="1">
        <w:r>
          <w:rPr>
            <w:rStyle w:val="jrnlFigRef"/>
          </w:rPr>
          <w:t xml:space="preserve">Figure 6</w:t>
        </w:r>
      </w:hyperlink>
      <w:r>
        <w:rPr>
          <w:sz w:val="22"/>
          <w:szCs w:val="22"/>
          <w:shd w:val="clear" w:color="" w:fill=""/>
        </w:rPr>
        <w:t xml:space="preserve">). Enrichment score curves and member ranks were generated by the GSEA software (Broad Institute). Normalized enrichment score (NES), false discovery rate (FDR) and nominal p Value is shown on each plot.</w:t>
      </w:r>
    </w:p>
    <w:p>
      <w:pPr>
        <w:pStyle w:val="jrnlSecPara"/>
      </w:pPr>
      <w:r>
        <w:rPr>
          <w:sz w:val="22"/>
          <w:szCs w:val="22"/>
          <w:shd w:val="clear" w:color="" w:fill=""/>
        </w:rPr>
        <w:t xml:space="preserve">See </w:t>
      </w:r>
      <w:hyperlink w:anchor="SP2" w:history="1">
        <w:r>
          <w:rPr>
            <w:rStyle w:val="jrnlSupplRef"/>
          </w:rPr>
          <w:t xml:space="preserve">Supplementary file 2</w:t>
        </w:r>
      </w:hyperlink>
      <w:r>
        <w:rPr>
          <w:sz w:val="22"/>
          <w:szCs w:val="22"/>
          <w:shd w:val="clear" w:color="" w:fill=""/>
        </w:rPr>
        <w:t xml:space="preserve"> for RPKM, fold change and p values for all experimental groups and conditions, </w:t>
      </w:r>
      <w:hyperlink w:anchor="SP3" w:history="1">
        <w:r>
          <w:rPr>
            <w:rStyle w:val="jrnlSupplRef"/>
          </w:rPr>
          <w:t xml:space="preserve">Supplementary file 3</w:t>
        </w:r>
      </w:hyperlink>
      <w:r>
        <w:rPr>
          <w:sz w:val="22"/>
          <w:szCs w:val="22"/>
          <w:shd w:val="clear" w:color="" w:fill=""/>
        </w:rPr>
        <w:t xml:space="preserve"> for paralog preference calculations and </w:t>
      </w:r>
      <w:hyperlink w:anchor="SP4" w:history="1">
        <w:r>
          <w:rPr>
            <w:rStyle w:val="jrnlSupplRef"/>
          </w:rPr>
          <w:t xml:space="preserve">Supplementary file 4</w:t>
        </w:r>
      </w:hyperlink>
      <w:r>
        <w:rPr>
          <w:sz w:val="22"/>
          <w:szCs w:val="22"/>
          <w:shd w:val="clear" w:color="" w:fill=""/>
        </w:rPr>
        <w:t xml:space="preserve"> for paralog-specific genes.</w:t>
      </w:r>
    </w:p>
    <w:p/>
    <w:p>
      <w:pPr>
        <w:pStyle w:val="jrnlHead2"/>
      </w:pPr>
      <w:r>
        <w:rPr>
          <w:color w:val="#134985"/>
          <w:sz w:val="46"/>
          <w:szCs w:val="46"/>
          <w:b/>
          <w:shd w:val="clear" w:color="" w:fill=""/>
        </w:rPr>
        <w:t xml:space="preserve">Chromatin immuno-precipitation and DNA sequencing</w:t>
      </w:r>
    </w:p>
    <w:p>
      <w:pPr>
        <w:pStyle w:val=""/>
      </w:pPr>
      <w:r>
        <w:rPr>
          <w:shd w:val="clear" w:color="" w:fill=""/>
        </w:rPr>
        <w:t xml:space="preserve">Cell sorting was used to purify naive CD4</w:t>
      </w:r>
      <w:r>
        <w:rPr>
          <w:vertAlign w:val="superscript"/>
          <w:shd w:val="clear" w:color="" w:fill=""/>
        </w:rPr>
        <w:t xml:space="preserve">+</w:t>
      </w:r>
      <w:r>
        <w:rPr>
          <w:shd w:val="clear" w:color="" w:fill=""/>
        </w:rPr>
        <w:t xml:space="preserve"> CD44</w:t>
      </w:r>
      <w:r>
        <w:rPr>
          <w:vertAlign w:val="superscript"/>
          <w:shd w:val="clear" w:color="" w:fill=""/>
        </w:rPr>
        <w:t xml:space="preserve">low</w:t>
      </w:r>
      <w:r>
        <w:rPr>
          <w:shd w:val="clear" w:color="" w:fill=""/>
        </w:rPr>
        <w:t xml:space="preserve"> CD25</w:t>
      </w:r>
      <w:r>
        <w:rPr>
          <w:vertAlign w:val="superscript"/>
          <w:shd w:val="clear" w:color="" w:fill=""/>
        </w:rPr>
        <w:t xml:space="preserve">-</w:t>
      </w:r>
      <w:r>
        <w:rPr>
          <w:shd w:val="clear" w:color="" w:fill=""/>
        </w:rPr>
        <w:t xml:space="preserve"> cells from WT, </w:t>
      </w:r>
      <w:r>
        <w:rPr>
          <w:i/>
          <w:iCs/>
          <w:shd w:val="clear" w:color="" w:fill=""/>
        </w:rPr>
        <w:t xml:space="preserve">Stat5a/b</w:t>
      </w:r>
      <w:r>
        <w:rPr>
          <w:i/>
          <w:iCs/>
          <w:vertAlign w:val="superscript"/>
          <w:shd w:val="clear" w:color="" w:fill=""/>
        </w:rPr>
        <w:t xml:space="preserve">het</w:t>
      </w:r>
      <w:r>
        <w:rPr>
          <w:shd w:val="clear" w:color="" w:fill=""/>
        </w:rPr>
        <w:t xml:space="preserve"> and two-allele </w:t>
      </w:r>
      <w:r>
        <w:rPr>
          <w:i/>
          <w:iCs/>
          <w:shd w:val="clear" w:color="" w:fill=""/>
        </w:rPr>
        <w:t xml:space="preserve">Stat5a</w:t>
      </w:r>
      <w:r>
        <w:rPr>
          <w:shd w:val="clear" w:color="" w:fill=""/>
        </w:rPr>
        <w:t xml:space="preserve">- or </w:t>
      </w:r>
      <w:r>
        <w:rPr>
          <w:i/>
          <w:iCs/>
          <w:shd w:val="clear" w:color="" w:fill=""/>
        </w:rPr>
        <w:t xml:space="preserve">Stat5b</w:t>
      </w:r>
      <w:r>
        <w:rPr>
          <w:shd w:val="clear" w:color="" w:fill=""/>
        </w:rPr>
        <w:t xml:space="preserve">-deficient mice (&gt;99% purity). These were stimulated with anti-CD3 and anti-CD28 in the presence of human IL-2 for 48 hr (10 U/ml with anti-mouse IL-2, IL-4 and IFN-ɣ), then pulsed with IL-2 (100 U/ml) for one hour before fixing with 1% formaldehyde. They were then lysed (1 x 10</w:t>
      </w:r>
      <w:r>
        <w:rPr>
          <w:vertAlign w:val="superscript"/>
          <w:shd w:val="clear" w:color="" w:fill=""/>
        </w:rPr>
        <w:t xml:space="preserve">7</w:t>
      </w:r>
      <w:r>
        <w:rPr>
          <w:shd w:val="clear" w:color="" w:fill=""/>
        </w:rPr>
        <w:t xml:space="preserve"> cells/sample), sonicated and immuno-precipated using a polyclonal rabbit anti-mouse IgG that recognizes both STAT5A and STAT5B (ab7969; Abcam, Cambridge, MA). Recovered STAT5-bound DNA fragments, along with un-precipitated ‘input controls’, were blunt-end ligated to adaptors and single-end libraries constructed using the NEBNext ChIP-Seq Library Prep for Illumina kit (New England Biolabs, Ipswich, MA). Sequencing was performed on a HiSeq 2500 instrument (50 cycles; Illumina) and short reads (50 bps) aligned using Bowtie (</w:t>
      </w:r>
      <w:hyperlink w:anchor="R34" w:history="1">
        <w:r>
          <w:rPr>
            <w:rStyle w:val="jrnlBibRef"/>
          </w:rPr>
          <w:t xml:space="preserve">Langmead et al., 2009</w:t>
        </w:r>
      </w:hyperlink>
      <w:r>
        <w:rPr>
          <w:shd w:val="clear" w:color="" w:fill=""/>
        </w:rPr>
        <w:t xml:space="preserve">). Non-redundant reads were mapped to the mouse genome (mm9) and aggregated into peaks and using MACS 1.4.2 (</w:t>
      </w:r>
      <w:hyperlink w:anchor="R14" w:history="1">
        <w:r>
          <w:rPr>
            <w:rStyle w:val="jrnlBibRef"/>
          </w:rPr>
          <w:t xml:space="preserve">Feng et al., 2012</w:t>
        </w:r>
      </w:hyperlink>
      <w:r>
        <w:rPr>
          <w:shd w:val="clear" w:color="" w:fill=""/>
        </w:rPr>
        <w:t xml:space="preserve">). Only peaks with &gt;3 fold enrichment over background and p</w:t>
      </w:r>
      <w:r>
        <w:rPr>
          <w:i/>
          <w:iCs/>
          <w:shd w:val="clear" w:color="" w:fill=""/>
        </w:rPr>
        <w:t xml:space="preserve"> v</w:t>
      </w:r>
      <w:r>
        <w:rPr>
          <w:shd w:val="clear" w:color="" w:fill=""/>
        </w:rPr>
        <w:t xml:space="preserve">alues &lt;0.00005 were called. Positive false discovery rates, or </w:t>
      </w:r>
      <w:r>
        <w:rPr>
          <w:i/>
          <w:iCs/>
          <w:shd w:val="clear" w:color="" w:fill=""/>
        </w:rPr>
        <w:t xml:space="preserve">q</w:t>
      </w:r>
      <w:r>
        <w:rPr>
          <w:shd w:val="clear" w:color="" w:fill=""/>
        </w:rPr>
        <w:t xml:space="preserve">-values, were calculated empirically for each peak and all were below 0.2% (</w:t>
      </w:r>
      <w:hyperlink w:anchor="R61" w:history="1">
        <w:r>
          <w:rPr>
            <w:rStyle w:val="jrnlBibRef"/>
          </w:rPr>
          <w:t xml:space="preserve">Storey, 2003</w:t>
        </w:r>
      </w:hyperlink>
      <w:r>
        <w:rPr>
          <w:shd w:val="clear" w:color="" w:fill=""/>
        </w:rPr>
        <w:t xml:space="preserve">). 2 biological replicates were sequenced per genotype. 'bamCorrelate' from deepTools 1.5 was used to calculate Spearman's rank correlation coefficients as a measure of inter-replicate variability (WT=0.82, </w:t>
      </w:r>
      <w:r>
        <w:rPr>
          <w:i/>
          <w:iCs/>
          <w:shd w:val="clear" w:color="" w:fill=""/>
        </w:rPr>
        <w:t xml:space="preserve">Stat5a/b</w:t>
      </w:r>
      <w:r>
        <w:rPr>
          <w:i/>
          <w:iCs/>
          <w:vertAlign w:val="superscript"/>
          <w:shd w:val="clear" w:color="" w:fill=""/>
        </w:rPr>
        <w:t xml:space="preserve">het</w:t>
      </w:r>
      <w:r>
        <w:rPr>
          <w:shd w:val="clear" w:color="" w:fill=""/>
        </w:rPr>
        <w:t xml:space="preserve">=0.83, </w:t>
      </w:r>
      <w:r>
        <w:rPr>
          <w:i/>
          <w:iCs/>
          <w:shd w:val="clear" w:color="" w:fill=""/>
        </w:rPr>
        <w:t xml:space="preserve">Stat5a</w:t>
      </w:r>
      <w:r>
        <w:rPr>
          <w:shd w:val="clear" w:color="" w:fill=""/>
        </w:rPr>
        <w:t xml:space="preserve">-deficient=0.82, </w:t>
      </w:r>
      <w:r>
        <w:rPr>
          <w:i/>
          <w:iCs/>
          <w:shd w:val="clear" w:color="" w:fill=""/>
        </w:rPr>
        <w:t xml:space="preserve">Stat5b</w:t>
      </w:r>
      <w:r>
        <w:rPr>
          <w:shd w:val="clear" w:color="" w:fill=""/>
        </w:rPr>
        <w:t xml:space="preserve">-deficient=0.81; all pairwise p-values &lt;2.2. x 10</w:t>
      </w:r>
      <w:r>
        <w:rPr>
          <w:vertAlign w:val="superscript"/>
          <w:shd w:val="clear" w:color="" w:fill=""/>
        </w:rPr>
        <w:t xml:space="preserve">-16</w:t>
      </w:r>
      <w:r>
        <w:rPr>
          <w:shd w:val="clear" w:color="" w:fill=""/>
        </w:rPr>
        <w:t xml:space="preserve">)(</w:t>
      </w:r>
      <w:hyperlink w:anchor="R53" w:history="1">
        <w:r>
          <w:rPr>
            <w:rStyle w:val="jrnlBibRef"/>
          </w:rPr>
          <w:t xml:space="preserve">Ramirez et al., 2014</w:t>
        </w:r>
      </w:hyperlink>
      <w:r>
        <w:rPr>
          <w:shd w:val="clear" w:color="" w:fill=""/>
        </w:rPr>
        <w:t xml:space="preserve">). Read depth for all replicates is presented in </w:t>
      </w:r>
      <w:hyperlink w:anchor="SP1" w:history="1">
        <w:r>
          <w:rPr>
            <w:rStyle w:val="jrnlSupplRef"/>
          </w:rPr>
          <w:t xml:space="preserve">Supplementary file 1</w:t>
        </w:r>
      </w:hyperlink>
      <w:r>
        <w:rPr>
          <w:shd w:val="clear" w:color="" w:fill=""/>
        </w:rPr>
        <w:t xml:space="preserve">.</w:t>
      </w:r>
    </w:p>
    <w:p>
      <w:pPr>
        <w:pStyle w:val=""/>
      </w:pPr>
      <w:r>
        <w:rPr>
          <w:shd w:val="clear" w:color="" w:fill=""/>
        </w:rPr>
        <w:t xml:space="preserve">Peaks were annotated to the nearest known gene using HOMER (</w:t>
      </w:r>
      <w:hyperlink w:anchor="R76" w:history="1">
        <w:r>
          <w:rPr>
            <w:rStyle w:val="jrnlBibRef"/>
          </w:rPr>
          <w:t xml:space="preserve">Zhang et al., 2008</w:t>
        </w:r>
      </w:hyperlink>
      <w:r>
        <w:rPr>
          <w:shd w:val="clear" w:color="" w:fill=""/>
        </w:rPr>
        <w:t xml:space="preserve">; </w:t>
      </w:r>
      <w:hyperlink w:anchor="R17" w:history="1">
        <w:r>
          <w:rPr>
            <w:rStyle w:val="jrnlBibRef"/>
          </w:rPr>
          <w:t xml:space="preserve">Heinz et al., 2010</w:t>
        </w:r>
      </w:hyperlink>
      <w:r>
        <w:rPr>
          <w:shd w:val="clear" w:color="" w:fill=""/>
        </w:rPr>
        <w:t xml:space="preserve">). Localization was calculated as the percentage of peaks found within 10 kb intervals of the nearest transcriptional start sites and plotted as histograms. Direct comparison between experimental groups (i.e. peak overlap) was done with PAPST (</w:t>
      </w:r>
      <w:hyperlink w:anchor="R3" w:history="1">
        <w:r>
          <w:rPr>
            <w:rStyle w:val="jrnlBibRef"/>
          </w:rPr>
          <w:t xml:space="preserve">Bible et al., 2015</w:t>
        </w:r>
      </w:hyperlink>
      <w:r>
        <w:rPr>
          <w:shd w:val="clear" w:color="" w:fill=""/>
        </w:rPr>
        <w:t xml:space="preserve">). Circos plot was generated by inputing the number of shared peaks between experimental groups to the Circos Table Viewer (</w:t>
      </w:r>
      <w:hyperlink r:id="rId127" w:history="1">
        <w:r>
          <w:rPr>
            <w:color w:val="blue"/>
            <w:u w:val="single"/>
          </w:rPr>
          <w:t xml:space="preserve">http://mkweb.bcgsc.ca/tableviewer</w:t>
        </w:r>
      </w:hyperlink>
      <w:r>
        <w:rPr>
          <w:shd w:val="clear" w:color="" w:fill=""/>
        </w:rPr>
        <w:t xml:space="preserve">)(</w:t>
      </w:r>
      <w:hyperlink w:anchor="R32" w:history="1">
        <w:r>
          <w:rPr>
            <w:rStyle w:val="jrnlBibRef"/>
          </w:rPr>
          <w:t xml:space="preserve">Krzywinski et al., 2009</w:t>
        </w:r>
      </w:hyperlink>
      <w:r>
        <w:rPr>
          <w:shd w:val="clear" w:color="" w:fill=""/>
        </w:rPr>
        <w:t xml:space="preserve">). Violin plot was generated by inputing tag numbers to the online BoxPlotR applet (</w:t>
      </w:r>
      <w:hyperlink r:id="rId129" w:history="1">
        <w:r>
          <w:rPr>
            <w:color w:val="blue"/>
            <w:u w:val="single"/>
          </w:rPr>
          <w:t xml:space="preserve">http://boxplot.tyerslab.com</w:t>
        </w:r>
      </w:hyperlink>
      <w:r>
        <w:rPr>
          <w:shd w:val="clear" w:color="" w:fill=""/>
        </w:rPr>
        <w:t xml:space="preserve">)(</w:t>
      </w:r>
      <w:hyperlink w:anchor="R1" w:history="1">
        <w:r>
          <w:rPr>
            <w:rStyle w:val="jrnlBibRef"/>
          </w:rPr>
          <w:t xml:space="preserve">Editorial, 2014</w:t>
        </w:r>
      </w:hyperlink>
      <w:r>
        <w:rPr>
          <w:shd w:val="clear" w:color="" w:fill=""/>
        </w:rPr>
        <w:t xml:space="preserve">). Transcription factor motif analysis was done with HOMER using an 'in house' database generated by applying de novo motif discovery to published ChIP-seq datasets. Genome browser files are displayed with IGV.</w:t>
      </w:r>
    </w:p>
    <w:p/>
    <w:p>
      <w:pPr>
        <w:pStyle w:val="jrnlHead2"/>
      </w:pPr>
      <w:r>
        <w:rPr>
          <w:color w:val="#134985"/>
          <w:sz w:val="46"/>
          <w:szCs w:val="46"/>
          <w:b/>
          <w:shd w:val="clear" w:color="" w:fill=""/>
        </w:rPr>
        <w:t xml:space="preserve">ENCODE analysis</w:t>
      </w:r>
    </w:p>
    <w:p>
      <w:pPr>
        <w:pStyle w:val=""/>
      </w:pPr>
      <w:r>
        <w:rPr>
          <w:shd w:val="clear" w:color="" w:fill=""/>
        </w:rPr>
        <w:t xml:space="preserve">Strand-specific RNA sequencing data were generated by the ENCODE Transcriptome Group from Cold Spring Harbor Laboratories (U.S.A.) and the Center for Genomic Regulation (Spain)(</w:t>
      </w:r>
      <w:hyperlink r:id="rId131" w:history="1">
        <w:r>
          <w:rPr>
            <w:color w:val="blue"/>
            <w:u w:val="single"/>
          </w:rPr>
          <w:t xml:space="preserve">https://genome.ucsc.edu/cgi-bin/hgTrackUi?hgsid=424400999_9OI4vJsT1sakRAPyi9mNSC7V81zc&amp;g=wgEncodeCshlLongRnaSeq</w:t>
        </w:r>
      </w:hyperlink>
      <w:r>
        <w:rPr>
          <w:shd w:val="clear" w:color="" w:fill=""/>
        </w:rPr>
        <w:t xml:space="preserve">). DNAseI hyper-sensitivity data was generated by the University of Washington ENCODE group (</w:t>
      </w:r>
      <w:hyperlink r:id="rId132" w:history="1">
        <w:r>
          <w:rPr>
            <w:color w:val="blue"/>
            <w:u w:val="single"/>
          </w:rPr>
          <w:t xml:space="preserve">https://genome.ucsc.edu/cgi-bin/hgTrackUi?hgsid=424401115_qgaAWZ6Xs38F1laFE3UuHnvAG7AS&amp;g=wgEncodeUwDnase</w:t>
        </w:r>
      </w:hyperlink>
      <w:r>
        <w:rPr>
          <w:shd w:val="clear" w:color="" w:fill=""/>
        </w:rPr>
        <w:t xml:space="preserve">). Data are used in accordance with the ENCODE data release policy (</w:t>
      </w:r>
      <w:hyperlink w:anchor="R73" w:history="1">
        <w:r>
          <w:rPr>
            <w:rStyle w:val="jrnlBibRef"/>
          </w:rPr>
          <w:t xml:space="preserve">Yue et al., 2014</w:t>
        </w:r>
      </w:hyperlink>
      <w:r>
        <w:rPr>
          <w:shd w:val="clear" w:color="" w:fill=""/>
        </w:rPr>
        <w:t xml:space="preserve">) and visualized with the UCSC genome browser, focusing on the mouse </w:t>
      </w:r>
      <w:r>
        <w:rPr>
          <w:i/>
          <w:iCs/>
          <w:shd w:val="clear" w:color="" w:fill=""/>
        </w:rPr>
        <w:t xml:space="preserve">Stat5a/b</w:t>
      </w:r>
      <w:r>
        <w:rPr>
          <w:shd w:val="clear" w:color="" w:fill=""/>
        </w:rPr>
        <w:t xml:space="preserve"> locus (chr11:100642045-100746483).</w:t>
      </w:r>
    </w:p>
    <w:p/>
    <w:p>
      <w:pPr>
        <w:pStyle w:val="jrnlHead2"/>
      </w:pPr>
      <w:r>
        <w:rPr>
          <w:color w:val="#134985"/>
          <w:sz w:val="46"/>
          <w:szCs w:val="46"/>
          <w:b/>
          <w:shd w:val="clear" w:color="" w:fill=""/>
        </w:rPr>
        <w:t xml:space="preserve">Retroviral gene transduction</w:t>
      </w:r>
    </w:p>
    <w:p>
      <w:pPr>
        <w:pStyle w:val=""/>
      </w:pPr>
      <w:r>
        <w:rPr>
          <w:shd w:val="clear" w:color="" w:fill=""/>
        </w:rPr>
        <w:t xml:space="preserve">Retroviral vector expressing phosphatase-insensitive STAT5A was generated as described ( </w:t>
      </w:r>
      <w:hyperlink w:anchor="R78" w:history="1">
        <w:r>
          <w:rPr>
            <w:rStyle w:val="jrnlBibRef"/>
          </w:rPr>
          <w:t xml:space="preserve">Zhu et al., 2003</w:t>
        </w:r>
      </w:hyperlink>
      <w:r>
        <w:rPr>
          <w:shd w:val="clear" w:color="" w:fill=""/>
        </w:rPr>
        <w:t xml:space="preserve">). Plasmids were transfected into Phoenix packaging cells using Lipofectamine (Invitrogen) and the resulting viral supernatants used to transduce CD4</w:t>
      </w:r>
      <w:r>
        <w:rPr>
          <w:vertAlign w:val="superscript"/>
          <w:shd w:val="clear" w:color="" w:fill=""/>
        </w:rPr>
        <w:t xml:space="preserve">+</w:t>
      </w:r>
      <w:r>
        <w:rPr>
          <w:shd w:val="clear" w:color="" w:fill=""/>
        </w:rPr>
        <w:t xml:space="preserve"> cells from WT, </w:t>
      </w:r>
      <w:r>
        <w:rPr>
          <w:i/>
          <w:iCs/>
          <w:shd w:val="clear" w:color="" w:fill=""/>
        </w:rPr>
        <w:t xml:space="preserve">Stat5a/b</w:t>
      </w:r>
      <w:r>
        <w:rPr>
          <w:i/>
          <w:iCs/>
          <w:vertAlign w:val="superscript"/>
          <w:shd w:val="clear" w:color="" w:fill=""/>
        </w:rPr>
        <w:t xml:space="preserve">het</w:t>
      </w:r>
      <w:r>
        <w:rPr>
          <w:shd w:val="clear" w:color="" w:fill=""/>
        </w:rPr>
        <w:t xml:space="preserve"> or one-allele </w:t>
      </w:r>
      <w:r>
        <w:rPr>
          <w:i/>
          <w:iCs/>
          <w:shd w:val="clear" w:color="" w:fill=""/>
        </w:rPr>
        <w:t xml:space="preserve">Stat5b</w:t>
      </w:r>
      <w:r>
        <w:rPr>
          <w:shd w:val="clear" w:color="" w:fill=""/>
        </w:rPr>
        <w:t xml:space="preserve">-deficient mice. These were stimulated (anti-CD3/CD28) in the presence of anti-mouse IL-2 for 48 hr, exposed to viral supernatant for 1 hr (at 2200 rpm, 18°C), and cultured for an additional 48 hr in the presence of human IL-2 (100 U/ml). For some experiments, cells were cultured under iTreg (10 ng/ml human TGF-β) or Th17 (2.5 ng/ml human TGF-β + 20 ng/ml mouse IL-6) polarizing conditions before and after transduction (both in the presence of anti-mouse IL-4 and IFN-ɣ). For RNA-seq, 1-2 x 10</w:t>
      </w:r>
      <w:r>
        <w:rPr>
          <w:vertAlign w:val="superscript"/>
          <w:shd w:val="clear" w:color="" w:fill=""/>
        </w:rPr>
        <w:t xml:space="preserve">5</w:t>
      </w:r>
      <w:r>
        <w:rPr>
          <w:shd w:val="clear" w:color="" w:fill=""/>
        </w:rPr>
        <w:t xml:space="preserve"> cells expressing the bicistronic transduction marker (human NGFR) were purified by cell sorting. Transcripts that were significantly impacted (&gt;1.5 fold change, p&lt;0.05) by ectopic STAT5A relative to empty vector were enumerated using EdgeR.</w:t>
      </w:r>
    </w:p>
    <w:p/>
    <w:p>
      <w:pPr>
        <w:pStyle w:val="jrnlHead2"/>
      </w:pPr>
      <w:r>
        <w:rPr>
          <w:color w:val="#134985"/>
          <w:sz w:val="46"/>
          <w:szCs w:val="46"/>
          <w:b/>
          <w:shd w:val="clear" w:color="" w:fill=""/>
        </w:rPr>
        <w:t xml:space="preserve">Relative paralog measurements</w:t>
      </w:r>
    </w:p>
    <w:p>
      <w:pPr>
        <w:pStyle w:val=""/>
      </w:pPr>
      <w:r>
        <w:rPr>
          <w:shd w:val="clear" w:color="" w:fill=""/>
        </w:rPr>
        <w:t xml:space="preserve">Transcriptome data for CD4</w:t>
      </w:r>
      <w:r>
        <w:rPr>
          <w:vertAlign w:val="superscript"/>
          <w:shd w:val="clear" w:color="" w:fill=""/>
        </w:rPr>
        <w:t xml:space="preserve">+</w:t>
      </w:r>
      <w:r>
        <w:rPr>
          <w:shd w:val="clear" w:color="" w:fill=""/>
        </w:rPr>
        <w:t xml:space="preserve"> naive and Treg cells was sourced from: 1) Immunological Genome Project (mouse microarrays: </w:t>
      </w:r>
      <w:hyperlink r:id="rId134" w:history="1">
        <w:r>
          <w:rPr>
            <w:color w:val="blue"/>
            <w:u w:val="single"/>
          </w:rPr>
          <w:t xml:space="preserve">http://www.immgen.org</w:t>
        </w:r>
      </w:hyperlink>
      <w:r>
        <w:rPr>
          <w:shd w:val="clear" w:color="" w:fill=""/>
        </w:rPr>
        <w:t xml:space="preserve">), 2) EMBL-EBI Expression Atlas (mouse RNA-seq: </w:t>
      </w:r>
      <w:hyperlink r:id="rId135" w:history="1">
        <w:r>
          <w:rPr>
            <w:color w:val="blue"/>
            <w:u w:val="single"/>
          </w:rPr>
          <w:t xml:space="preserve">https://www.ebi.ac.uk/gxa/experiments/E-MTAB-2582</w:t>
        </w:r>
      </w:hyperlink>
      <w:r>
        <w:rPr>
          <w:shd w:val="clear" w:color="" w:fill=""/>
        </w:rPr>
        <w:t xml:space="preserve">), 3) BioGPS Primary Cell Atlas (human microarrays: </w:t>
      </w:r>
      <w:hyperlink r:id="rId136" w:history="1">
        <w:r>
          <w:rPr>
            <w:color w:val="blue"/>
            <w:u w:val="single"/>
          </w:rPr>
          <w:t xml:space="preserve">http://biogps.org/dataset/BDS_00013/</w:t>
        </w:r>
      </w:hyperlink>
      <w:r>
        <w:rPr>
          <w:shd w:val="clear" w:color="" w:fill=""/>
        </w:rPr>
        <w:t xml:space="preserve">), and 4) our RNA-seq catalogue (described above; </w:t>
      </w:r>
      <w:hyperlink w:anchor="F6" w:history="1">
        <w:r>
          <w:rPr>
            <w:rStyle w:val="jrnlFigRef"/>
          </w:rPr>
          <w:t xml:space="preserve">Figure 6</w:t>
        </w:r>
      </w:hyperlink>
      <w:r>
        <w:rPr>
          <w:shd w:val="clear" w:color="" w:fill=""/>
        </w:rPr>
        <w:t xml:space="preserve">). Normalized expression values (microarray signal intensity or FPKM) for </w:t>
      </w:r>
      <w:r>
        <w:rPr>
          <w:i/>
          <w:iCs/>
          <w:shd w:val="clear" w:color="" w:fill=""/>
        </w:rPr>
        <w:t xml:space="preserve">Stat5a</w:t>
      </w:r>
      <w:r>
        <w:rPr>
          <w:shd w:val="clear" w:color="" w:fill=""/>
        </w:rPr>
        <w:t xml:space="preserve"> and </w:t>
      </w:r>
      <w:r>
        <w:rPr>
          <w:i/>
          <w:iCs/>
          <w:shd w:val="clear" w:color="" w:fill=""/>
        </w:rPr>
        <w:t xml:space="preserve">Stat5b</w:t>
      </w:r>
      <w:r>
        <w:rPr>
          <w:shd w:val="clear" w:color="" w:fill=""/>
        </w:rPr>
        <w:t xml:space="preserve"> were first divided by one another to generate a paralog ratio which was then converted to a percentage (% total STAT5 mRNA accounted for by each paralog) and presented as pie charts.</w:t>
      </w:r>
    </w:p>
    <w:p>
      <w:pPr>
        <w:pStyle w:val=""/>
      </w:pPr>
      <w:r>
        <w:rPr>
          <w:shd w:val="clear" w:color="" w:fill=""/>
        </w:rPr>
        <w:t xml:space="preserve">Total STAT5 protein was measured by flow cytometry in naive (CD3ε</w:t>
      </w:r>
      <w:r>
        <w:rPr>
          <w:vertAlign w:val="superscript"/>
          <w:shd w:val="clear" w:color="" w:fill=""/>
        </w:rPr>
        <w:t xml:space="preserve">+ </w:t>
      </w:r>
      <w:r>
        <w:rPr>
          <w:shd w:val="clear" w:color="" w:fill=""/>
        </w:rPr>
        <w:t xml:space="preserve">CD4</w:t>
      </w:r>
      <w:r>
        <w:rPr>
          <w:vertAlign w:val="superscript"/>
          <w:shd w:val="clear" w:color="" w:fill=""/>
        </w:rPr>
        <w:t xml:space="preserve">+ </w:t>
      </w:r>
      <w:r>
        <w:rPr>
          <w:shd w:val="clear" w:color="" w:fill=""/>
        </w:rPr>
        <w:t xml:space="preserve">CD44</w:t>
      </w:r>
      <w:r>
        <w:rPr>
          <w:vertAlign w:val="superscript"/>
          <w:shd w:val="clear" w:color="" w:fill=""/>
        </w:rPr>
        <w:t xml:space="preserve">low</w:t>
      </w:r>
      <w:r>
        <w:rPr>
          <w:shd w:val="clear" w:color="" w:fill=""/>
        </w:rPr>
        <w:t xml:space="preserve"> IL-7R</w:t>
      </w:r>
      <w:r>
        <w:rPr>
          <w:vertAlign w:val="superscript"/>
          <w:shd w:val="clear" w:color="" w:fill=""/>
        </w:rPr>
        <w:t xml:space="preserve">+</w:t>
      </w:r>
      <w:r>
        <w:rPr>
          <w:shd w:val="clear" w:color="" w:fill=""/>
        </w:rPr>
        <w:t xml:space="preserve">), Treg (CD3ε</w:t>
      </w:r>
      <w:r>
        <w:rPr>
          <w:vertAlign w:val="superscript"/>
          <w:shd w:val="clear" w:color="" w:fill=""/>
        </w:rPr>
        <w:t xml:space="preserve"> + </w:t>
      </w:r>
      <w:r>
        <w:rPr>
          <w:shd w:val="clear" w:color="" w:fill=""/>
        </w:rPr>
        <w:t xml:space="preserve">CD4</w:t>
      </w:r>
      <w:r>
        <w:rPr>
          <w:vertAlign w:val="superscript"/>
          <w:shd w:val="clear" w:color="" w:fill=""/>
        </w:rPr>
        <w:t xml:space="preserve">+ </w:t>
      </w:r>
      <w:r>
        <w:rPr>
          <w:shd w:val="clear" w:color="" w:fill=""/>
        </w:rPr>
        <w:t xml:space="preserve">FOXP3</w:t>
      </w:r>
      <w:r>
        <w:rPr>
          <w:vertAlign w:val="superscript"/>
          <w:shd w:val="clear" w:color="" w:fill=""/>
        </w:rPr>
        <w:t xml:space="preserve">+</w:t>
      </w:r>
      <w:r>
        <w:rPr>
          <w:shd w:val="clear" w:color="" w:fill=""/>
        </w:rPr>
        <w:t xml:space="preserve">), Tfh (CD3ε</w:t>
      </w:r>
      <w:r>
        <w:rPr>
          <w:vertAlign w:val="superscript"/>
          <w:shd w:val="clear" w:color="" w:fill=""/>
        </w:rPr>
        <w:t xml:space="preserve"> + </w:t>
      </w:r>
      <w:r>
        <w:rPr>
          <w:shd w:val="clear" w:color="" w:fill=""/>
        </w:rPr>
        <w:t xml:space="preserve">CD4</w:t>
      </w:r>
      <w:r>
        <w:rPr>
          <w:vertAlign w:val="superscript"/>
          <w:shd w:val="clear" w:color="" w:fill=""/>
        </w:rPr>
        <w:t xml:space="preserve">+ </w:t>
      </w:r>
      <w:r>
        <w:rPr>
          <w:shd w:val="clear" w:color="" w:fill=""/>
        </w:rPr>
        <w:t xml:space="preserve">PD1</w:t>
      </w:r>
      <w:r>
        <w:rPr>
          <w:vertAlign w:val="superscript"/>
          <w:shd w:val="clear" w:color="" w:fill=""/>
        </w:rPr>
        <w:t xml:space="preserve">+</w:t>
      </w:r>
      <w:r>
        <w:rPr>
          <w:shd w:val="clear" w:color="" w:fill=""/>
        </w:rPr>
        <w:t xml:space="preserve"> CXCR5</w:t>
      </w:r>
      <w:r>
        <w:rPr>
          <w:vertAlign w:val="superscript"/>
          <w:shd w:val="clear" w:color="" w:fill=""/>
        </w:rPr>
        <w:t xml:space="preserve">high) </w:t>
      </w:r>
      <w:r>
        <w:rPr>
          <w:shd w:val="clear" w:color="" w:fill=""/>
        </w:rPr>
        <w:t xml:space="preserve">and effector/memory (CD3ε</w:t>
      </w:r>
      <w:r>
        <w:rPr>
          <w:vertAlign w:val="superscript"/>
          <w:shd w:val="clear" w:color="" w:fill=""/>
        </w:rPr>
        <w:t xml:space="preserve"> +</w:t>
      </w:r>
      <w:r>
        <w:rPr>
          <w:shd w:val="clear" w:color="" w:fill=""/>
        </w:rPr>
        <w:t xml:space="preserve">CD4</w:t>
      </w:r>
      <w:r>
        <w:rPr>
          <w:vertAlign w:val="superscript"/>
          <w:shd w:val="clear" w:color="" w:fill=""/>
        </w:rPr>
        <w:t xml:space="preserve">+</w:t>
      </w:r>
      <w:r>
        <w:rPr>
          <w:shd w:val="clear" w:color="" w:fill=""/>
        </w:rPr>
        <w:t xml:space="preserve">CD44</w:t>
      </w:r>
      <w:r>
        <w:rPr>
          <w:vertAlign w:val="superscript"/>
          <w:shd w:val="clear" w:color="" w:fill=""/>
        </w:rPr>
        <w:t xml:space="preserve">high</w:t>
      </w:r>
      <w:r>
        <w:rPr>
          <w:shd w:val="clear" w:color="" w:fill=""/>
        </w:rPr>
        <w:t xml:space="preserve">) T cells from one- or three-allele </w:t>
      </w:r>
      <w:r>
        <w:rPr>
          <w:i/>
          <w:iCs/>
          <w:shd w:val="clear" w:color="" w:fill=""/>
        </w:rPr>
        <w:t xml:space="preserve">Stat5a</w:t>
      </w:r>
      <w:r>
        <w:rPr>
          <w:shd w:val="clear" w:color="" w:fill=""/>
        </w:rPr>
        <w:t xml:space="preserve">- or </w:t>
      </w:r>
      <w:r>
        <w:rPr>
          <w:i/>
          <w:iCs/>
          <w:shd w:val="clear" w:color="" w:fill=""/>
        </w:rPr>
        <w:t xml:space="preserve">Stat5b</w:t>
      </w:r>
      <w:r>
        <w:rPr>
          <w:shd w:val="clear" w:color="" w:fill=""/>
        </w:rPr>
        <w:t xml:space="preserve">-deficient mice, as well as </w:t>
      </w:r>
      <w:r>
        <w:rPr>
          <w:i/>
          <w:iCs/>
          <w:shd w:val="clear" w:color="" w:fill=""/>
        </w:rPr>
        <w:t xml:space="preserve">Stat5a/b</w:t>
      </w:r>
      <w:r>
        <w:rPr>
          <w:i/>
          <w:iCs/>
          <w:vertAlign w:val="superscript"/>
          <w:shd w:val="clear" w:color="" w:fill=""/>
        </w:rPr>
        <w:t xml:space="preserve">het</w:t>
      </w:r>
      <w:r>
        <w:rPr>
          <w:shd w:val="clear" w:color="" w:fill=""/>
        </w:rPr>
        <w:t xml:space="preserve"> mice and WT controls. Mean fluorescence intensity (MFI) was first divided by the baseline (i.e. WT controls) to generate 'fold change' values which, in turn, were divided across </w:t>
      </w:r>
      <w:r>
        <w:rPr>
          <w:i/>
          <w:iCs/>
          <w:shd w:val="clear" w:color="" w:fill=""/>
        </w:rPr>
        <w:t xml:space="preserve">Stat5a</w:t>
      </w:r>
      <w:r>
        <w:rPr>
          <w:shd w:val="clear" w:color="" w:fill=""/>
        </w:rPr>
        <w:t xml:space="preserve">- and </w:t>
      </w:r>
      <w:r>
        <w:rPr>
          <w:i/>
          <w:iCs/>
          <w:shd w:val="clear" w:color="" w:fill=""/>
        </w:rPr>
        <w:t xml:space="preserve">Stat5b</w:t>
      </w:r>
      <w:r>
        <w:rPr>
          <w:shd w:val="clear" w:color="" w:fill=""/>
        </w:rPr>
        <w:t xml:space="preserve">-deficient genotypes bearing the same total number of alleles. The resulting paralog ratios (one for one-allele cells and one for three-allele cells) were then averaged, converted to a percentage (% total STAT5 protein accounted for by each paralog) and presented as pie charts.</w:t>
      </w:r>
    </w:p>
    <w:p/>
    <w:p>
      <w:pPr>
        <w:pStyle w:val="jrnlHead2"/>
      </w:pPr>
      <w:r>
        <w:rPr>
          <w:color w:val="#134985"/>
          <w:sz w:val="46"/>
          <w:szCs w:val="46"/>
          <w:b/>
          <w:shd w:val="clear" w:color="" w:fill=""/>
        </w:rPr>
        <w:t xml:space="preserve">Statistics</w:t>
      </w:r>
    </w:p>
    <w:p>
      <w:pPr>
        <w:pStyle w:val=""/>
      </w:pPr>
      <w:r>
        <w:rPr>
          <w:shd w:val="clear" w:color="" w:fill=""/>
        </w:rPr>
        <w:t xml:space="preserve">Unpaired ANOVA was used to quantify statistical deviation between experimental groups. In all figures, black asterisks denote significant differences (p&lt;0.05) between the indicated group and WT controls. Orange asterisks denote significant differences between </w:t>
      </w:r>
      <w:r>
        <w:rPr>
          <w:i/>
          <w:iCs/>
          <w:shd w:val="clear" w:color="" w:fill=""/>
        </w:rPr>
        <w:t xml:space="preserve">Stat5a</w:t>
      </w:r>
      <w:r>
        <w:rPr>
          <w:shd w:val="clear" w:color="" w:fill=""/>
        </w:rPr>
        <w:t xml:space="preserve">- and </w:t>
      </w:r>
      <w:r>
        <w:rPr>
          <w:i/>
          <w:iCs/>
          <w:shd w:val="clear" w:color="" w:fill=""/>
        </w:rPr>
        <w:t xml:space="preserve">Stat5b</w:t>
      </w:r>
      <w:r>
        <w:rPr>
          <w:shd w:val="clear" w:color="" w:fill=""/>
        </w:rPr>
        <w:t xml:space="preserve">-deficient mice bearing the same total number of STAT5 alleles.</w:t>
      </w:r>
    </w:p>
    <w:p/>
    <w:p>
      <w:pPr>
        <w:pStyle w:val="jrnlHead2"/>
      </w:pPr>
      <w:r>
        <w:rPr>
          <w:color w:val="#134985"/>
          <w:sz w:val="46"/>
          <w:szCs w:val="46"/>
          <w:b/>
          <w:shd w:val="clear" w:color="" w:fill=""/>
        </w:rPr>
        <w:t xml:space="preserve">Data deposition</w:t>
      </w:r>
    </w:p>
    <w:p>
      <w:pPr>
        <w:pStyle w:val=""/>
      </w:pPr>
      <w:r>
        <w:rPr>
          <w:shd w:val="clear" w:color="" w:fill=""/>
        </w:rPr>
        <w:t xml:space="preserve">All sequencing data have been deposited to the Gene Expression Omnibus under the accession number GSE77656.</w:t>
      </w:r>
    </w:p>
    <w:p>
      <w:pPr>
        <w:sectPr>
          <w:pgSz w:orient="portrait" w:w="12240" w:h="18720"/>
          <w:pgMar w:top="600" w:right="600" w:bottom="600" w:left="600" w:header="720" w:footer="720" w:gutter="0"/>
          <w:cols w:num="1" w:space="720"/>
        </w:sectPr>
      </w:pPr>
    </w:p>
    <w:p>
      <w:pPr>
        <w:pStyle w:val="jrnlAckHead"/>
      </w:pPr>
      <w:r>
        <w:rPr>
          <w:sz w:val="40"/>
          <w:szCs w:val="40"/>
          <w:b/>
          <w:shd w:val="clear" w:color="" w:fill=""/>
        </w:rPr>
        <w:t xml:space="preserve">Acknowledgements</w:t>
      </w:r>
    </w:p>
    <w:p>
      <w:pPr>
        <w:pStyle w:val="jrnlAckPara"/>
      </w:pPr>
      <w:r>
        <w:rPr>
          <w:shd w:val="clear" w:color="" w:fill=""/>
        </w:rPr>
        <w:t xml:space="preserve">We thank members of the O'Shea lab for helpful discussions, Victoria Hoffman for pathology scoring, Gustavo Gutierrez-Cruz for sequencing and the NIAMS Flow Cytometry Group for cell sorting. This study utilized the high-performance computational capabilities of the Helix System at the National Institutes of Health, Bethesda, MD (</w:t>
      </w:r>
      <w:hyperlink r:id="rId137" w:history="1">
        <w:r>
          <w:rPr>
            <w:color w:val="blue"/>
            <w:u w:val="single"/>
          </w:rPr>
          <w:t xml:space="preserve">http://helix.nih.gov</w:t>
        </w:r>
      </w:hyperlink>
      <w:r>
        <w:rPr>
          <w:shd w:val="clear" w:color="" w:fill=""/>
        </w:rPr>
        <w:t xml:space="preserve">) and was supported by NIDDK and NIAMS intramural research programs. JJO'S and the NIH hold patents related to therapeutic targeting of Jak kinases and have a Collaborative Research Agreement and Development Award with Pfizer Inc.</w:t>
      </w:r>
    </w:p>
    <w:p/>
    <w:p>
      <w:pPr>
        <w:pStyle w:val="jrnlRefHead"/>
      </w:pPr>
      <w:r>
        <w:rPr>
          <w:color w:val="#134985"/>
          <w:sz w:val="40"/>
          <w:szCs w:val="40"/>
          <w:b/>
          <w:shd w:val="clear" w:color="" w:fill=""/>
        </w:rPr>
        <w:t xml:space="preserve">References</w:t>
      </w:r>
    </w:p>
    <w:p>
      <w:pPr>
        <w:pStyle w:val="jrnlRefText"/>
      </w:pPr>
      <w:bookmarkStart w:id="21" w:name="R2"/>
      <w:bookmarkEnd w:id="21"/>
      <w:r>
        <w:rPr>
          <w:rStyle w:val="RefSurName"/>
        </w:rPr>
        <w:t xml:space="preserve">Ballesteros-Tato</w:t>
      </w:r>
      <w:r>
        <w:rPr>
          <w:rStyle w:val="RefAuthor"/>
        </w:rPr>
        <w:t xml:space="preserve"> </w:t>
      </w:r>
      <w:r>
        <w:rPr>
          <w:rStyle w:val="RefGivenName"/>
        </w:rPr>
        <w:t xml:space="preserve">A</w:t>
      </w:r>
      <w:r>
        <w:rPr>
          <w:shd w:val="clear" w:color="" w:fill=""/>
        </w:rPr>
        <w:t xml:space="preserve">, </w:t>
      </w:r>
      <w:r>
        <w:rPr>
          <w:rStyle w:val="RefSurName"/>
        </w:rPr>
        <w:t xml:space="preserve">León</w:t>
      </w:r>
      <w:r>
        <w:rPr>
          <w:rStyle w:val="RefAuthor"/>
        </w:rPr>
        <w:t xml:space="preserve"> </w:t>
      </w:r>
      <w:r>
        <w:rPr>
          <w:rStyle w:val="RefGivenName"/>
        </w:rPr>
        <w:t xml:space="preserve">B</w:t>
      </w:r>
      <w:r>
        <w:rPr>
          <w:shd w:val="clear" w:color="" w:fill=""/>
        </w:rPr>
        <w:t xml:space="preserve">, </w:t>
      </w:r>
      <w:r>
        <w:rPr>
          <w:rStyle w:val="RefSurName"/>
        </w:rPr>
        <w:t xml:space="preserve">Graf</w:t>
      </w:r>
      <w:r>
        <w:rPr>
          <w:rStyle w:val="RefAuthor"/>
        </w:rPr>
        <w:t xml:space="preserve"> </w:t>
      </w:r>
      <w:r>
        <w:rPr>
          <w:rStyle w:val="RefGivenName"/>
        </w:rPr>
        <w:t xml:space="preserve">BA</w:t>
      </w:r>
      <w:r>
        <w:rPr>
          <w:shd w:val="clear" w:color="" w:fill=""/>
        </w:rPr>
        <w:t xml:space="preserve">, </w:t>
      </w:r>
      <w:r>
        <w:rPr>
          <w:rStyle w:val="RefSurName"/>
        </w:rPr>
        <w:t xml:space="preserve">Moquin</w:t>
      </w:r>
      <w:r>
        <w:rPr>
          <w:rStyle w:val="RefAuthor"/>
        </w:rPr>
        <w:t xml:space="preserve"> </w:t>
      </w:r>
      <w:r>
        <w:rPr>
          <w:rStyle w:val="RefGivenName"/>
        </w:rPr>
        <w:t xml:space="preserve">A</w:t>
      </w:r>
      <w:r>
        <w:rPr>
          <w:shd w:val="clear" w:color="" w:fill=""/>
        </w:rPr>
        <w:t xml:space="preserve">, </w:t>
      </w:r>
      <w:r>
        <w:rPr>
          <w:rStyle w:val="RefSurName"/>
        </w:rPr>
        <w:t xml:space="preserve">Adams</w:t>
      </w:r>
      <w:r>
        <w:rPr>
          <w:rStyle w:val="RefAuthor"/>
        </w:rPr>
        <w:t xml:space="preserve"> </w:t>
      </w:r>
      <w:r>
        <w:rPr>
          <w:rStyle w:val="RefGivenName"/>
        </w:rPr>
        <w:t xml:space="preserve">PS</w:t>
      </w:r>
      <w:r>
        <w:rPr>
          <w:shd w:val="clear" w:color="" w:fill=""/>
        </w:rPr>
        <w:t xml:space="preserve">, </w:t>
      </w:r>
      <w:r>
        <w:rPr>
          <w:rStyle w:val="RefSurName"/>
        </w:rPr>
        <w:t xml:space="preserve">Lund</w:t>
      </w:r>
      <w:r>
        <w:rPr>
          <w:rStyle w:val="RefAuthor"/>
        </w:rPr>
        <w:t xml:space="preserve"> </w:t>
      </w:r>
      <w:r>
        <w:rPr>
          <w:rStyle w:val="RefGivenName"/>
        </w:rPr>
        <w:t xml:space="preserve">FE</w:t>
      </w:r>
      <w:r>
        <w:rPr>
          <w:shd w:val="clear" w:color="" w:fill=""/>
        </w:rPr>
        <w:t xml:space="preserve">, </w:t>
      </w:r>
      <w:r>
        <w:rPr>
          <w:rStyle w:val="RefSurName"/>
        </w:rPr>
        <w:t xml:space="preserve">Randall</w:t>
      </w:r>
      <w:r>
        <w:rPr>
          <w:rStyle w:val="RefAuthor"/>
        </w:rPr>
        <w:t xml:space="preserve"> </w:t>
      </w:r>
      <w:r>
        <w:rPr>
          <w:rStyle w:val="RefGivenName"/>
        </w:rPr>
        <w:t xml:space="preserve">TD</w:t>
      </w:r>
      <w:r>
        <w:rPr>
          <w:shd w:val="clear" w:color="" w:fill=""/>
        </w:rPr>
        <w:t xml:space="preserve">. </w:t>
      </w:r>
      <w:r>
        <w:rPr>
          <w:rStyle w:val="RefYear"/>
        </w:rPr>
        <w:t xml:space="preserve">2012</w:t>
      </w:r>
      <w:r>
        <w:rPr>
          <w:shd w:val="clear" w:color="" w:fill=""/>
        </w:rPr>
        <w:t xml:space="preserve">. </w:t>
      </w:r>
      <w:r>
        <w:rPr>
          <w:rStyle w:val="RefArticleTitle"/>
        </w:rPr>
        <w:t xml:space="preserve">Interleukin-2 inhibits germinal center formation by limiting T follicular helper cell differentiation</w:t>
      </w:r>
      <w:r>
        <w:rPr>
          <w:shd w:val="clear" w:color="" w:fill=""/>
        </w:rPr>
        <w:t xml:space="preserve">. </w:t>
      </w:r>
      <w:r>
        <w:rPr>
          <w:rStyle w:val=""/>
        </w:rPr>
        <w:t xml:space="preserve">Elsevier Inc</w:t>
      </w:r>
      <w:r>
        <w:rPr>
          <w:shd w:val="clear" w:color="" w:fill=""/>
        </w:rPr>
        <w:t xml:space="preserve"> </w:t>
      </w:r>
      <w:r>
        <w:rPr>
          <w:rStyle w:val=""/>
        </w:rPr>
        <w:t xml:space="preserve">36</w:t>
      </w:r>
      <w:r>
        <w:rPr>
          <w:shd w:val="clear" w:color="" w:fill=""/>
        </w:rPr>
        <w:t xml:space="preserve">:</w:t>
      </w:r>
      <w:r>
        <w:rPr>
          <w:rStyle w:val="RefFPage"/>
        </w:rPr>
        <w:t xml:space="preserve">847</w:t>
      </w:r>
      <w:r>
        <w:rPr>
          <w:shd w:val="clear" w:color="" w:fill=""/>
        </w:rPr>
        <w:t xml:space="preserve">–</w:t>
      </w:r>
      <w:r>
        <w:rPr>
          <w:rStyle w:val="RefLPage"/>
        </w:rPr>
        <w:t xml:space="preserve">856</w:t>
      </w:r>
      <w:r>
        <w:rPr>
          <w:shd w:val="clear" w:color="" w:fill=""/>
        </w:rPr>
        <w:t xml:space="preserve">.</w:t>
      </w:r>
    </w:p>
    <w:p>
      <w:pPr>
        <w:pStyle w:val="jrnlRefText"/>
      </w:pPr>
      <w:bookmarkStart w:id="22" w:name="R3"/>
      <w:bookmarkEnd w:id="22"/>
      <w:r>
        <w:rPr>
          <w:rStyle w:val="RefSurName"/>
        </w:rPr>
        <w:t xml:space="preserve">Bible</w:t>
      </w:r>
      <w:r>
        <w:rPr>
          <w:rStyle w:val="RefAuthor"/>
        </w:rPr>
        <w:t xml:space="preserve"> </w:t>
      </w:r>
      <w:r>
        <w:rPr>
          <w:rStyle w:val="RefGivenName"/>
        </w:rPr>
        <w:t xml:space="preserve">PW</w:t>
      </w:r>
      <w:r>
        <w:rPr>
          <w:shd w:val="clear" w:color="" w:fill=""/>
        </w:rPr>
        <w:t xml:space="preserve">, </w:t>
      </w:r>
      <w:r>
        <w:rPr>
          <w:rStyle w:val="RefSurName"/>
        </w:rPr>
        <w:t xml:space="preserve">Kanno</w:t>
      </w:r>
      <w:r>
        <w:rPr>
          <w:rStyle w:val="RefAuthor"/>
        </w:rPr>
        <w:t xml:space="preserve"> </w:t>
      </w:r>
      <w:r>
        <w:rPr>
          <w:rStyle w:val="RefGivenName"/>
        </w:rPr>
        <w:t xml:space="preserve">Y</w:t>
      </w:r>
      <w:r>
        <w:rPr>
          <w:shd w:val="clear" w:color="" w:fill=""/>
        </w:rPr>
        <w:t xml:space="preserve">, </w:t>
      </w:r>
      <w:r>
        <w:rPr>
          <w:rStyle w:val="RefSurName"/>
        </w:rPr>
        <w:t xml:space="preserve">Wei</w:t>
      </w:r>
      <w:r>
        <w:rPr>
          <w:rStyle w:val="RefAuthor"/>
        </w:rPr>
        <w:t xml:space="preserve"> </w:t>
      </w:r>
      <w:r>
        <w:rPr>
          <w:rStyle w:val="RefGivenName"/>
        </w:rPr>
        <w:t xml:space="preserve">L</w:t>
      </w:r>
      <w:r>
        <w:rPr>
          <w:shd w:val="clear" w:color="" w:fill=""/>
        </w:rPr>
        <w:t xml:space="preserve">, </w:t>
      </w:r>
      <w:r>
        <w:rPr>
          <w:rStyle w:val="RefSurName"/>
        </w:rPr>
        <w:t xml:space="preserve">Brooks</w:t>
      </w:r>
      <w:r>
        <w:rPr>
          <w:rStyle w:val="RefAuthor"/>
        </w:rPr>
        <w:t xml:space="preserve"> </w:t>
      </w:r>
      <w:r>
        <w:rPr>
          <w:rStyle w:val="RefGivenName"/>
        </w:rPr>
        <w:t xml:space="preserve">SR</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SurName"/>
        </w:rPr>
        <w:t xml:space="preserve">Morasso</w:t>
      </w:r>
      <w:r>
        <w:rPr>
          <w:rStyle w:val="RefAuthor"/>
        </w:rPr>
        <w:t xml:space="preserve"> </w:t>
      </w:r>
      <w:r>
        <w:rPr>
          <w:rStyle w:val="RefGivenName"/>
        </w:rPr>
        <w:t xml:space="preserve">MI</w:t>
      </w:r>
      <w:r>
        <w:rPr>
          <w:shd w:val="clear" w:color="" w:fill=""/>
        </w:rPr>
        <w:t xml:space="preserve">, </w:t>
      </w:r>
      <w:r>
        <w:rPr>
          <w:rStyle w:val="RefSurName"/>
        </w:rPr>
        <w:t xml:space="preserve">Loganantharaj</w:t>
      </w:r>
      <w:r>
        <w:rPr>
          <w:rStyle w:val="RefAuthor"/>
        </w:rPr>
        <w:t xml:space="preserve"> </w:t>
      </w:r>
      <w:r>
        <w:rPr>
          <w:rStyle w:val="RefGivenName"/>
        </w:rPr>
        <w:t xml:space="preserve">R</w:t>
      </w:r>
      <w:r>
        <w:rPr>
          <w:shd w:val="clear" w:color="" w:fill=""/>
        </w:rPr>
        <w:t xml:space="preserve">, </w:t>
      </w:r>
      <w:r>
        <w:rPr>
          <w:rStyle w:val="RefSurName"/>
        </w:rPr>
        <w:t xml:space="preserve">Sun</w:t>
      </w:r>
      <w:r>
        <w:rPr>
          <w:rStyle w:val="RefAuthor"/>
        </w:rPr>
        <w:t xml:space="preserve"> </w:t>
      </w:r>
      <w:r>
        <w:rPr>
          <w:rStyle w:val="RefGivenName"/>
        </w:rPr>
        <w:t xml:space="preserve">HW</w:t>
      </w:r>
      <w:r>
        <w:rPr>
          <w:shd w:val="clear" w:color="" w:fill=""/>
        </w:rPr>
        <w:t xml:space="preserve">. </w:t>
      </w:r>
      <w:r>
        <w:rPr>
          <w:rStyle w:val="RefYear"/>
        </w:rPr>
        <w:t xml:space="preserve">2015</w:t>
      </w:r>
      <w:r>
        <w:rPr>
          <w:shd w:val="clear" w:color="" w:fill=""/>
        </w:rPr>
        <w:t xml:space="preserve">. </w:t>
      </w:r>
      <w:r>
        <w:rPr>
          <w:rStyle w:val="RefArticleTitle"/>
        </w:rPr>
        <w:t xml:space="preserve">PAPST, a user friendly and powerful Java platform for chIP-seq peak co-localization analysis and beyond</w:t>
      </w:r>
      <w:r>
        <w:rPr>
          <w:shd w:val="clear" w:color="" w:fill=""/>
        </w:rPr>
        <w:t xml:space="preserve">. </w:t>
      </w:r>
      <w:r>
        <w:rPr>
          <w:rStyle w:val=""/>
        </w:rPr>
        <w:t xml:space="preserve">PloS One</w:t>
      </w:r>
      <w:r>
        <w:rPr>
          <w:shd w:val="clear" w:color="" w:fill=""/>
        </w:rPr>
        <w:t xml:space="preserve"> </w:t>
      </w:r>
      <w:r>
        <w:rPr>
          <w:rStyle w:val=""/>
        </w:rPr>
        <w:t xml:space="preserve">10</w:t>
      </w:r>
      <w:r>
        <w:rPr>
          <w:shd w:val="clear" w:color="" w:fill=""/>
        </w:rPr>
        <w:t xml:space="preserve">:</w:t>
      </w:r>
      <w:r>
        <w:rPr>
          <w:rStyle w:val="RefFPage"/>
        </w:rPr>
        <w:t xml:space="preserve">e0127285</w:t>
      </w:r>
      <w:r>
        <w:rPr>
          <w:shd w:val="clear" w:color="" w:fill=""/>
        </w:rPr>
        <w:t xml:space="preserve">.</w:t>
      </w:r>
    </w:p>
    <w:p>
      <w:pPr>
        <w:pStyle w:val="jrnlRefText"/>
      </w:pPr>
      <w:bookmarkStart w:id="23" w:name="R4"/>
      <w:bookmarkEnd w:id="23"/>
      <w:r>
        <w:rPr>
          <w:rStyle w:val="RefSurName"/>
        </w:rPr>
        <w:t xml:space="preserve">Boucheron</w:t>
      </w:r>
      <w:r>
        <w:rPr>
          <w:rStyle w:val="RefAuthor"/>
        </w:rPr>
        <w:t xml:space="preserve"> </w:t>
      </w:r>
      <w:r>
        <w:rPr>
          <w:rStyle w:val="RefGivenName"/>
        </w:rPr>
        <w:t xml:space="preserve">C</w:t>
      </w:r>
      <w:r>
        <w:rPr>
          <w:shd w:val="clear" w:color="" w:fill=""/>
        </w:rPr>
        <w:t xml:space="preserve">, </w:t>
      </w:r>
      <w:r>
        <w:rPr>
          <w:rStyle w:val="RefSurName"/>
        </w:rPr>
        <w:t xml:space="preserve">Dumon</w:t>
      </w:r>
      <w:r>
        <w:rPr>
          <w:rStyle w:val="RefAuthor"/>
        </w:rPr>
        <w:t xml:space="preserve"> </w:t>
      </w:r>
      <w:r>
        <w:rPr>
          <w:rStyle w:val="RefGivenName"/>
        </w:rPr>
        <w:t xml:space="preserve">S</w:t>
      </w:r>
      <w:r>
        <w:rPr>
          <w:shd w:val="clear" w:color="" w:fill=""/>
        </w:rPr>
        <w:t xml:space="preserve">, </w:t>
      </w:r>
      <w:r>
        <w:rPr>
          <w:rStyle w:val="RefSurName"/>
        </w:rPr>
        <w:t xml:space="preserve">Santos</w:t>
      </w:r>
      <w:r>
        <w:rPr>
          <w:rStyle w:val="RefAuthor"/>
        </w:rPr>
        <w:t xml:space="preserve"> </w:t>
      </w:r>
      <w:r>
        <w:rPr>
          <w:rStyle w:val="RefGivenName"/>
        </w:rPr>
        <w:t xml:space="preserve">SC</w:t>
      </w:r>
      <w:r>
        <w:rPr>
          <w:shd w:val="clear" w:color="" w:fill=""/>
        </w:rPr>
        <w:t xml:space="preserve">, </w:t>
      </w:r>
      <w:r>
        <w:rPr>
          <w:rStyle w:val="RefSurName"/>
        </w:rPr>
        <w:t xml:space="preserve">Moriggl</w:t>
      </w:r>
      <w:r>
        <w:rPr>
          <w:rStyle w:val="RefAuthor"/>
        </w:rPr>
        <w:t xml:space="preserve"> </w:t>
      </w:r>
      <w:r>
        <w:rPr>
          <w:rStyle w:val="RefGivenName"/>
        </w:rPr>
        <w:t xml:space="preserve">R</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Gisselbrecht</w:t>
      </w:r>
      <w:r>
        <w:rPr>
          <w:rStyle w:val="RefAuthor"/>
        </w:rPr>
        <w:t xml:space="preserve"> </w:t>
      </w:r>
      <w:r>
        <w:rPr>
          <w:rStyle w:val="RefGivenName"/>
        </w:rPr>
        <w:t xml:space="preserve">S</w:t>
      </w:r>
      <w:r>
        <w:rPr>
          <w:shd w:val="clear" w:color="" w:fill=""/>
        </w:rPr>
        <w:t xml:space="preserve">, </w:t>
      </w:r>
      <w:r>
        <w:rPr>
          <w:rStyle w:val="RefSurName"/>
        </w:rPr>
        <w:t xml:space="preserve">Gouilleux</w:t>
      </w:r>
      <w:r>
        <w:rPr>
          <w:rStyle w:val="RefAuthor"/>
        </w:rPr>
        <w:t xml:space="preserve"> </w:t>
      </w:r>
      <w:r>
        <w:rPr>
          <w:rStyle w:val="RefGivenName"/>
        </w:rPr>
        <w:t xml:space="preserve">F</w:t>
      </w:r>
      <w:r>
        <w:rPr>
          <w:shd w:val="clear" w:color="" w:fill=""/>
        </w:rPr>
        <w:t xml:space="preserve">. </w:t>
      </w:r>
      <w:r>
        <w:rPr>
          <w:rStyle w:val="RefYear"/>
        </w:rPr>
        <w:t xml:space="preserve">1998</w:t>
      </w:r>
      <w:r>
        <w:rPr>
          <w:shd w:val="clear" w:color="" w:fill=""/>
        </w:rPr>
        <w:t xml:space="preserve">. </w:t>
      </w:r>
      <w:r>
        <w:rPr>
          <w:rStyle w:val="RefArticleTitle"/>
        </w:rPr>
        <w:t xml:space="preserve">A single amino acid in the DNA binding regions of STAT5A and STAT5B confers distinct DNA binding specificities</w:t>
      </w:r>
      <w:r>
        <w:rPr>
          <w:shd w:val="clear" w:color="" w:fill=""/>
        </w:rPr>
        <w:t xml:space="preserve">. </w:t>
      </w:r>
      <w:rPr>
        <w:rStyle w:val=""/>
      </w:rPr>
      <w:ins w:author="cross-ref" w:date="1970-01-01T00:00:00Z">
        <w:r>
          <w:t xml:space="preserve">The </w:t>
        </w:r>
      </w:ins>
      <w:r>
        <w:rPr>
          <w:rStyle w:val=""/>
        </w:rPr>
        <w:t xml:space="preserve">Journal of Biological Chemistry</w:t>
      </w:r>
      <w:r>
        <w:rPr>
          <w:shd w:val="clear" w:color="" w:fill=""/>
        </w:rPr>
        <w:t xml:space="preserve"> </w:t>
      </w:r>
      <w:r>
        <w:rPr>
          <w:rStyle w:val=""/>
        </w:rPr>
        <w:t xml:space="preserve">273</w:t>
      </w:r>
      <w:r>
        <w:rPr>
          <w:shd w:val="clear" w:color="" w:fill=""/>
        </w:rPr>
        <w:t xml:space="preserve">:</w:t>
      </w:r>
      <w:r>
        <w:rPr>
          <w:rStyle w:val="RefFPage"/>
        </w:rPr>
        <w:t xml:space="preserve">33936</w:t>
      </w:r>
      <w:r>
        <w:rPr>
          <w:shd w:val="clear" w:color="" w:fill=""/>
        </w:rPr>
        <w:t xml:space="preserve">–</w:t>
      </w:r>
      <w:r>
        <w:rPr>
          <w:rStyle w:val="RefLPage"/>
        </w:rPr>
        <w:t xml:space="preserve">33941</w:t>
      </w:r>
      <w:r>
        <w:rPr>
          <w:shd w:val="clear" w:color="" w:fill=""/>
        </w:rPr>
        <w:t xml:space="preserve">.</w:t>
      </w:r>
    </w:p>
    <w:p>
      <w:pPr>
        <w:pStyle w:val="jrnlRefText"/>
      </w:pPr>
      <w:bookmarkStart w:id="24" w:name="R5"/>
      <w:bookmarkEnd w:id="24"/>
      <w:r>
        <w:rPr>
          <w:rStyle w:val="RefSurName"/>
        </w:rPr>
        <w:t xml:space="preserve">Brewster</w:t>
      </w:r>
      <w:r>
        <w:rPr>
          <w:rStyle w:val="RefAuthor"/>
        </w:rPr>
        <w:t xml:space="preserve"> </w:t>
      </w:r>
      <w:r>
        <w:rPr>
          <w:rStyle w:val="RefGivenName"/>
        </w:rPr>
        <w:t xml:space="preserve">RC</w:t>
      </w:r>
      <w:r>
        <w:rPr>
          <w:shd w:val="clear" w:color="" w:fill=""/>
        </w:rPr>
        <w:t xml:space="preserve">, </w:t>
      </w:r>
      <w:r>
        <w:rPr>
          <w:rStyle w:val="RefSurName"/>
        </w:rPr>
        <w:t xml:space="preserve">Weinert</w:t>
      </w:r>
      <w:r>
        <w:rPr>
          <w:rStyle w:val="RefAuthor"/>
        </w:rPr>
        <w:t xml:space="preserve"> </w:t>
      </w:r>
      <w:r>
        <w:rPr>
          <w:rStyle w:val="RefGivenName"/>
        </w:rPr>
        <w:t xml:space="preserve">FM</w:t>
      </w:r>
      <w:r>
        <w:rPr>
          <w:shd w:val="clear" w:color="" w:fill=""/>
        </w:rPr>
        <w:t xml:space="preserve">, </w:t>
      </w:r>
      <w:r>
        <w:rPr>
          <w:rStyle w:val="RefSurName"/>
        </w:rPr>
        <w:t xml:space="preserve">Garcia</w:t>
      </w:r>
      <w:r>
        <w:rPr>
          <w:rStyle w:val="RefAuthor"/>
        </w:rPr>
        <w:t xml:space="preserve"> </w:t>
      </w:r>
      <w:r>
        <w:rPr>
          <w:rStyle w:val="RefGivenName"/>
        </w:rPr>
        <w:t xml:space="preserve">HG</w:t>
      </w:r>
      <w:r>
        <w:rPr>
          <w:shd w:val="clear" w:color="" w:fill=""/>
        </w:rPr>
        <w:t xml:space="preserve">, </w:t>
      </w:r>
      <w:r>
        <w:rPr>
          <w:rStyle w:val="RefSurName"/>
        </w:rPr>
        <w:t xml:space="preserve">Song</w:t>
      </w:r>
      <w:r>
        <w:rPr>
          <w:rStyle w:val="RefAuthor"/>
        </w:rPr>
        <w:t xml:space="preserve"> </w:t>
      </w:r>
      <w:r>
        <w:rPr>
          <w:rStyle w:val="RefGivenName"/>
        </w:rPr>
        <w:t xml:space="preserve">D</w:t>
      </w:r>
      <w:r>
        <w:rPr>
          <w:shd w:val="clear" w:color="" w:fill=""/>
        </w:rPr>
        <w:t xml:space="preserve">, </w:t>
      </w:r>
      <w:r>
        <w:rPr>
          <w:rStyle w:val="RefSurName"/>
        </w:rPr>
        <w:t xml:space="preserve">Rydenfelt</w:t>
      </w:r>
      <w:r>
        <w:rPr>
          <w:rStyle w:val="RefAuthor"/>
        </w:rPr>
        <w:t xml:space="preserve"> </w:t>
      </w:r>
      <w:r>
        <w:rPr>
          <w:rStyle w:val="RefGivenName"/>
        </w:rPr>
        <w:t xml:space="preserve">M</w:t>
      </w:r>
      <w:r>
        <w:rPr>
          <w:shd w:val="clear" w:color="" w:fill=""/>
        </w:rPr>
        <w:t xml:space="preserve">, </w:t>
      </w:r>
      <w:r>
        <w:rPr>
          <w:rStyle w:val="RefSurName"/>
        </w:rPr>
        <w:t xml:space="preserve">Phillips</w:t>
      </w:r>
      <w:r>
        <w:rPr>
          <w:rStyle w:val="RefAuthor"/>
        </w:rPr>
        <w:t xml:space="preserve"> </w:t>
      </w:r>
      <w:r>
        <w:rPr>
          <w:rStyle w:val="RefGivenName"/>
        </w:rPr>
        <w:t xml:space="preserve">R</w:t>
      </w:r>
      <w:r>
        <w:rPr>
          <w:shd w:val="clear" w:color="" w:fill=""/>
        </w:rPr>
        <w:t xml:space="preserve">. </w:t>
      </w:r>
      <w:r>
        <w:rPr>
          <w:rStyle w:val="RefYear"/>
        </w:rPr>
        <w:t xml:space="preserve">2014</w:t>
      </w:r>
      <w:r>
        <w:rPr>
          <w:shd w:val="clear" w:color="" w:fill=""/>
        </w:rPr>
        <w:t xml:space="preserve">. </w:t>
      </w:r>
      <w:r>
        <w:rPr>
          <w:rStyle w:val="RefArticleTitle"/>
        </w:rPr>
        <w:t xml:space="preserve">The transcription factor titration effect dictates level of gene expression</w:t>
      </w:r>
      <w:r>
        <w:rPr>
          <w:shd w:val="clear" w:color="" w:fill=""/>
        </w:rPr>
        <w:t xml:space="preserve">. </w:t>
      </w:r>
      <w:r>
        <w:rPr>
          <w:rStyle w:val=""/>
        </w:rPr>
        <w:t xml:space="preserve">Cell</w:t>
      </w:r>
      <w:r>
        <w:rPr>
          <w:shd w:val="clear" w:color="" w:fill=""/>
        </w:rPr>
        <w:t xml:space="preserve"> </w:t>
      </w:r>
      <w:r>
        <w:rPr>
          <w:rStyle w:val=""/>
        </w:rPr>
        <w:t xml:space="preserve">156</w:t>
      </w:r>
      <w:r>
        <w:rPr>
          <w:shd w:val="clear" w:color="" w:fill=""/>
        </w:rPr>
        <w:t xml:space="preserve">:</w:t>
      </w:r>
      <w:r>
        <w:rPr>
          <w:rStyle w:val="RefFPage"/>
        </w:rPr>
        <w:t xml:space="preserve">1312</w:t>
      </w:r>
      <w:r>
        <w:rPr>
          <w:shd w:val="clear" w:color="" w:fill=""/>
        </w:rPr>
        <w:t xml:space="preserve">–</w:t>
      </w:r>
      <w:r>
        <w:rPr>
          <w:rStyle w:val="RefLPage"/>
        </w:rPr>
        <w:t xml:space="preserve">1323</w:t>
      </w:r>
      <w:r>
        <w:rPr>
          <w:shd w:val="clear" w:color="" w:fill=""/>
        </w:rPr>
        <w:t xml:space="preserve">.</w:t>
      </w:r>
    </w:p>
    <w:p>
      <w:pPr>
        <w:pStyle w:val="jrnlRefText"/>
      </w:pPr>
      <w:bookmarkStart w:id="25" w:name="R6"/>
      <w:bookmarkEnd w:id="25"/>
      <w:r>
        <w:rPr>
          <w:rStyle w:val="RefSurName"/>
        </w:rPr>
        <w:t xml:space="preserve">Burchill</w:t>
      </w:r>
      <w:r>
        <w:rPr>
          <w:rStyle w:val="RefAuthor"/>
        </w:rPr>
        <w:t xml:space="preserve"> </w:t>
      </w:r>
      <w:r>
        <w:rPr>
          <w:rStyle w:val="RefGivenName"/>
        </w:rPr>
        <w:t xml:space="preserve">MA</w:t>
      </w:r>
      <w:r>
        <w:rPr>
          <w:shd w:val="clear" w:color="" w:fill=""/>
        </w:rPr>
        <w:t xml:space="preserve">, </w:t>
      </w:r>
      <w:r>
        <w:rPr>
          <w:rStyle w:val="RefSurName"/>
        </w:rPr>
        <w:t xml:space="preserve">Yang</w:t>
      </w:r>
      <w:r>
        <w:rPr>
          <w:rStyle w:val="RefAuthor"/>
        </w:rPr>
        <w:t xml:space="preserve"> </w:t>
      </w:r>
      <w:r>
        <w:rPr>
          <w:rStyle w:val="RefGivenName"/>
        </w:rPr>
        <w:t xml:space="preserve">J</w:t>
      </w:r>
      <w:r>
        <w:rPr>
          <w:shd w:val="clear" w:color="" w:fill=""/>
        </w:rPr>
        <w:t xml:space="preserve">, </w:t>
      </w:r>
      <w:r>
        <w:rPr>
          <w:rStyle w:val="RefSurName"/>
        </w:rPr>
        <w:t xml:space="preserve">Vogtenhuber</w:t>
      </w:r>
      <w:r>
        <w:rPr>
          <w:rStyle w:val="RefAuthor"/>
        </w:rPr>
        <w:t xml:space="preserve"> </w:t>
      </w:r>
      <w:r>
        <w:rPr>
          <w:rStyle w:val="RefGivenName"/>
        </w:rPr>
        <w:t xml:space="preserve">C</w:t>
      </w:r>
      <w:r>
        <w:rPr>
          <w:shd w:val="clear" w:color="" w:fill=""/>
        </w:rPr>
        <w:t xml:space="preserve">, </w:t>
      </w:r>
      <w:r>
        <w:rPr>
          <w:rStyle w:val="RefSurName"/>
        </w:rPr>
        <w:t xml:space="preserve">Blazar</w:t>
      </w:r>
      <w:r>
        <w:rPr>
          <w:rStyle w:val="RefAuthor"/>
        </w:rPr>
        <w:t xml:space="preserve"> </w:t>
      </w:r>
      <w:r>
        <w:rPr>
          <w:rStyle w:val="RefGivenName"/>
        </w:rPr>
        <w:t xml:space="preserve">BR</w:t>
      </w:r>
      <w:r>
        <w:rPr>
          <w:shd w:val="clear" w:color="" w:fill=""/>
        </w:rPr>
        <w:t xml:space="preserve">, </w:t>
      </w:r>
      <w:r>
        <w:rPr>
          <w:rStyle w:val="RefSurName"/>
        </w:rPr>
        <w:t xml:space="preserve">Farrar</w:t>
      </w:r>
      <w:r>
        <w:rPr>
          <w:rStyle w:val="RefAuthor"/>
        </w:rPr>
        <w:t xml:space="preserve"> </w:t>
      </w:r>
      <w:r>
        <w:rPr>
          <w:rStyle w:val="RefGivenName"/>
        </w:rPr>
        <w:t xml:space="preserve">MA</w:t>
      </w:r>
      <w:r>
        <w:rPr>
          <w:shd w:val="clear" w:color="" w:fill=""/>
        </w:rPr>
        <w:t xml:space="preserve">. </w:t>
      </w:r>
      <w:r>
        <w:rPr>
          <w:rStyle w:val="RefYear"/>
        </w:rPr>
        <w:t xml:space="preserve">2007</w:t>
      </w:r>
      <w:r>
        <w:rPr>
          <w:shd w:val="clear" w:color="" w:fill=""/>
        </w:rPr>
        <w:t xml:space="preserve">. </w:t>
      </w:r>
      <w:r>
        <w:rPr>
          <w:rStyle w:val="RefArticleTitle"/>
        </w:rPr>
        <w:t xml:space="preserve">IL-2 receptor </w:t>
      </w:r>
      <w:rPr>
        <w:rStyle w:val="RefArticleTitle"/>
      </w:rPr>
      <w:del w:author="cross-ref" w:date="1970-01-01T00:00:00Z">
        <w:r>
          <w:delText xml:space="preserve">beta</w:delText>
        </w:r>
      </w:del>
      <w:r>
        <w:rPr>
          <w:rStyle w:val="RefArticleTitle"/>
        </w:rPr>
        <w:t xml:space="preserve">-dependent STAT5 activation is required for the development of </w:t>
      </w:r>
      <w:rPr>
        <w:rStyle w:val="RefArticleTitle"/>
      </w:rPr>
      <w:del w:author="cross-ref" w:date="1970-01-01T00:00:00Z">
        <w:r>
          <w:delText xml:space="preserve">Foxp3</w:delText>
        </w:r>
      </w:del>
      <w:rPr>
        <w:rStyle w:val="RefArticleTitle"/>
      </w:rPr>
      <w:ins w:author="cross-ref" w:date="1970-01-01T00:00:00Z">
        <w:r>
          <w:t xml:space="preserve">foxp3</w:t>
        </w:r>
      </w:ins>
      <w:r>
        <w:rPr>
          <w:rStyle w:val="RefArticleTitle"/>
        </w:rPr>
        <w:t xml:space="preserve">+ regulatory T cells</w:t>
      </w:r>
      <w:r>
        <w:rPr>
          <w:shd w:val="clear" w:color="" w:fill=""/>
        </w:rPr>
        <w:t xml:space="preserve">. </w:t>
      </w:r>
      <w:rPr>
        <w:rStyle w:val=""/>
      </w:rPr>
      <w:ins w:author="cross-ref" w:date="1970-01-01T00:00:00Z">
        <w:r>
          <w:t xml:space="preserve">The </w:t>
        </w:r>
      </w:ins>
      <w:r>
        <w:rPr>
          <w:rStyle w:val=""/>
        </w:rPr>
        <w:t xml:space="preserve">Journal of Immunology</w:t>
      </w:r>
      <w:r>
        <w:rPr>
          <w:shd w:val="clear" w:color="" w:fill=""/>
        </w:rPr>
        <w:t xml:space="preserve"> </w:t>
      </w:r>
      <w:r>
        <w:rPr>
          <w:rStyle w:val=""/>
        </w:rPr>
        <w:t xml:space="preserve">178</w:t>
      </w:r>
      <w:r>
        <w:rPr>
          <w:shd w:val="clear" w:color="" w:fill=""/>
        </w:rPr>
        <w:t xml:space="preserve">:</w:t>
      </w:r>
      <w:r>
        <w:rPr>
          <w:rStyle w:val="RefFPage"/>
        </w:rPr>
        <w:t xml:space="preserve">280</w:t>
      </w:r>
      <w:r>
        <w:rPr>
          <w:shd w:val="clear" w:color="" w:fill=""/>
        </w:rPr>
        <w:t xml:space="preserve">–</w:t>
      </w:r>
      <w:r>
        <w:rPr>
          <w:rStyle w:val="RefLPage"/>
        </w:rPr>
        <w:t xml:space="preserve">290</w:t>
      </w:r>
      <w:r>
        <w:rPr>
          <w:shd w:val="clear" w:color="" w:fill=""/>
        </w:rPr>
        <w:t xml:space="preserve">.</w:t>
      </w:r>
    </w:p>
    <w:p>
      <w:pPr>
        <w:pStyle w:val="jrnlRefText"/>
      </w:pPr>
      <w:bookmarkStart w:id="26" w:name="R7"/>
      <w:bookmarkEnd w:id="26"/>
      <w:r>
        <w:rPr>
          <w:rStyle w:val="RefSurName"/>
        </w:rPr>
        <w:t xml:space="preserve">Caldenhoven</w:t>
      </w:r>
      <w:r>
        <w:rPr>
          <w:rStyle w:val="RefAuthor"/>
        </w:rPr>
        <w:t xml:space="preserve"> </w:t>
      </w:r>
      <w:r>
        <w:rPr>
          <w:rStyle w:val="RefGivenName"/>
        </w:rPr>
        <w:t xml:space="preserve">E</w:t>
      </w:r>
      <w:r>
        <w:rPr>
          <w:shd w:val="clear" w:color="" w:fill=""/>
        </w:rPr>
        <w:t xml:space="preserve">, </w:t>
      </w:r>
      <w:r>
        <w:rPr>
          <w:rStyle w:val="RefSurName"/>
        </w:rPr>
        <w:t xml:space="preserve">van Dijk</w:t>
      </w:r>
      <w:r>
        <w:rPr>
          <w:rStyle w:val="RefAuthor"/>
        </w:rPr>
        <w:t xml:space="preserve"> </w:t>
      </w:r>
      <w:r>
        <w:rPr>
          <w:rStyle w:val="RefGivenName"/>
        </w:rPr>
        <w:t xml:space="preserve">TB</w:t>
      </w:r>
      <w:r>
        <w:rPr>
          <w:shd w:val="clear" w:color="" w:fill=""/>
        </w:rPr>
        <w:t xml:space="preserve">, </w:t>
      </w:r>
      <w:r>
        <w:rPr>
          <w:rStyle w:val="RefSurName"/>
        </w:rPr>
        <w:t xml:space="preserve">Tijmensen</w:t>
      </w:r>
      <w:r>
        <w:rPr>
          <w:rStyle w:val="RefAuthor"/>
        </w:rPr>
        <w:t xml:space="preserve"> </w:t>
      </w:r>
      <w:r>
        <w:rPr>
          <w:rStyle w:val="RefGivenName"/>
        </w:rPr>
        <w:t xml:space="preserve">A</w:t>
      </w:r>
      <w:r>
        <w:rPr>
          <w:shd w:val="clear" w:color="" w:fill=""/>
        </w:rPr>
        <w:t xml:space="preserve">, </w:t>
      </w:r>
      <w:r>
        <w:rPr>
          <w:rStyle w:val="RefSurName"/>
        </w:rPr>
        <w:t xml:space="preserve">Raaijmakers</w:t>
      </w:r>
      <w:r>
        <w:rPr>
          <w:rStyle w:val="RefAuthor"/>
        </w:rPr>
        <w:t xml:space="preserve"> </w:t>
      </w:r>
      <w:r>
        <w:rPr>
          <w:rStyle w:val="RefGivenName"/>
        </w:rPr>
        <w:t xml:space="preserve">JA</w:t>
      </w:r>
      <w:r>
        <w:rPr>
          <w:shd w:val="clear" w:color="" w:fill=""/>
        </w:rPr>
        <w:t xml:space="preserve">, </w:t>
      </w:r>
      <w:r>
        <w:rPr>
          <w:rStyle w:val="RefSurName"/>
        </w:rPr>
        <w:t xml:space="preserve">Lammers</w:t>
      </w:r>
      <w:r>
        <w:rPr>
          <w:rStyle w:val="RefAuthor"/>
        </w:rPr>
        <w:t xml:space="preserve"> </w:t>
      </w:r>
      <w:r>
        <w:rPr>
          <w:rStyle w:val="RefGivenName"/>
        </w:rPr>
        <w:t xml:space="preserve">JW</w:t>
      </w:r>
      <w:r>
        <w:rPr>
          <w:shd w:val="clear" w:color="" w:fill=""/>
        </w:rPr>
        <w:t xml:space="preserve">, </w:t>
      </w:r>
      <w:r>
        <w:rPr>
          <w:rStyle w:val="RefSurName"/>
        </w:rPr>
        <w:t xml:space="preserve">Koenderman</w:t>
      </w:r>
      <w:r>
        <w:rPr>
          <w:rStyle w:val="RefAuthor"/>
        </w:rPr>
        <w:t xml:space="preserve"> </w:t>
      </w:r>
      <w:r>
        <w:rPr>
          <w:rStyle w:val="RefGivenName"/>
        </w:rPr>
        <w:t xml:space="preserve">L</w:t>
      </w:r>
      <w:r>
        <w:rPr>
          <w:shd w:val="clear" w:color="" w:fill=""/>
        </w:rPr>
        <w:t xml:space="preserve">, </w:t>
      </w:r>
      <w:r>
        <w:rPr>
          <w:rStyle w:val="RefSurName"/>
        </w:rPr>
        <w:t xml:space="preserve">de Groot</w:t>
      </w:r>
      <w:r>
        <w:rPr>
          <w:rStyle w:val="RefAuthor"/>
        </w:rPr>
        <w:t xml:space="preserve"> </w:t>
      </w:r>
      <w:r>
        <w:rPr>
          <w:rStyle w:val="RefGivenName"/>
        </w:rPr>
        <w:t xml:space="preserve">RP</w:t>
      </w:r>
      <w:r>
        <w:rPr>
          <w:shd w:val="clear" w:color="" w:fill=""/>
        </w:rPr>
        <w:t xml:space="preserve">. </w:t>
      </w:r>
      <w:r>
        <w:rPr>
          <w:rStyle w:val="RefYear"/>
        </w:rPr>
        <w:t xml:space="preserve">1998</w:t>
      </w:r>
      <w:r>
        <w:rPr>
          <w:shd w:val="clear" w:color="" w:fill=""/>
        </w:rPr>
        <w:t xml:space="preserve">. </w:t>
      </w:r>
      <w:r>
        <w:rPr>
          <w:rStyle w:val="RefArticleTitle"/>
        </w:rPr>
        <w:t xml:space="preserve">Differential activation of functionally distinct STAT5 proteins by IL-5 and GM-CSF during eosinophil and neutrophil differentiation from human CD34+ hematopoietic stem cells</w:t>
      </w:r>
      <w:r>
        <w:rPr>
          <w:shd w:val="clear" w:color="" w:fill=""/>
        </w:rPr>
        <w:t xml:space="preserve">. </w:t>
      </w:r>
      <w:r>
        <w:rPr>
          <w:rStyle w:val=""/>
        </w:rPr>
        <w:t xml:space="preserve">Stem Cells</w:t>
      </w:r>
      <w:r>
        <w:rPr>
          <w:shd w:val="clear" w:color="" w:fill=""/>
        </w:rPr>
        <w:t xml:space="preserve"> </w:t>
      </w:r>
      <w:r>
        <w:rPr>
          <w:rStyle w:val=""/>
        </w:rPr>
        <w:t xml:space="preserve">16</w:t>
      </w:r>
      <w:r>
        <w:rPr>
          <w:shd w:val="clear" w:color="" w:fill=""/>
        </w:rPr>
        <w:t xml:space="preserve">:</w:t>
      </w:r>
      <w:r>
        <w:rPr>
          <w:rStyle w:val="RefFPage"/>
        </w:rPr>
        <w:t xml:space="preserve">397</w:t>
      </w:r>
      <w:r>
        <w:rPr>
          <w:shd w:val="clear" w:color="" w:fill=""/>
        </w:rPr>
        <w:t xml:space="preserve">–</w:t>
      </w:r>
      <w:r>
        <w:rPr>
          <w:rStyle w:val="RefLPage"/>
        </w:rPr>
        <w:t xml:space="preserve">403</w:t>
      </w:r>
      <w:r>
        <w:rPr>
          <w:shd w:val="clear" w:color="" w:fill=""/>
        </w:rPr>
        <w:t xml:space="preserve">.</w:t>
      </w:r>
    </w:p>
    <w:p>
      <w:pPr>
        <w:pStyle w:val="jrnlRefText"/>
      </w:pPr>
      <w:bookmarkStart w:id="27" w:name="R8"/>
      <w:bookmarkEnd w:id="27"/>
      <w:r>
        <w:rPr>
          <w:rStyle w:val="RefSurName"/>
        </w:rPr>
        <w:t xml:space="preserve">Cohen</w:t>
      </w:r>
      <w:r>
        <w:rPr>
          <w:rStyle w:val="RefAuthor"/>
        </w:rPr>
        <w:t xml:space="preserve"> </w:t>
      </w:r>
      <w:r>
        <w:rPr>
          <w:rStyle w:val="RefGivenName"/>
        </w:rPr>
        <w:t xml:space="preserve">AC</w:t>
      </w:r>
      <w:r>
        <w:rPr>
          <w:shd w:val="clear" w:color="" w:fill=""/>
        </w:rPr>
        <w:t xml:space="preserve">, </w:t>
      </w:r>
      <w:r>
        <w:rPr>
          <w:rStyle w:val="RefSurName"/>
        </w:rPr>
        <w:t xml:space="preserve">Nadeau</w:t>
      </w:r>
      <w:r>
        <w:rPr>
          <w:rStyle w:val="RefAuthor"/>
        </w:rPr>
        <w:t xml:space="preserve"> </w:t>
      </w:r>
      <w:r>
        <w:rPr>
          <w:rStyle w:val="RefGivenName"/>
        </w:rPr>
        <w:t xml:space="preserve">KC</w:t>
      </w:r>
      <w:r>
        <w:rPr>
          <w:shd w:val="clear" w:color="" w:fill=""/>
        </w:rPr>
        <w:t xml:space="preserve">, </w:t>
      </w:r>
      <w:r>
        <w:rPr>
          <w:rStyle w:val="RefSurName"/>
        </w:rPr>
        <w:t xml:space="preserve">Tu</w:t>
      </w:r>
      <w:r>
        <w:rPr>
          <w:rStyle w:val="RefAuthor"/>
        </w:rPr>
        <w:t xml:space="preserve"> </w:t>
      </w:r>
      <w:r>
        <w:rPr>
          <w:rStyle w:val="RefGivenName"/>
        </w:rPr>
        <w:t xml:space="preserve">W</w:t>
      </w:r>
      <w:r>
        <w:rPr>
          <w:shd w:val="clear" w:color="" w:fill=""/>
        </w:rPr>
        <w:t xml:space="preserve">, </w:t>
      </w:r>
      <w:r>
        <w:rPr>
          <w:rStyle w:val="RefSurName"/>
        </w:rPr>
        <w:t xml:space="preserve">Hwa</w:t>
      </w:r>
      <w:r>
        <w:rPr>
          <w:rStyle w:val="RefAuthor"/>
        </w:rPr>
        <w:t xml:space="preserve"> </w:t>
      </w:r>
      <w:r>
        <w:rPr>
          <w:rStyle w:val="RefGivenName"/>
        </w:rPr>
        <w:t xml:space="preserve">V</w:t>
      </w:r>
      <w:r>
        <w:rPr>
          <w:shd w:val="clear" w:color="" w:fill=""/>
        </w:rPr>
        <w:t xml:space="preserve">, </w:t>
      </w:r>
      <w:r>
        <w:rPr>
          <w:rStyle w:val="RefSurName"/>
        </w:rPr>
        <w:t xml:space="preserve">Dionis</w:t>
      </w:r>
      <w:r>
        <w:rPr>
          <w:rStyle w:val="RefAuthor"/>
        </w:rPr>
        <w:t xml:space="preserve"> </w:t>
      </w:r>
      <w:r>
        <w:rPr>
          <w:rStyle w:val="RefGivenName"/>
        </w:rPr>
        <w:t xml:space="preserve">K</w:t>
      </w:r>
      <w:r>
        <w:rPr>
          <w:shd w:val="clear" w:color="" w:fill=""/>
        </w:rPr>
        <w:t xml:space="preserve">, </w:t>
      </w:r>
      <w:r>
        <w:rPr>
          <w:rStyle w:val="RefSurName"/>
        </w:rPr>
        <w:t xml:space="preserve">Bezrodnik</w:t>
      </w:r>
      <w:r>
        <w:rPr>
          <w:rStyle w:val="RefAuthor"/>
        </w:rPr>
        <w:t xml:space="preserve"> </w:t>
      </w:r>
      <w:r>
        <w:rPr>
          <w:rStyle w:val="RefGivenName"/>
        </w:rPr>
        <w:t xml:space="preserve">L</w:t>
      </w:r>
      <w:r>
        <w:rPr>
          <w:shd w:val="clear" w:color="" w:fill=""/>
        </w:rPr>
        <w:t xml:space="preserve">, </w:t>
      </w:r>
      <w:r>
        <w:rPr>
          <w:rStyle w:val="RefSurName"/>
        </w:rPr>
        <w:t xml:space="preserve">Teper</w:t>
      </w:r>
      <w:r>
        <w:rPr>
          <w:rStyle w:val="RefAuthor"/>
        </w:rPr>
        <w:t xml:space="preserve"> </w:t>
      </w:r>
      <w:r>
        <w:rPr>
          <w:rStyle w:val="RefGivenName"/>
        </w:rPr>
        <w:t xml:space="preserve">A</w:t>
      </w:r>
      <w:r>
        <w:rPr>
          <w:shd w:val="clear" w:color="" w:fill=""/>
        </w:rPr>
        <w:t xml:space="preserve">, </w:t>
      </w:r>
      <w:r>
        <w:rPr>
          <w:rStyle w:val="RefSurName"/>
        </w:rPr>
        <w:t xml:space="preserve">Gaillard</w:t>
      </w:r>
      <w:r>
        <w:rPr>
          <w:rStyle w:val="RefAuthor"/>
        </w:rPr>
        <w:t xml:space="preserve"> </w:t>
      </w:r>
      <w:r>
        <w:rPr>
          <w:rStyle w:val="RefGivenName"/>
        </w:rPr>
        <w:t xml:space="preserve">M</w:t>
      </w:r>
      <w:r>
        <w:rPr>
          <w:shd w:val="clear" w:color="" w:fill=""/>
        </w:rPr>
        <w:t xml:space="preserve">, </w:t>
      </w:r>
      <w:r>
        <w:rPr>
          <w:rStyle w:val="RefSurName"/>
        </w:rPr>
        <w:t xml:space="preserve">Heinrich</w:t>
      </w:r>
      <w:r>
        <w:rPr>
          <w:rStyle w:val="RefAuthor"/>
        </w:rPr>
        <w:t xml:space="preserve"> </w:t>
      </w:r>
      <w:r>
        <w:rPr>
          <w:rStyle w:val="RefGivenName"/>
        </w:rPr>
        <w:t xml:space="preserve">J</w:t>
      </w:r>
      <w:r>
        <w:rPr>
          <w:shd w:val="clear" w:color="" w:fill=""/>
        </w:rPr>
        <w:t xml:space="preserve">, </w:t>
      </w:r>
      <w:r>
        <w:rPr>
          <w:rStyle w:val="RefSurName"/>
        </w:rPr>
        <w:t xml:space="preserve">Krensky</w:t>
      </w:r>
      <w:r>
        <w:rPr>
          <w:rStyle w:val="RefAuthor"/>
        </w:rPr>
        <w:t xml:space="preserve"> </w:t>
      </w:r>
      <w:r>
        <w:rPr>
          <w:rStyle w:val="RefGivenName"/>
        </w:rPr>
        <w:t xml:space="preserve">AM</w:t>
      </w:r>
      <w:r>
        <w:rPr>
          <w:shd w:val="clear" w:color="" w:fill=""/>
        </w:rPr>
        <w:t xml:space="preserve">, </w:t>
      </w:r>
      <w:r>
        <w:rPr>
          <w:rStyle w:val="RefSurName"/>
        </w:rPr>
        <w:t xml:space="preserve">Rosenfeld</w:t>
      </w:r>
      <w:r>
        <w:rPr>
          <w:rStyle w:val="RefAuthor"/>
        </w:rPr>
        <w:t xml:space="preserve"> </w:t>
      </w:r>
      <w:r>
        <w:rPr>
          <w:rStyle w:val="RefGivenName"/>
        </w:rPr>
        <w:t xml:space="preserve">RG</w:t>
      </w:r>
      <w:r>
        <w:rPr>
          <w:shd w:val="clear" w:color="" w:fill=""/>
        </w:rPr>
        <w:t xml:space="preserve">, </w:t>
      </w:r>
      <w:r>
        <w:rPr>
          <w:rStyle w:val="RefSurName"/>
        </w:rPr>
        <w:t xml:space="preserve">Lewis</w:t>
      </w:r>
      <w:r>
        <w:rPr>
          <w:rStyle w:val="RefAuthor"/>
        </w:rPr>
        <w:t xml:space="preserve"> </w:t>
      </w:r>
      <w:r>
        <w:rPr>
          <w:rStyle w:val="RefGivenName"/>
        </w:rPr>
        <w:t xml:space="preserve">DB</w:t>
      </w:r>
      <w:r>
        <w:rPr>
          <w:shd w:val="clear" w:color="" w:fill=""/>
        </w:rPr>
        <w:t xml:space="preserve">. </w:t>
      </w:r>
      <w:r>
        <w:rPr>
          <w:rStyle w:val="RefYear"/>
        </w:rPr>
        <w:t xml:space="preserve">2006</w:t>
      </w:r>
      <w:r>
        <w:rPr>
          <w:shd w:val="clear" w:color="" w:fill=""/>
        </w:rPr>
        <w:t xml:space="preserve">. </w:t>
      </w:r>
      <w:r>
        <w:rPr>
          <w:rStyle w:val="RefArticleTitle"/>
        </w:rPr>
        <w:t xml:space="preserve">Cutting edge: Decreased accumulation and regulatory function of CD4+ CD25(high) T cells in human STAT5b deficiency</w:t>
      </w:r>
      <w:r>
        <w:rPr>
          <w:shd w:val="clear" w:color="" w:fill=""/>
        </w:rPr>
        <w:t xml:space="preserve">. </w:t>
      </w:r>
      <w:r>
        <w:rPr>
          <w:rStyle w:val=""/>
        </w:rPr>
        <w:t xml:space="preserve">Journal of Immunology</w:t>
      </w:r>
      <w:r>
        <w:rPr>
          <w:shd w:val="clear" w:color="" w:fill=""/>
        </w:rPr>
        <w:t xml:space="preserve"> </w:t>
      </w:r>
      <w:r>
        <w:rPr>
          <w:rStyle w:val=""/>
        </w:rPr>
        <w:t xml:space="preserve">177</w:t>
      </w:r>
      <w:r>
        <w:rPr>
          <w:shd w:val="clear" w:color="" w:fill=""/>
        </w:rPr>
        <w:t xml:space="preserve">:</w:t>
      </w:r>
      <w:r>
        <w:rPr>
          <w:rStyle w:val="RefFPage"/>
        </w:rPr>
        <w:t xml:space="preserve">2770</w:t>
      </w:r>
      <w:r>
        <w:rPr>
          <w:shd w:val="clear" w:color="" w:fill=""/>
        </w:rPr>
        <w:t xml:space="preserve">–</w:t>
      </w:r>
      <w:r>
        <w:rPr>
          <w:rStyle w:val="RefLPage"/>
        </w:rPr>
        <w:t xml:space="preserve">2774</w:t>
      </w:r>
      <w:r>
        <w:rPr>
          <w:shd w:val="clear" w:color="" w:fill=""/>
        </w:rPr>
        <w:t xml:space="preserve"> .</w:t>
      </w:r>
    </w:p>
    <w:p>
      <w:pPr>
        <w:pStyle w:val="jrnlRefText"/>
      </w:pPr>
      <w:bookmarkStart w:id="28" w:name="R9"/>
      <w:bookmarkEnd w:id="28"/>
      <w:r>
        <w:rPr>
          <w:rStyle w:val="RefSurName"/>
        </w:rPr>
        <w:t xml:space="preserve">Crotty</w:t>
      </w:r>
      <w:r>
        <w:rPr>
          <w:rStyle w:val="RefAuthor"/>
        </w:rPr>
        <w:t xml:space="preserve"> </w:t>
      </w:r>
      <w:r>
        <w:rPr>
          <w:rStyle w:val="RefGivenName"/>
        </w:rPr>
        <w:t xml:space="preserve">S</w:t>
      </w:r>
      <w:r>
        <w:rPr>
          <w:shd w:val="clear" w:color="" w:fill=""/>
        </w:rPr>
        <w:t xml:space="preserve">. </w:t>
      </w:r>
      <w:r>
        <w:rPr>
          <w:rStyle w:val="RefYear"/>
        </w:rPr>
        <w:t xml:space="preserve">2011</w:t>
      </w:r>
      <w:r>
        <w:rPr>
          <w:shd w:val="clear" w:color="" w:fill=""/>
        </w:rPr>
        <w:t xml:space="preserve">. </w:t>
      </w:r>
      <w:r>
        <w:rPr>
          <w:rStyle w:val="RefArticleTitle"/>
        </w:rPr>
        <w:t xml:space="preserve">Follicular helper CD4 T cells (TFH)</w:t>
      </w:r>
      <w:r>
        <w:rPr>
          <w:shd w:val="clear" w:color="" w:fill=""/>
        </w:rPr>
        <w:t xml:space="preserve">. </w:t>
      </w:r>
      <w:r>
        <w:rPr>
          <w:rStyle w:val=""/>
        </w:rPr>
        <w:t xml:space="preserve">Annual Review of Immunology</w:t>
      </w:r>
      <w:r>
        <w:rPr>
          <w:shd w:val="clear" w:color="" w:fill=""/>
        </w:rPr>
        <w:t xml:space="preserve"> </w:t>
      </w:r>
      <w:r>
        <w:rPr>
          <w:rStyle w:val=""/>
        </w:rPr>
        <w:t xml:space="preserve">29</w:t>
      </w:r>
      <w:r>
        <w:rPr>
          <w:shd w:val="clear" w:color="" w:fill=""/>
        </w:rPr>
        <w:t xml:space="preserve">:</w:t>
      </w:r>
      <w:r>
        <w:rPr>
          <w:rStyle w:val="RefFPage"/>
        </w:rPr>
        <w:t xml:space="preserve">621</w:t>
      </w:r>
      <w:r>
        <w:rPr>
          <w:shd w:val="clear" w:color="" w:fill=""/>
        </w:rPr>
        <w:t xml:space="preserve">–</w:t>
      </w:r>
      <w:r>
        <w:rPr>
          <w:rStyle w:val="RefLPage"/>
        </w:rPr>
        <w:t xml:space="preserve">663</w:t>
      </w:r>
      <w:r>
        <w:rPr>
          <w:shd w:val="clear" w:color="" w:fill=""/>
        </w:rPr>
        <w:t xml:space="preserve">.</w:t>
      </w:r>
    </w:p>
    <w:p>
      <w:pPr>
        <w:pStyle w:val="jrnlRefText"/>
      </w:pPr>
      <w:bookmarkStart w:id="29" w:name="R10"/>
      <w:bookmarkEnd w:id="29"/>
      <w:r>
        <w:rPr>
          <w:rStyle w:val="RefSurName"/>
        </w:rPr>
        <w:t xml:space="preserve">Cui</w:t>
      </w:r>
      <w:r>
        <w:rPr>
          <w:rStyle w:val="RefAuthor"/>
        </w:rPr>
        <w:t xml:space="preserve"> </w:t>
      </w:r>
      <w:r>
        <w:rPr>
          <w:rStyle w:val="RefGivenName"/>
        </w:rPr>
        <w:t xml:space="preserve">Y</w:t>
      </w:r>
      <w:r>
        <w:rPr>
          <w:shd w:val="clear" w:color="" w:fill=""/>
        </w:rPr>
        <w:t xml:space="preserve">, </w:t>
      </w:r>
      <w:r>
        <w:rPr>
          <w:rStyle w:val="RefSurName"/>
        </w:rPr>
        <w:t xml:space="preserve">Riedlinger</w:t>
      </w:r>
      <w:r>
        <w:rPr>
          <w:rStyle w:val="RefAuthor"/>
        </w:rPr>
        <w:t xml:space="preserve"> </w:t>
      </w:r>
      <w:r>
        <w:rPr>
          <w:rStyle w:val="RefGivenName"/>
        </w:rPr>
        <w:t xml:space="preserve">G</w:t>
      </w:r>
      <w:r>
        <w:rPr>
          <w:shd w:val="clear" w:color="" w:fill=""/>
        </w:rPr>
        <w:t xml:space="preserve">, </w:t>
      </w:r>
      <w:r>
        <w:rPr>
          <w:rStyle w:val="RefSurName"/>
        </w:rPr>
        <w:t xml:space="preserve">Miyoshi</w:t>
      </w:r>
      <w:r>
        <w:rPr>
          <w:rStyle w:val="RefAuthor"/>
        </w:rPr>
        <w:t xml:space="preserve"> </w:t>
      </w:r>
      <w:r>
        <w:rPr>
          <w:rStyle w:val="RefGivenName"/>
        </w:rPr>
        <w:t xml:space="preserve">K</w:t>
      </w:r>
      <w:r>
        <w:rPr>
          <w:shd w:val="clear" w:color="" w:fill=""/>
        </w:rPr>
        <w:t xml:space="preserve">, </w:t>
      </w:r>
      <w:r>
        <w:rPr>
          <w:rStyle w:val="RefSurName"/>
        </w:rPr>
        <w:t xml:space="preserve">Tang</w:t>
      </w:r>
      <w:r>
        <w:rPr>
          <w:rStyle w:val="RefAuthor"/>
        </w:rPr>
        <w:t xml:space="preserve"> </w:t>
      </w:r>
      <w:r>
        <w:rPr>
          <w:rStyle w:val="RefGivenName"/>
        </w:rPr>
        <w:t xml:space="preserve">W</w:t>
      </w:r>
      <w:r>
        <w:rPr>
          <w:shd w:val="clear" w:color="" w:fill=""/>
        </w:rPr>
        <w:t xml:space="preserve">, </w:t>
      </w:r>
      <w:r>
        <w:rPr>
          <w:rStyle w:val="RefSurName"/>
        </w:rPr>
        <w:t xml:space="preserve">Li</w:t>
      </w:r>
      <w:r>
        <w:rPr>
          <w:rStyle w:val="RefAuthor"/>
        </w:rPr>
        <w:t xml:space="preserve"> </w:t>
      </w:r>
      <w:r>
        <w:rPr>
          <w:rStyle w:val="RefGivenName"/>
        </w:rPr>
        <w:t xml:space="preserve">C</w:t>
      </w:r>
      <w:r>
        <w:rPr>
          <w:shd w:val="clear" w:color="" w:fill=""/>
        </w:rPr>
        <w:t xml:space="preserve">, </w:t>
      </w:r>
      <w:r>
        <w:rPr>
          <w:rStyle w:val="RefSurName"/>
        </w:rPr>
        <w:t xml:space="preserve">Deng</w:t>
      </w:r>
      <w:r>
        <w:rPr>
          <w:rStyle w:val="RefAuthor"/>
        </w:rPr>
        <w:t xml:space="preserve"> </w:t>
      </w:r>
      <w:r>
        <w:rPr>
          <w:rStyle w:val="RefGivenName"/>
        </w:rPr>
        <w:t xml:space="preserve">CX</w:t>
      </w:r>
      <w:r>
        <w:rPr>
          <w:shd w:val="clear" w:color="" w:fill=""/>
        </w:rPr>
        <w:t xml:space="preserve">, </w:t>
      </w:r>
      <w:r>
        <w:rPr>
          <w:rStyle w:val="RefSurName"/>
        </w:rPr>
        <w:t xml:space="preserve">Robinson</w:t>
      </w:r>
      <w:r>
        <w:rPr>
          <w:rStyle w:val="RefAuthor"/>
        </w:rPr>
        <w:t xml:space="preserve"> </w:t>
      </w:r>
      <w:r>
        <w:rPr>
          <w:rStyle w:val="RefGivenName"/>
        </w:rPr>
        <w:t xml:space="preserve">GW</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Year"/>
        </w:rPr>
        <w:t xml:space="preserve">2004</w:t>
      </w:r>
      <w:r>
        <w:rPr>
          <w:shd w:val="clear" w:color="" w:fill=""/>
        </w:rPr>
        <w:t xml:space="preserve">. </w:t>
      </w:r>
      <w:r>
        <w:rPr>
          <w:rStyle w:val="RefArticleTitle"/>
        </w:rPr>
        <w:t xml:space="preserve">Inactivation of Stat5 in mouse mammary epithelium during pregnancy reveals distinct functions in cell proliferation, survival, and differentiation</w:t>
      </w:r>
      <w:r>
        <w:rPr>
          <w:shd w:val="clear" w:color="" w:fill=""/>
        </w:rPr>
        <w:t xml:space="preserve">. </w:t>
      </w:r>
      <w:r>
        <w:rPr>
          <w:rStyle w:val=""/>
        </w:rPr>
        <w:t xml:space="preserve">Molecular and Cellular Biology</w:t>
      </w:r>
      <w:r>
        <w:rPr>
          <w:shd w:val="clear" w:color="" w:fill=""/>
        </w:rPr>
        <w:t xml:space="preserve"> </w:t>
      </w:r>
      <w:r>
        <w:rPr>
          <w:rStyle w:val=""/>
        </w:rPr>
        <w:t xml:space="preserve">24</w:t>
      </w:r>
      <w:r>
        <w:rPr>
          <w:shd w:val="clear" w:color="" w:fill=""/>
        </w:rPr>
        <w:t xml:space="preserve">:</w:t>
      </w:r>
      <w:r>
        <w:rPr>
          <w:rStyle w:val="RefFPage"/>
        </w:rPr>
        <w:t xml:space="preserve">8037</w:t>
      </w:r>
      <w:r>
        <w:rPr>
          <w:shd w:val="clear" w:color="" w:fill=""/>
        </w:rPr>
        <w:t xml:space="preserve">–</w:t>
      </w:r>
      <w:r>
        <w:rPr>
          <w:rStyle w:val="RefLPage"/>
        </w:rPr>
        <w:t xml:space="preserve">8047</w:t>
      </w:r>
      <w:r>
        <w:rPr>
          <w:shd w:val="clear" w:color="" w:fill=""/>
        </w:rPr>
        <w:t xml:space="preserve">.</w:t>
      </w:r>
    </w:p>
    <w:p>
      <w:pPr>
        <w:pStyle w:val="jrnlRefText"/>
      </w:pPr>
      <w:bookmarkStart w:id="30" w:name="R11"/>
      <w:bookmarkEnd w:id="30"/>
      <w:r>
        <w:rPr>
          <w:rStyle w:val="RefSurName"/>
        </w:rPr>
        <w:t xml:space="preserve">Dooms</w:t>
      </w:r>
      <w:r>
        <w:rPr>
          <w:rStyle w:val="RefAuthor"/>
        </w:rPr>
        <w:t xml:space="preserve"> </w:t>
      </w:r>
      <w:r>
        <w:rPr>
          <w:rStyle w:val="RefGivenName"/>
        </w:rPr>
        <w:t xml:space="preserve">H</w:t>
      </w:r>
      <w:r>
        <w:rPr>
          <w:shd w:val="clear" w:color="" w:fill=""/>
        </w:rPr>
        <w:t xml:space="preserve">, </w:t>
      </w:r>
      <w:r>
        <w:rPr>
          <w:rStyle w:val="RefSurName"/>
        </w:rPr>
        <w:t xml:space="preserve">Wolslegel</w:t>
      </w:r>
      <w:r>
        <w:rPr>
          <w:rStyle w:val="RefAuthor"/>
        </w:rPr>
        <w:t xml:space="preserve"> </w:t>
      </w:r>
      <w:r>
        <w:rPr>
          <w:rStyle w:val="RefGivenName"/>
        </w:rPr>
        <w:t xml:space="preserve">K</w:t>
      </w:r>
      <w:r>
        <w:rPr>
          <w:shd w:val="clear" w:color="" w:fill=""/>
        </w:rPr>
        <w:t xml:space="preserve">, </w:t>
      </w:r>
      <w:r>
        <w:rPr>
          <w:rStyle w:val="RefSurName"/>
        </w:rPr>
        <w:t xml:space="preserve">Lin</w:t>
      </w:r>
      <w:r>
        <w:rPr>
          <w:rStyle w:val="RefAuthor"/>
        </w:rPr>
        <w:t xml:space="preserve"> </w:t>
      </w:r>
      <w:r>
        <w:rPr>
          <w:rStyle w:val="RefGivenName"/>
        </w:rPr>
        <w:t xml:space="preserve">P</w:t>
      </w:r>
      <w:r>
        <w:rPr>
          <w:shd w:val="clear" w:color="" w:fill=""/>
        </w:rPr>
        <w:t xml:space="preserve">, </w:t>
      </w:r>
      <w:r>
        <w:rPr>
          <w:rStyle w:val="RefSurName"/>
        </w:rPr>
        <w:t xml:space="preserve">Abbas</w:t>
      </w:r>
      <w:r>
        <w:rPr>
          <w:rStyle w:val="RefAuthor"/>
        </w:rPr>
        <w:t xml:space="preserve"> </w:t>
      </w:r>
      <w:r>
        <w:rPr>
          <w:rStyle w:val="RefGivenName"/>
        </w:rPr>
        <w:t xml:space="preserve">AK</w:t>
      </w:r>
      <w:r>
        <w:rPr>
          <w:shd w:val="clear" w:color="" w:fill=""/>
        </w:rPr>
        <w:t xml:space="preserve">. </w:t>
      </w:r>
      <w:r>
        <w:rPr>
          <w:rStyle w:val="RefYear"/>
        </w:rPr>
        <w:t xml:space="preserve">2007</w:t>
      </w:r>
      <w:r>
        <w:rPr>
          <w:shd w:val="clear" w:color="" w:fill=""/>
        </w:rPr>
        <w:t xml:space="preserve">. </w:t>
      </w:r>
      <w:r>
        <w:rPr>
          <w:rStyle w:val="RefArticleTitle"/>
        </w:rPr>
        <w:t xml:space="preserve">Interleukin-2 enhances CD4+ T cell memory by promoting the generation of IL-7R alpha-expressing cells</w:t>
      </w:r>
      <w:r>
        <w:rPr>
          <w:shd w:val="clear" w:color="" w:fill=""/>
        </w:rPr>
        <w:t xml:space="preserve">. </w:t>
      </w:r>
      <w:r>
        <w:rPr>
          <w:rStyle w:val=""/>
        </w:rPr>
        <w:t xml:space="preserve">Journal of Experimental Medicine</w:t>
      </w:r>
      <w:r>
        <w:rPr>
          <w:shd w:val="clear" w:color="" w:fill=""/>
        </w:rPr>
        <w:t xml:space="preserve"> </w:t>
      </w:r>
      <w:r>
        <w:rPr>
          <w:rStyle w:val=""/>
        </w:rPr>
        <w:t xml:space="preserve">204</w:t>
      </w:r>
      <w:r>
        <w:rPr>
          <w:shd w:val="clear" w:color="" w:fill=""/>
        </w:rPr>
        <w:t xml:space="preserve">:</w:t>
      </w:r>
      <w:r>
        <w:rPr>
          <w:rStyle w:val="RefFPage"/>
        </w:rPr>
        <w:t xml:space="preserve">547</w:t>
      </w:r>
      <w:r>
        <w:rPr>
          <w:shd w:val="clear" w:color="" w:fill=""/>
        </w:rPr>
        <w:t xml:space="preserve">–</w:t>
      </w:r>
      <w:r>
        <w:rPr>
          <w:rStyle w:val="RefLPage"/>
        </w:rPr>
        <w:t xml:space="preserve">557</w:t>
      </w:r>
      <w:r>
        <w:rPr>
          <w:shd w:val="clear" w:color="" w:fill=""/>
        </w:rPr>
        <w:t xml:space="preserve">.</w:t>
      </w:r>
    </w:p>
    <w:p>
      <w:pPr>
        <w:pStyle w:val="jrnlRefText"/>
      </w:pPr>
      <w:bookmarkStart w:id="31" w:name="R1"/>
      <w:bookmarkEnd w:id="31"/>
      <w:r>
        <w:rPr>
          <w:rStyle w:val="RefCollaboration"/>
        </w:rPr>
        <w:t xml:space="preserve">Editorial</w:t>
      </w:r>
      <w:r>
        <w:rPr>
          <w:shd w:val="clear" w:color="" w:fill=""/>
        </w:rPr>
        <w:t xml:space="preserve">. </w:t>
      </w:r>
      <w:r>
        <w:rPr>
          <w:rStyle w:val="RefYear"/>
        </w:rPr>
        <w:t xml:space="preserve">2014</w:t>
      </w:r>
      <w:r>
        <w:rPr>
          <w:shd w:val="clear" w:color="" w:fill=""/>
        </w:rPr>
        <w:t xml:space="preserve">. </w:t>
      </w:r>
      <w:r>
        <w:rPr>
          <w:rStyle w:val="RefArticleTitle"/>
        </w:rPr>
        <w:t xml:space="preserve">Kick the bar chart habit</w:t>
      </w:r>
      <w:r>
        <w:rPr>
          <w:shd w:val="clear" w:color="" w:fill=""/>
        </w:rPr>
        <w:t xml:space="preserve">. </w:t>
      </w:r>
      <w:r>
        <w:rPr>
          <w:rStyle w:val=""/>
        </w:rPr>
        <w:t xml:space="preserve">Nature Methods</w:t>
      </w:r>
      <w:r>
        <w:rPr>
          <w:shd w:val="clear" w:color="" w:fill=""/>
        </w:rPr>
        <w:t xml:space="preserve"> </w:t>
      </w:r>
      <w:r>
        <w:rPr>
          <w:rStyle w:val=""/>
        </w:rPr>
        <w:t xml:space="preserve">11</w:t>
      </w:r>
      <w:r>
        <w:rPr>
          <w:shd w:val="clear" w:color="" w:fill=""/>
        </w:rPr>
        <w:t xml:space="preserve">:</w:t>
      </w:r>
      <w:r>
        <w:rPr>
          <w:rStyle w:val="RefFPage"/>
        </w:rPr>
        <w:t xml:space="preserve">113</w:t>
      </w:r>
      <w:r>
        <w:rPr>
          <w:shd w:val="clear" w:color="" w:fill=""/>
        </w:rPr>
        <w:t xml:space="preserve">.</w:t>
      </w:r>
    </w:p>
    <w:p>
      <w:pPr>
        <w:pStyle w:val="jrnlRefText"/>
      </w:pPr>
      <w:bookmarkStart w:id="32" w:name="R12"/>
      <w:bookmarkEnd w:id="32"/>
      <w:r>
        <w:rPr>
          <w:rStyle w:val="RefSurName"/>
        </w:rPr>
        <w:t xml:space="preserve">Ehret</w:t>
      </w:r>
      <w:r>
        <w:rPr>
          <w:rStyle w:val="RefAuthor"/>
        </w:rPr>
        <w:t xml:space="preserve"> </w:t>
      </w:r>
      <w:r>
        <w:rPr>
          <w:rStyle w:val="RefGivenName"/>
        </w:rPr>
        <w:t xml:space="preserve">GB</w:t>
      </w:r>
      <w:r>
        <w:rPr>
          <w:shd w:val="clear" w:color="" w:fill=""/>
        </w:rPr>
        <w:t xml:space="preserve">, </w:t>
      </w:r>
      <w:r>
        <w:rPr>
          <w:rStyle w:val="RefSurName"/>
        </w:rPr>
        <w:t xml:space="preserve">Reichenbach</w:t>
      </w:r>
      <w:r>
        <w:rPr>
          <w:rStyle w:val="RefAuthor"/>
        </w:rPr>
        <w:t xml:space="preserve"> </w:t>
      </w:r>
      <w:r>
        <w:rPr>
          <w:rStyle w:val="RefGivenName"/>
        </w:rPr>
        <w:t xml:space="preserve">P</w:t>
      </w:r>
      <w:r>
        <w:rPr>
          <w:shd w:val="clear" w:color="" w:fill=""/>
        </w:rPr>
        <w:t xml:space="preserve">, </w:t>
      </w:r>
      <w:r>
        <w:rPr>
          <w:rStyle w:val="RefSurName"/>
        </w:rPr>
        <w:t xml:space="preserve">Schindler</w:t>
      </w:r>
      <w:r>
        <w:rPr>
          <w:rStyle w:val="RefAuthor"/>
        </w:rPr>
        <w:t xml:space="preserve"> </w:t>
      </w:r>
      <w:r>
        <w:rPr>
          <w:rStyle w:val="RefGivenName"/>
        </w:rPr>
        <w:t xml:space="preserve">U</w:t>
      </w:r>
      <w:r>
        <w:rPr>
          <w:shd w:val="clear" w:color="" w:fill=""/>
        </w:rPr>
        <w:t xml:space="preserve">, </w:t>
      </w:r>
      <w:r>
        <w:rPr>
          <w:rStyle w:val="RefSurName"/>
        </w:rPr>
        <w:t xml:space="preserve">Horvath</w:t>
      </w:r>
      <w:r>
        <w:rPr>
          <w:rStyle w:val="RefAuthor"/>
        </w:rPr>
        <w:t xml:space="preserve"> </w:t>
      </w:r>
      <w:r>
        <w:rPr>
          <w:rStyle w:val="RefGivenName"/>
        </w:rPr>
        <w:t xml:space="preserve">CM</w:t>
      </w:r>
      <w:r>
        <w:rPr>
          <w:shd w:val="clear" w:color="" w:fill=""/>
        </w:rPr>
        <w:t xml:space="preserve">, </w:t>
      </w:r>
      <w:r>
        <w:rPr>
          <w:rStyle w:val="RefSurName"/>
        </w:rPr>
        <w:t xml:space="preserve">Fritz</w:t>
      </w:r>
      <w:r>
        <w:rPr>
          <w:rStyle w:val="RefAuthor"/>
        </w:rPr>
        <w:t xml:space="preserve"> </w:t>
      </w:r>
      <w:r>
        <w:rPr>
          <w:rStyle w:val="RefGivenName"/>
        </w:rPr>
        <w:t xml:space="preserve">S</w:t>
      </w:r>
      <w:r>
        <w:rPr>
          <w:shd w:val="clear" w:color="" w:fill=""/>
        </w:rPr>
        <w:t xml:space="preserve">, </w:t>
      </w:r>
      <w:r>
        <w:rPr>
          <w:rStyle w:val="RefSurName"/>
        </w:rPr>
        <w:t xml:space="preserve">Nabholz</w:t>
      </w:r>
      <w:r>
        <w:rPr>
          <w:rStyle w:val="RefAuthor"/>
        </w:rPr>
        <w:t xml:space="preserve"> </w:t>
      </w:r>
      <w:r>
        <w:rPr>
          <w:rStyle w:val="RefGivenName"/>
        </w:rPr>
        <w:t xml:space="preserve">M</w:t>
      </w:r>
      <w:r>
        <w:rPr>
          <w:shd w:val="clear" w:color="" w:fill=""/>
        </w:rPr>
        <w:t xml:space="preserve">, </w:t>
      </w:r>
      <w:r>
        <w:rPr>
          <w:rStyle w:val="RefSurName"/>
        </w:rPr>
        <w:t xml:space="preserve">Bucher</w:t>
      </w:r>
      <w:r>
        <w:rPr>
          <w:rStyle w:val="RefAuthor"/>
        </w:rPr>
        <w:t xml:space="preserve"> </w:t>
      </w:r>
      <w:r>
        <w:rPr>
          <w:rStyle w:val="RefGivenName"/>
        </w:rPr>
        <w:t xml:space="preserve">P</w:t>
      </w:r>
      <w:r>
        <w:rPr>
          <w:shd w:val="clear" w:color="" w:fill=""/>
        </w:rPr>
        <w:t xml:space="preserve">. </w:t>
      </w:r>
      <w:r>
        <w:rPr>
          <w:rStyle w:val="RefYear"/>
        </w:rPr>
        <w:t xml:space="preserve">2001</w:t>
      </w:r>
      <w:r>
        <w:rPr>
          <w:shd w:val="clear" w:color="" w:fill=""/>
        </w:rPr>
        <w:t xml:space="preserve">. </w:t>
      </w:r>
      <w:r>
        <w:rPr>
          <w:rStyle w:val="RefArticleTitle"/>
        </w:rPr>
        <w:t xml:space="preserve">DNA binding specificity of different STAT proteins. Comparison of in vitro specificity with natural target sites</w:t>
      </w:r>
      <w:r>
        <w:rPr>
          <w:shd w:val="clear" w:color="" w:fill=""/>
        </w:rPr>
        <w:t xml:space="preserve">. </w:t>
      </w:r>
      <w:r>
        <w:rPr>
          <w:rStyle w:val=""/>
        </w:rPr>
        <w:t xml:space="preserve">Journal of Biological Chemistry</w:t>
      </w:r>
      <w:r>
        <w:rPr>
          <w:shd w:val="clear" w:color="" w:fill=""/>
        </w:rPr>
        <w:t xml:space="preserve"> </w:t>
      </w:r>
      <w:r>
        <w:rPr>
          <w:rStyle w:val=""/>
        </w:rPr>
        <w:t xml:space="preserve">276</w:t>
      </w:r>
      <w:r>
        <w:rPr>
          <w:shd w:val="clear" w:color="" w:fill=""/>
        </w:rPr>
        <w:t xml:space="preserve">:</w:t>
      </w:r>
      <w:r>
        <w:rPr>
          <w:rStyle w:val="RefFPage"/>
        </w:rPr>
        <w:t xml:space="preserve">6675</w:t>
      </w:r>
      <w:r>
        <w:rPr>
          <w:shd w:val="clear" w:color="" w:fill=""/>
        </w:rPr>
        <w:t xml:space="preserve">–</w:t>
      </w:r>
      <w:r>
        <w:rPr>
          <w:rStyle w:val="RefLPage"/>
        </w:rPr>
        <w:t xml:space="preserve">6688</w:t>
      </w:r>
      <w:r>
        <w:rPr>
          <w:shd w:val="clear" w:color="" w:fill=""/>
        </w:rPr>
        <w:t xml:space="preserve">.</w:t>
      </w:r>
    </w:p>
    <w:p>
      <w:pPr>
        <w:pStyle w:val="jrnlRefText"/>
      </w:pPr>
      <w:bookmarkStart w:id="33" w:name="R13"/>
      <w:bookmarkEnd w:id="33"/>
      <w:r>
        <w:rPr>
          <w:rStyle w:val="RefSurName"/>
        </w:rPr>
        <w:t xml:space="preserve">Esashi</w:t>
      </w:r>
      <w:r>
        <w:rPr>
          <w:rStyle w:val="RefAuthor"/>
        </w:rPr>
        <w:t xml:space="preserve"> </w:t>
      </w:r>
      <w:r>
        <w:rPr>
          <w:rStyle w:val="RefGivenName"/>
        </w:rPr>
        <w:t xml:space="preserve">E</w:t>
      </w:r>
      <w:r>
        <w:rPr>
          <w:shd w:val="clear" w:color="" w:fill=""/>
        </w:rPr>
        <w:t xml:space="preserve">, </w:t>
      </w:r>
      <w:r>
        <w:rPr>
          <w:rStyle w:val="RefSurName"/>
        </w:rPr>
        <w:t xml:space="preserve">Wang</w:t>
      </w:r>
      <w:r>
        <w:rPr>
          <w:rStyle w:val="RefAuthor"/>
        </w:rPr>
        <w:t xml:space="preserve"> </w:t>
      </w:r>
      <w:r>
        <w:rPr>
          <w:rStyle w:val="RefGivenName"/>
        </w:rPr>
        <w:t xml:space="preserve">YH</w:t>
      </w:r>
      <w:r>
        <w:rPr>
          <w:shd w:val="clear" w:color="" w:fill=""/>
        </w:rPr>
        <w:t xml:space="preserve">, </w:t>
      </w:r>
      <w:r>
        <w:rPr>
          <w:rStyle w:val="RefSurName"/>
        </w:rPr>
        <w:t xml:space="preserve">Perng</w:t>
      </w:r>
      <w:r>
        <w:rPr>
          <w:rStyle w:val="RefAuthor"/>
        </w:rPr>
        <w:t xml:space="preserve"> </w:t>
      </w:r>
      <w:r>
        <w:rPr>
          <w:rStyle w:val="RefGivenName"/>
        </w:rPr>
        <w:t xml:space="preserve">O</w:t>
      </w:r>
      <w:r>
        <w:rPr>
          <w:shd w:val="clear" w:color="" w:fill=""/>
        </w:rPr>
        <w:t xml:space="preserve">, </w:t>
      </w:r>
      <w:r>
        <w:rPr>
          <w:rStyle w:val="RefSurName"/>
        </w:rPr>
        <w:t xml:space="preserve">Qin</w:t>
      </w:r>
      <w:r>
        <w:rPr>
          <w:rStyle w:val="RefAuthor"/>
        </w:rPr>
        <w:t xml:space="preserve"> </w:t>
      </w:r>
      <w:r>
        <w:rPr>
          <w:rStyle w:val="RefGivenName"/>
        </w:rPr>
        <w:t xml:space="preserve">XF</w:t>
      </w:r>
      <w:r>
        <w:rPr>
          <w:shd w:val="clear" w:color="" w:fill=""/>
        </w:rPr>
        <w:t xml:space="preserve">, </w:t>
      </w:r>
      <w:r>
        <w:rPr>
          <w:rStyle w:val="RefSurName"/>
        </w:rPr>
        <w:t xml:space="preserve">Liu</w:t>
      </w:r>
      <w:r>
        <w:rPr>
          <w:rStyle w:val="RefAuthor"/>
        </w:rPr>
        <w:t xml:space="preserve"> </w:t>
      </w:r>
      <w:r>
        <w:rPr>
          <w:rStyle w:val="RefGivenName"/>
        </w:rPr>
        <w:t xml:space="preserve">YJ</w:t>
      </w:r>
      <w:r>
        <w:rPr>
          <w:shd w:val="clear" w:color="" w:fill=""/>
        </w:rPr>
        <w:t xml:space="preserve">, </w:t>
      </w:r>
      <w:r>
        <w:rPr>
          <w:rStyle w:val="RefSurName"/>
        </w:rPr>
        <w:t xml:space="preserve">Watowich</w:t>
      </w:r>
      <w:r>
        <w:rPr>
          <w:rStyle w:val="RefAuthor"/>
        </w:rPr>
        <w:t xml:space="preserve"> </w:t>
      </w:r>
      <w:r>
        <w:rPr>
          <w:rStyle w:val="RefGivenName"/>
        </w:rPr>
        <w:t xml:space="preserve">SS</w:t>
      </w:r>
      <w:r>
        <w:rPr>
          <w:shd w:val="clear" w:color="" w:fill=""/>
        </w:rPr>
        <w:t xml:space="preserve">. </w:t>
      </w:r>
      <w:r>
        <w:rPr>
          <w:rStyle w:val="RefYear"/>
        </w:rPr>
        <w:t xml:space="preserve">2008</w:t>
      </w:r>
      <w:r>
        <w:rPr>
          <w:shd w:val="clear" w:color="" w:fill=""/>
        </w:rPr>
        <w:t xml:space="preserve">. </w:t>
      </w:r>
      <w:r>
        <w:rPr>
          <w:rStyle w:val="RefArticleTitle"/>
        </w:rPr>
        <w:t xml:space="preserve">The signal transducer STAT5 inhibits plasmacytoid dendritic cell development by suppressing transcription factor IRF8</w:t>
      </w:r>
      <w:r>
        <w:rPr>
          <w:shd w:val="clear" w:color="" w:fill=""/>
        </w:rPr>
        <w:t xml:space="preserve">. </w:t>
      </w:r>
      <w:r>
        <w:rPr>
          <w:rStyle w:val=""/>
        </w:rPr>
        <w:t xml:space="preserve">Immunity</w:t>
      </w:r>
      <w:r>
        <w:rPr>
          <w:shd w:val="clear" w:color="" w:fill=""/>
        </w:rPr>
        <w:t xml:space="preserve"> </w:t>
      </w:r>
      <w:r>
        <w:rPr>
          <w:rStyle w:val=""/>
        </w:rPr>
        <w:t xml:space="preserve">28</w:t>
      </w:r>
      <w:r>
        <w:rPr>
          <w:shd w:val="clear" w:color="" w:fill=""/>
        </w:rPr>
        <w:t xml:space="preserve">:</w:t>
      </w:r>
      <w:r>
        <w:rPr>
          <w:rStyle w:val="RefFPage"/>
        </w:rPr>
        <w:t xml:space="preserve">509</w:t>
      </w:r>
      <w:r>
        <w:rPr>
          <w:shd w:val="clear" w:color="" w:fill=""/>
        </w:rPr>
        <w:t xml:space="preserve">–</w:t>
      </w:r>
      <w:r>
        <w:rPr>
          <w:rStyle w:val="RefLPage"/>
        </w:rPr>
        <w:t xml:space="preserve">520</w:t>
      </w:r>
      <w:r>
        <w:rPr>
          <w:shd w:val="clear" w:color="" w:fill=""/>
        </w:rPr>
        <w:t xml:space="preserve">.</w:t>
      </w:r>
    </w:p>
    <w:p>
      <w:pPr>
        <w:pStyle w:val="jrnlRefText"/>
      </w:pPr>
      <w:bookmarkStart w:id="34" w:name="R14"/>
      <w:bookmarkEnd w:id="34"/>
      <w:r>
        <w:rPr>
          <w:rStyle w:val="RefSurName"/>
        </w:rPr>
        <w:t xml:space="preserve">Feng</w:t>
      </w:r>
      <w:r>
        <w:rPr>
          <w:rStyle w:val="RefAuthor"/>
        </w:rPr>
        <w:t xml:space="preserve"> </w:t>
      </w:r>
      <w:r>
        <w:rPr>
          <w:rStyle w:val="RefGivenName"/>
        </w:rPr>
        <w:t xml:space="preserve">J</w:t>
      </w:r>
      <w:r>
        <w:rPr>
          <w:shd w:val="clear" w:color="" w:fill=""/>
        </w:rPr>
        <w:t xml:space="preserve">, </w:t>
      </w:r>
      <w:r>
        <w:rPr>
          <w:rStyle w:val="RefSurName"/>
        </w:rPr>
        <w:t xml:space="preserve">Liu</w:t>
      </w:r>
      <w:r>
        <w:rPr>
          <w:rStyle w:val="RefAuthor"/>
        </w:rPr>
        <w:t xml:space="preserve"> </w:t>
      </w:r>
      <w:r>
        <w:rPr>
          <w:rStyle w:val="RefGivenName"/>
        </w:rPr>
        <w:t xml:space="preserve">T</w:t>
      </w:r>
      <w:r>
        <w:rPr>
          <w:shd w:val="clear" w:color="" w:fill=""/>
        </w:rPr>
        <w:t xml:space="preserve">, </w:t>
      </w:r>
      <w:r>
        <w:rPr>
          <w:rStyle w:val="RefSurName"/>
        </w:rPr>
        <w:t xml:space="preserve">Qin</w:t>
      </w:r>
      <w:r>
        <w:rPr>
          <w:rStyle w:val="RefAuthor"/>
        </w:rPr>
        <w:t xml:space="preserve"> </w:t>
      </w:r>
      <w:r>
        <w:rPr>
          <w:rStyle w:val="RefGivenName"/>
        </w:rPr>
        <w:t xml:space="preserve">B</w:t>
      </w:r>
      <w:r>
        <w:rPr>
          <w:shd w:val="clear" w:color="" w:fill=""/>
        </w:rPr>
        <w:t xml:space="preserve">, </w:t>
      </w:r>
      <w:r>
        <w:rPr>
          <w:rStyle w:val="RefSurName"/>
        </w:rPr>
        <w:t xml:space="preserve">Zhang</w:t>
      </w:r>
      <w:r>
        <w:rPr>
          <w:rStyle w:val="RefAuthor"/>
        </w:rPr>
        <w:t xml:space="preserve"> </w:t>
      </w:r>
      <w:r>
        <w:rPr>
          <w:rStyle w:val="RefGivenName"/>
        </w:rPr>
        <w:t xml:space="preserve">Y</w:t>
      </w:r>
      <w:r>
        <w:rPr>
          <w:shd w:val="clear" w:color="" w:fill=""/>
        </w:rPr>
        <w:t xml:space="preserve">, </w:t>
      </w:r>
      <w:r>
        <w:rPr>
          <w:rStyle w:val="RefSurName"/>
        </w:rPr>
        <w:t xml:space="preserve">Liu</w:t>
      </w:r>
      <w:r>
        <w:rPr>
          <w:rStyle w:val="RefAuthor"/>
        </w:rPr>
        <w:t xml:space="preserve"> </w:t>
      </w:r>
      <w:r>
        <w:rPr>
          <w:rStyle w:val="RefGivenName"/>
        </w:rPr>
        <w:t xml:space="preserve">XS</w:t>
      </w:r>
      <w:r>
        <w:rPr>
          <w:shd w:val="clear" w:color="" w:fill=""/>
        </w:rPr>
        <w:t xml:space="preserve">. </w:t>
      </w:r>
      <w:r>
        <w:rPr>
          <w:rStyle w:val="RefYear"/>
        </w:rPr>
        <w:t xml:space="preserve">2012</w:t>
      </w:r>
      <w:r>
        <w:rPr>
          <w:shd w:val="clear" w:color="" w:fill=""/>
        </w:rPr>
        <w:t xml:space="preserve">. </w:t>
      </w:r>
      <w:r>
        <w:rPr>
          <w:rStyle w:val="RefArticleTitle"/>
        </w:rPr>
        <w:t xml:space="preserve">Identifying ChIP-seq enrichment using MACS</w:t>
      </w:r>
      <w:r>
        <w:rPr>
          <w:shd w:val="clear" w:color="" w:fill=""/>
        </w:rPr>
        <w:t xml:space="preserve">. </w:t>
      </w:r>
      <w:r>
        <w:rPr>
          <w:rStyle w:val=""/>
        </w:rPr>
        <w:t xml:space="preserve">Nature Protocols</w:t>
      </w:r>
      <w:r>
        <w:rPr>
          <w:shd w:val="clear" w:color="" w:fill=""/>
        </w:rPr>
        <w:t xml:space="preserve"> </w:t>
      </w:r>
      <w:r>
        <w:rPr>
          <w:rStyle w:val=""/>
        </w:rPr>
        <w:t xml:space="preserve">7</w:t>
      </w:r>
      <w:r>
        <w:rPr>
          <w:shd w:val="clear" w:color="" w:fill=""/>
        </w:rPr>
        <w:t xml:space="preserve">:</w:t>
      </w:r>
      <w:r>
        <w:rPr>
          <w:rStyle w:val="RefFPage"/>
        </w:rPr>
        <w:t xml:space="preserve">1728</w:t>
      </w:r>
      <w:r>
        <w:rPr>
          <w:shd w:val="clear" w:color="" w:fill=""/>
        </w:rPr>
        <w:t xml:space="preserve">–</w:t>
      </w:r>
      <w:r>
        <w:rPr>
          <w:rStyle w:val="RefLPage"/>
        </w:rPr>
        <w:t xml:space="preserve">1740</w:t>
      </w:r>
      <w:r>
        <w:rPr>
          <w:shd w:val="clear" w:color="" w:fill=""/>
        </w:rPr>
        <w:t xml:space="preserve">.</w:t>
      </w:r>
    </w:p>
    <w:p>
      <w:pPr>
        <w:pStyle w:val="jrnlRefText"/>
      </w:pPr>
      <w:bookmarkStart w:id="35" w:name="R15"/>
      <w:bookmarkEnd w:id="35"/>
      <w:r>
        <w:rPr>
          <w:rStyle w:val="RefSurName"/>
        </w:rPr>
        <w:t xml:space="preserve">Garber</w:t>
      </w:r>
      <w:r>
        <w:rPr>
          <w:rStyle w:val="RefAuthor"/>
        </w:rPr>
        <w:t xml:space="preserve"> </w:t>
      </w:r>
      <w:r>
        <w:rPr>
          <w:rStyle w:val="RefGivenName"/>
        </w:rPr>
        <w:t xml:space="preserve">M</w:t>
      </w:r>
      <w:r>
        <w:rPr>
          <w:shd w:val="clear" w:color="" w:fill=""/>
        </w:rPr>
        <w:t xml:space="preserve">, </w:t>
      </w:r>
      <w:r>
        <w:rPr>
          <w:rStyle w:val="RefSurName"/>
        </w:rPr>
        <w:t xml:space="preserve">Grabherr</w:t>
      </w:r>
      <w:r>
        <w:rPr>
          <w:rStyle w:val="RefAuthor"/>
        </w:rPr>
        <w:t xml:space="preserve"> </w:t>
      </w:r>
      <w:r>
        <w:rPr>
          <w:rStyle w:val="RefGivenName"/>
        </w:rPr>
        <w:t xml:space="preserve">MG</w:t>
      </w:r>
      <w:r>
        <w:rPr>
          <w:shd w:val="clear" w:color="" w:fill=""/>
        </w:rPr>
        <w:t xml:space="preserve">, </w:t>
      </w:r>
      <w:r>
        <w:rPr>
          <w:rStyle w:val="RefSurName"/>
        </w:rPr>
        <w:t xml:space="preserve">Guttman</w:t>
      </w:r>
      <w:r>
        <w:rPr>
          <w:rStyle w:val="RefAuthor"/>
        </w:rPr>
        <w:t xml:space="preserve"> </w:t>
      </w:r>
      <w:r>
        <w:rPr>
          <w:rStyle w:val="RefGivenName"/>
        </w:rPr>
        <w:t xml:space="preserve">M</w:t>
      </w:r>
      <w:r>
        <w:rPr>
          <w:shd w:val="clear" w:color="" w:fill=""/>
        </w:rPr>
        <w:t xml:space="preserve">, </w:t>
      </w:r>
      <w:r>
        <w:rPr>
          <w:rStyle w:val="RefSurName"/>
        </w:rPr>
        <w:t xml:space="preserve">Trapnell</w:t>
      </w:r>
      <w:r>
        <w:rPr>
          <w:rStyle w:val="RefAuthor"/>
        </w:rPr>
        <w:t xml:space="preserve"> </w:t>
      </w:r>
      <w:r>
        <w:rPr>
          <w:rStyle w:val="RefGivenName"/>
        </w:rPr>
        <w:t xml:space="preserve">C</w:t>
      </w:r>
      <w:r>
        <w:rPr>
          <w:shd w:val="clear" w:color="" w:fill=""/>
        </w:rPr>
        <w:t xml:space="preserve">. </w:t>
      </w:r>
      <w:r>
        <w:rPr>
          <w:rStyle w:val="RefYear"/>
        </w:rPr>
        <w:t xml:space="preserve">2011</w:t>
      </w:r>
      <w:r>
        <w:rPr>
          <w:shd w:val="clear" w:color="" w:fill=""/>
        </w:rPr>
        <w:t xml:space="preserve">. </w:t>
      </w:r>
      <w:r>
        <w:rPr>
          <w:rStyle w:val="RefArticleTitle"/>
        </w:rPr>
        <w:t xml:space="preserve">Computational methods for transcriptome annotation and quantification using RNA-seq</w:t>
      </w:r>
      <w:r>
        <w:rPr>
          <w:shd w:val="clear" w:color="" w:fill=""/>
        </w:rPr>
        <w:t xml:space="preserve">. </w:t>
      </w:r>
      <w:r>
        <w:rPr>
          <w:rStyle w:val=""/>
        </w:rPr>
        <w:t xml:space="preserve">Nature Methods</w:t>
      </w:r>
      <w:r>
        <w:rPr>
          <w:shd w:val="clear" w:color="" w:fill=""/>
        </w:rPr>
        <w:t xml:space="preserve"> </w:t>
      </w:r>
      <w:r>
        <w:rPr>
          <w:rStyle w:val=""/>
        </w:rPr>
        <w:t xml:space="preserve">8</w:t>
      </w:r>
      <w:r>
        <w:rPr>
          <w:shd w:val="clear" w:color="" w:fill=""/>
        </w:rPr>
        <w:t xml:space="preserve">:</w:t>
      </w:r>
      <w:r>
        <w:rPr>
          <w:rStyle w:val="RefFPage"/>
        </w:rPr>
        <w:t xml:space="preserve">469</w:t>
      </w:r>
      <w:r>
        <w:rPr>
          <w:shd w:val="clear" w:color="" w:fill=""/>
        </w:rPr>
        <w:t xml:space="preserve">–</w:t>
      </w:r>
      <w:r>
        <w:rPr>
          <w:rStyle w:val="RefLPage"/>
        </w:rPr>
        <w:t xml:space="preserve">477</w:t>
      </w:r>
      <w:r>
        <w:rPr>
          <w:shd w:val="clear" w:color="" w:fill=""/>
        </w:rPr>
        <w:t xml:space="preserve">.</w:t>
      </w:r>
    </w:p>
    <w:p>
      <w:pPr>
        <w:pStyle w:val="jrnlRefText"/>
      </w:pPr>
      <w:bookmarkStart w:id="36" w:name="R16"/>
      <w:bookmarkEnd w:id="36"/>
      <w:r>
        <w:rPr>
          <w:rStyle w:val="RefSurName"/>
        </w:rPr>
        <w:t xml:space="preserve">Hall</w:t>
      </w:r>
      <w:r>
        <w:rPr>
          <w:rStyle w:val="RefAuthor"/>
        </w:rPr>
        <w:t xml:space="preserve"> </w:t>
      </w:r>
      <w:r>
        <w:rPr>
          <w:rStyle w:val="RefGivenName"/>
        </w:rPr>
        <w:t xml:space="preserve">AO</w:t>
      </w:r>
      <w:r>
        <w:rPr>
          <w:shd w:val="clear" w:color="" w:fill=""/>
        </w:rPr>
        <w:t xml:space="preserve">, </w:t>
      </w:r>
      <w:r>
        <w:rPr>
          <w:rStyle w:val="RefSurName"/>
        </w:rPr>
        <w:t xml:space="preserve">Beiting</w:t>
      </w:r>
      <w:r>
        <w:rPr>
          <w:rStyle w:val="RefAuthor"/>
        </w:rPr>
        <w:t xml:space="preserve"> </w:t>
      </w:r>
      <w:r>
        <w:rPr>
          <w:rStyle w:val="RefGivenName"/>
        </w:rPr>
        <w:t xml:space="preserve">DP</w:t>
      </w:r>
      <w:r>
        <w:rPr>
          <w:shd w:val="clear" w:color="" w:fill=""/>
        </w:rPr>
        <w:t xml:space="preserve">, </w:t>
      </w:r>
      <w:r>
        <w:rPr>
          <w:rStyle w:val="RefSurName"/>
        </w:rPr>
        <w:t xml:space="preserve">Tato</w:t>
      </w:r>
      <w:r>
        <w:rPr>
          <w:rStyle w:val="RefAuthor"/>
        </w:rPr>
        <w:t xml:space="preserve"> </w:t>
      </w:r>
      <w:r>
        <w:rPr>
          <w:rStyle w:val="RefGivenName"/>
        </w:rPr>
        <w:t xml:space="preserve">C</w:t>
      </w:r>
      <w:r>
        <w:rPr>
          <w:shd w:val="clear" w:color="" w:fill=""/>
        </w:rPr>
        <w:t xml:space="preserve">, </w:t>
      </w:r>
      <w:r>
        <w:rPr>
          <w:rStyle w:val="RefSurName"/>
        </w:rPr>
        <w:t xml:space="preserve">John</w:t>
      </w:r>
      <w:r>
        <w:rPr>
          <w:rStyle w:val="RefAuthor"/>
        </w:rPr>
        <w:t xml:space="preserve"> </w:t>
      </w:r>
      <w:r>
        <w:rPr>
          <w:rStyle w:val="RefGivenName"/>
        </w:rPr>
        <w:t xml:space="preserve">B</w:t>
      </w:r>
      <w:r>
        <w:rPr>
          <w:shd w:val="clear" w:color="" w:fill=""/>
        </w:rPr>
        <w:t xml:space="preserve">, </w:t>
      </w:r>
      <w:r>
        <w:rPr>
          <w:rStyle w:val="RefSurName"/>
        </w:rPr>
        <w:t xml:space="preserve">Oldenhove</w:t>
      </w:r>
      <w:r>
        <w:rPr>
          <w:rStyle w:val="RefAuthor"/>
        </w:rPr>
        <w:t xml:space="preserve"> </w:t>
      </w:r>
      <w:r>
        <w:rPr>
          <w:rStyle w:val="RefGivenName"/>
        </w:rPr>
        <w:t xml:space="preserve">G</w:t>
      </w:r>
      <w:r>
        <w:rPr>
          <w:shd w:val="clear" w:color="" w:fill=""/>
        </w:rPr>
        <w:t xml:space="preserve">, </w:t>
      </w:r>
      <w:r>
        <w:rPr>
          <w:rStyle w:val="RefSurName"/>
        </w:rPr>
        <w:t xml:space="preserve">Lombana</w:t>
      </w:r>
      <w:r>
        <w:rPr>
          <w:rStyle w:val="RefAuthor"/>
        </w:rPr>
        <w:t xml:space="preserve"> </w:t>
      </w:r>
      <w:r>
        <w:rPr>
          <w:rStyle w:val="RefGivenName"/>
        </w:rPr>
        <w:t xml:space="preserve">CG</w:t>
      </w:r>
      <w:r>
        <w:rPr>
          <w:shd w:val="clear" w:color="" w:fill=""/>
        </w:rPr>
        <w:t xml:space="preserve">, </w:t>
      </w:r>
      <w:r>
        <w:rPr>
          <w:rStyle w:val="RefSurName"/>
        </w:rPr>
        <w:t xml:space="preserve">Pritchard</w:t>
      </w:r>
      <w:r>
        <w:rPr>
          <w:rStyle w:val="RefAuthor"/>
        </w:rPr>
        <w:t xml:space="preserve"> </w:t>
      </w:r>
      <w:r>
        <w:rPr>
          <w:rStyle w:val="RefGivenName"/>
        </w:rPr>
        <w:t xml:space="preserve">GH</w:t>
      </w:r>
      <w:r>
        <w:rPr>
          <w:shd w:val="clear" w:color="" w:fill=""/>
        </w:rPr>
        <w:t xml:space="preserve">, </w:t>
      </w:r>
      <w:r>
        <w:rPr>
          <w:rStyle w:val="RefSurName"/>
        </w:rPr>
        <w:t xml:space="preserve">Silver</w:t>
      </w:r>
      <w:r>
        <w:rPr>
          <w:rStyle w:val="RefAuthor"/>
        </w:rPr>
        <w:t xml:space="preserve"> </w:t>
      </w:r>
      <w:r>
        <w:rPr>
          <w:rStyle w:val="RefGivenName"/>
        </w:rPr>
        <w:t xml:space="preserve">JS</w:t>
      </w:r>
      <w:r>
        <w:rPr>
          <w:shd w:val="clear" w:color="" w:fill=""/>
        </w:rPr>
        <w:t xml:space="preserve">, </w:t>
      </w:r>
      <w:r>
        <w:rPr>
          <w:rStyle w:val="RefSurName"/>
        </w:rPr>
        <w:t xml:space="preserve">Bouladoux</w:t>
      </w:r>
      <w:r>
        <w:rPr>
          <w:rStyle w:val="RefAuthor"/>
        </w:rPr>
        <w:t xml:space="preserve"> </w:t>
      </w:r>
      <w:r>
        <w:rPr>
          <w:rStyle w:val="RefGivenName"/>
        </w:rPr>
        <w:t xml:space="preserve">N</w:t>
      </w:r>
      <w:r>
        <w:rPr>
          <w:shd w:val="clear" w:color="" w:fill=""/>
        </w:rPr>
        <w:t xml:space="preserve">, </w:t>
      </w:r>
      <w:r>
        <w:rPr>
          <w:rStyle w:val="RefSurName"/>
        </w:rPr>
        <w:t xml:space="preserve">Stumhofer</w:t>
      </w:r>
      <w:r>
        <w:rPr>
          <w:rStyle w:val="RefAuthor"/>
        </w:rPr>
        <w:t xml:space="preserve"> </w:t>
      </w:r>
      <w:r>
        <w:rPr>
          <w:rStyle w:val="RefGivenName"/>
        </w:rPr>
        <w:t xml:space="preserve">JS</w:t>
      </w:r>
      <w:r>
        <w:rPr>
          <w:shd w:val="clear" w:color="" w:fill=""/>
        </w:rPr>
        <w:t xml:space="preserve">, </w:t>
      </w:r>
      <w:r>
        <w:rPr>
          <w:rStyle w:val="RefSurName"/>
        </w:rPr>
        <w:t xml:space="preserve">Harris</w:t>
      </w:r>
      <w:r>
        <w:rPr>
          <w:rStyle w:val="RefAuthor"/>
        </w:rPr>
        <w:t xml:space="preserve"> </w:t>
      </w:r>
      <w:r>
        <w:rPr>
          <w:rStyle w:val="RefGivenName"/>
        </w:rPr>
        <w:t xml:space="preserve">TH</w:t>
      </w:r>
      <w:r>
        <w:rPr>
          <w:shd w:val="clear" w:color="" w:fill=""/>
        </w:rPr>
        <w:t xml:space="preserve">, </w:t>
      </w:r>
      <w:r>
        <w:rPr>
          <w:rStyle w:val="RefSurName"/>
        </w:rPr>
        <w:t xml:space="preserve">Grainger</w:t>
      </w:r>
      <w:r>
        <w:rPr>
          <w:rStyle w:val="RefAuthor"/>
        </w:rPr>
        <w:t xml:space="preserve"> </w:t>
      </w:r>
      <w:r>
        <w:rPr>
          <w:rStyle w:val="RefGivenName"/>
        </w:rPr>
        <w:t xml:space="preserve">J</w:t>
      </w:r>
      <w:r>
        <w:rPr>
          <w:shd w:val="clear" w:color="" w:fill=""/>
        </w:rPr>
        <w:t xml:space="preserve">, </w:t>
      </w:r>
      <w:r>
        <w:rPr>
          <w:rStyle w:val="RefSurName"/>
        </w:rPr>
        <w:t xml:space="preserve">Wojno</w:t>
      </w:r>
      <w:r>
        <w:rPr>
          <w:rStyle w:val="RefAuthor"/>
        </w:rPr>
        <w:t xml:space="preserve"> </w:t>
      </w:r>
      <w:r>
        <w:rPr>
          <w:rStyle w:val="RefGivenName"/>
        </w:rPr>
        <w:t xml:space="preserve">ED</w:t>
      </w:r>
      <w:r>
        <w:rPr>
          <w:shd w:val="clear" w:color="" w:fill=""/>
        </w:rPr>
        <w:t xml:space="preserve">, </w:t>
      </w:r>
      <w:r>
        <w:rPr>
          <w:rStyle w:val="RefSurName"/>
        </w:rPr>
        <w:t xml:space="preserve">Wagage</w:t>
      </w:r>
      <w:r>
        <w:rPr>
          <w:rStyle w:val="RefAuthor"/>
        </w:rPr>
        <w:t xml:space="preserve"> </w:t>
      </w:r>
      <w:r>
        <w:rPr>
          <w:rStyle w:val="RefGivenName"/>
        </w:rPr>
        <w:t xml:space="preserve">S</w:t>
      </w:r>
      <w:r>
        <w:rPr>
          <w:shd w:val="clear" w:color="" w:fill=""/>
        </w:rPr>
        <w:t xml:space="preserve">, </w:t>
      </w:r>
      <w:r>
        <w:rPr>
          <w:rStyle w:val="RefSurName"/>
        </w:rPr>
        <w:t xml:space="preserve">Roos</w:t>
      </w:r>
      <w:r>
        <w:rPr>
          <w:rStyle w:val="RefAuthor"/>
        </w:rPr>
        <w:t xml:space="preserve"> </w:t>
      </w:r>
      <w:r>
        <w:rPr>
          <w:rStyle w:val="RefGivenName"/>
        </w:rPr>
        <w:t xml:space="preserve">DS</w:t>
      </w:r>
      <w:r>
        <w:rPr>
          <w:shd w:val="clear" w:color="" w:fill=""/>
        </w:rPr>
        <w:t xml:space="preserve">, </w:t>
      </w:r>
      <w:r>
        <w:rPr>
          <w:rStyle w:val="RefSurName"/>
        </w:rPr>
        <w:t xml:space="preserve">Scott</w:t>
      </w:r>
      <w:r>
        <w:rPr>
          <w:rStyle w:val="RefAuthor"/>
        </w:rPr>
        <w:t xml:space="preserve"> </w:t>
      </w:r>
      <w:r>
        <w:rPr>
          <w:rStyle w:val="RefGivenName"/>
        </w:rPr>
        <w:t xml:space="preserve">P</w:t>
      </w:r>
      <w:r>
        <w:rPr>
          <w:shd w:val="clear" w:color="" w:fill=""/>
        </w:rPr>
        <w:t xml:space="preserve">, </w:t>
      </w:r>
      <w:r>
        <w:rPr>
          <w:rStyle w:val="RefSurName"/>
        </w:rPr>
        <w:t xml:space="preserve">Turka</w:t>
      </w:r>
      <w:r>
        <w:rPr>
          <w:rStyle w:val="RefAuthor"/>
        </w:rPr>
        <w:t xml:space="preserve"> </w:t>
      </w:r>
      <w:r>
        <w:rPr>
          <w:rStyle w:val="RefGivenName"/>
        </w:rPr>
        <w:t xml:space="preserve">LA</w:t>
      </w:r>
      <w:r>
        <w:rPr>
          <w:shd w:val="clear" w:color="" w:fill=""/>
        </w:rPr>
        <w:t xml:space="preserve">, </w:t>
      </w:r>
      <w:r>
        <w:rPr>
          <w:rStyle w:val="RefSurName"/>
        </w:rPr>
        <w:t xml:space="preserve">Cherry</w:t>
      </w:r>
      <w:r>
        <w:rPr>
          <w:rStyle w:val="RefAuthor"/>
        </w:rPr>
        <w:t xml:space="preserve"> </w:t>
      </w:r>
      <w:r>
        <w:rPr>
          <w:rStyle w:val="RefGivenName"/>
        </w:rPr>
        <w:t xml:space="preserve">S</w:t>
      </w:r>
      <w:r>
        <w:rPr>
          <w:shd w:val="clear" w:color="" w:fill=""/>
        </w:rPr>
        <w:t xml:space="preserve">, </w:t>
      </w:r>
      <w:r>
        <w:rPr>
          <w:rStyle w:val="RefSurName"/>
        </w:rPr>
        <w:t xml:space="preserve">Reiner</w:t>
      </w:r>
      <w:r>
        <w:rPr>
          <w:rStyle w:val="RefAuthor"/>
        </w:rPr>
        <w:t xml:space="preserve"> </w:t>
      </w:r>
      <w:r>
        <w:rPr>
          <w:rStyle w:val="RefGivenName"/>
        </w:rPr>
        <w:t xml:space="preserve">SL</w:t>
      </w:r>
      <w:r>
        <w:rPr>
          <w:shd w:val="clear" w:color="" w:fill=""/>
        </w:rPr>
        <w:t xml:space="preserve">, </w:t>
      </w:r>
      <w:r>
        <w:rPr>
          <w:rStyle w:val="RefSurName"/>
        </w:rPr>
        <w:t xml:space="preserve">Cua</w:t>
      </w:r>
      <w:r>
        <w:rPr>
          <w:rStyle w:val="RefAuthor"/>
        </w:rPr>
        <w:t xml:space="preserve"> </w:t>
      </w:r>
      <w:r>
        <w:rPr>
          <w:rStyle w:val="RefGivenName"/>
        </w:rPr>
        <w:t xml:space="preserve">D</w:t>
      </w:r>
      <w:r>
        <w:rPr>
          <w:shd w:val="clear" w:color="" w:fill=""/>
        </w:rPr>
        <w:t xml:space="preserve">, </w:t>
      </w:r>
      <w:r>
        <w:rPr>
          <w:rStyle w:val="RefSurName"/>
        </w:rPr>
        <w:t xml:space="preserve">Belkaid</w:t>
      </w:r>
      <w:r>
        <w:rPr>
          <w:rStyle w:val="RefAuthor"/>
        </w:rPr>
        <w:t xml:space="preserve"> </w:t>
      </w:r>
      <w:r>
        <w:rPr>
          <w:rStyle w:val="RefGivenName"/>
        </w:rPr>
        <w:t xml:space="preserve">Y</w:t>
      </w:r>
      <w:r>
        <w:rPr>
          <w:shd w:val="clear" w:color="" w:fill=""/>
        </w:rPr>
        <w:t xml:space="preserve">, </w:t>
      </w:r>
      <w:r>
        <w:rPr>
          <w:rStyle w:val="RefSurName"/>
        </w:rPr>
        <w:t xml:space="preserve">Elloso</w:t>
      </w:r>
      <w:r>
        <w:rPr>
          <w:rStyle w:val="RefAuthor"/>
        </w:rPr>
        <w:t xml:space="preserve"> </w:t>
      </w:r>
      <w:r>
        <w:rPr>
          <w:rStyle w:val="RefGivenName"/>
        </w:rPr>
        <w:t xml:space="preserve">MM</w:t>
      </w:r>
      <w:r>
        <w:rPr>
          <w:shd w:val="clear" w:color="" w:fill=""/>
        </w:rPr>
        <w:t xml:space="preserve">, </w:t>
      </w:r>
      <w:r>
        <w:rPr>
          <w:rStyle w:val="RefSurName"/>
        </w:rPr>
        <w:t xml:space="preserve">Hunter</w:t>
      </w:r>
      <w:r>
        <w:rPr>
          <w:rStyle w:val="RefAuthor"/>
        </w:rPr>
        <w:t xml:space="preserve"> </w:t>
      </w:r>
      <w:r>
        <w:rPr>
          <w:rStyle w:val="RefGivenName"/>
        </w:rPr>
        <w:t xml:space="preserve">CA</w:t>
      </w:r>
      <w:r>
        <w:rPr>
          <w:shd w:val="clear" w:color="" w:fill=""/>
        </w:rPr>
        <w:t xml:space="preserve">. </w:t>
      </w:r>
      <w:r>
        <w:rPr>
          <w:rStyle w:val="RefYear"/>
        </w:rPr>
        <w:t xml:space="preserve">2012</w:t>
      </w:r>
      <w:r>
        <w:rPr>
          <w:shd w:val="clear" w:color="" w:fill=""/>
        </w:rPr>
        <w:t xml:space="preserve">. </w:t>
      </w:r>
      <w:r>
        <w:rPr>
          <w:rStyle w:val="RefArticleTitle"/>
        </w:rPr>
        <w:t xml:space="preserve">The cytokines interleukin 27 and interferon-γ promote distinct Treg cell populations required to limit infection-induced pathology</w:t>
      </w:r>
      <w:r>
        <w:rPr>
          <w:shd w:val="clear" w:color="" w:fill=""/>
        </w:rPr>
        <w:t xml:space="preserve">. </w:t>
      </w:r>
      <w:r>
        <w:rPr>
          <w:rStyle w:val=""/>
        </w:rPr>
        <w:t xml:space="preserve">Immunity</w:t>
      </w:r>
      <w:r>
        <w:rPr>
          <w:shd w:val="clear" w:color="" w:fill=""/>
        </w:rPr>
        <w:t xml:space="preserve"> </w:t>
      </w:r>
      <w:r>
        <w:rPr>
          <w:rStyle w:val=""/>
        </w:rPr>
        <w:t xml:space="preserve">37</w:t>
      </w:r>
      <w:r>
        <w:rPr>
          <w:shd w:val="clear" w:color="" w:fill=""/>
        </w:rPr>
        <w:t xml:space="preserve">:</w:t>
      </w:r>
      <w:r>
        <w:rPr>
          <w:rStyle w:val="RefFPage"/>
        </w:rPr>
        <w:t xml:space="preserve">511</w:t>
      </w:r>
      <w:r>
        <w:rPr>
          <w:shd w:val="clear" w:color="" w:fill=""/>
        </w:rPr>
        <w:t xml:space="preserve">–</w:t>
      </w:r>
      <w:r>
        <w:rPr>
          <w:rStyle w:val="RefLPage"/>
        </w:rPr>
        <w:t xml:space="preserve">523</w:t>
      </w:r>
      <w:r>
        <w:rPr>
          <w:shd w:val="clear" w:color="" w:fill=""/>
        </w:rPr>
        <w:t xml:space="preserve">.</w:t>
      </w:r>
    </w:p>
    <w:p>
      <w:pPr>
        <w:pStyle w:val="jrnlRefText"/>
      </w:pPr>
      <w:bookmarkStart w:id="37" w:name="R17"/>
      <w:bookmarkEnd w:id="37"/>
      <w:r>
        <w:rPr>
          <w:rStyle w:val="RefSurName"/>
        </w:rPr>
        <w:t xml:space="preserve">Heinz</w:t>
      </w:r>
      <w:r>
        <w:rPr>
          <w:rStyle w:val="RefAuthor"/>
        </w:rPr>
        <w:t xml:space="preserve"> </w:t>
      </w:r>
      <w:r>
        <w:rPr>
          <w:rStyle w:val="RefGivenName"/>
        </w:rPr>
        <w:t xml:space="preserve">S</w:t>
      </w:r>
      <w:r>
        <w:rPr>
          <w:shd w:val="clear" w:color="" w:fill=""/>
        </w:rPr>
        <w:t xml:space="preserve">, </w:t>
      </w:r>
      <w:r>
        <w:rPr>
          <w:rStyle w:val="RefSurName"/>
        </w:rPr>
        <w:t xml:space="preserve">Benner</w:t>
      </w:r>
      <w:r>
        <w:rPr>
          <w:rStyle w:val="RefAuthor"/>
        </w:rPr>
        <w:t xml:space="preserve"> </w:t>
      </w:r>
      <w:r>
        <w:rPr>
          <w:rStyle w:val="RefGivenName"/>
        </w:rPr>
        <w:t xml:space="preserve">C</w:t>
      </w:r>
      <w:r>
        <w:rPr>
          <w:shd w:val="clear" w:color="" w:fill=""/>
        </w:rPr>
        <w:t xml:space="preserve">, </w:t>
      </w:r>
      <w:r>
        <w:rPr>
          <w:rStyle w:val="RefSurName"/>
        </w:rPr>
        <w:t xml:space="preserve">Spann</w:t>
      </w:r>
      <w:r>
        <w:rPr>
          <w:rStyle w:val="RefAuthor"/>
        </w:rPr>
        <w:t xml:space="preserve"> </w:t>
      </w:r>
      <w:r>
        <w:rPr>
          <w:rStyle w:val="RefGivenName"/>
        </w:rPr>
        <w:t xml:space="preserve">N</w:t>
      </w:r>
      <w:r>
        <w:rPr>
          <w:shd w:val="clear" w:color="" w:fill=""/>
        </w:rPr>
        <w:t xml:space="preserve">, </w:t>
      </w:r>
      <w:r>
        <w:rPr>
          <w:rStyle w:val="RefSurName"/>
        </w:rPr>
        <w:t xml:space="preserve">Bertolino</w:t>
      </w:r>
      <w:r>
        <w:rPr>
          <w:rStyle w:val="RefAuthor"/>
        </w:rPr>
        <w:t xml:space="preserve"> </w:t>
      </w:r>
      <w:r>
        <w:rPr>
          <w:rStyle w:val="RefGivenName"/>
        </w:rPr>
        <w:t xml:space="preserve">E</w:t>
      </w:r>
      <w:r>
        <w:rPr>
          <w:shd w:val="clear" w:color="" w:fill=""/>
        </w:rPr>
        <w:t xml:space="preserve">, </w:t>
      </w:r>
      <w:r>
        <w:rPr>
          <w:rStyle w:val="RefSurName"/>
        </w:rPr>
        <w:t xml:space="preserve">Lin</w:t>
      </w:r>
      <w:r>
        <w:rPr>
          <w:rStyle w:val="RefAuthor"/>
        </w:rPr>
        <w:t xml:space="preserve"> </w:t>
      </w:r>
      <w:r>
        <w:rPr>
          <w:rStyle w:val="RefGivenName"/>
        </w:rPr>
        <w:t xml:space="preserve">YC</w:t>
      </w:r>
      <w:r>
        <w:rPr>
          <w:shd w:val="clear" w:color="" w:fill=""/>
        </w:rPr>
        <w:t xml:space="preserve">, </w:t>
      </w:r>
      <w:r>
        <w:rPr>
          <w:rStyle w:val="RefSurName"/>
        </w:rPr>
        <w:t xml:space="preserve">Laslo</w:t>
      </w:r>
      <w:r>
        <w:rPr>
          <w:rStyle w:val="RefAuthor"/>
        </w:rPr>
        <w:t xml:space="preserve"> </w:t>
      </w:r>
      <w:r>
        <w:rPr>
          <w:rStyle w:val="RefGivenName"/>
        </w:rPr>
        <w:t xml:space="preserve">P</w:t>
      </w:r>
      <w:r>
        <w:rPr>
          <w:shd w:val="clear" w:color="" w:fill=""/>
        </w:rPr>
        <w:t xml:space="preserve">, </w:t>
      </w:r>
      <w:r>
        <w:rPr>
          <w:rStyle w:val="RefSurName"/>
        </w:rPr>
        <w:t xml:space="preserve">Cheng</w:t>
      </w:r>
      <w:r>
        <w:rPr>
          <w:rStyle w:val="RefAuthor"/>
        </w:rPr>
        <w:t xml:space="preserve"> </w:t>
      </w:r>
      <w:r>
        <w:rPr>
          <w:rStyle w:val="RefGivenName"/>
        </w:rPr>
        <w:t xml:space="preserve">JX</w:t>
      </w:r>
      <w:r>
        <w:rPr>
          <w:shd w:val="clear" w:color="" w:fill=""/>
        </w:rPr>
        <w:t xml:space="preserve">, </w:t>
      </w:r>
      <w:r>
        <w:rPr>
          <w:rStyle w:val="RefSurName"/>
        </w:rPr>
        <w:t xml:space="preserve">Murre</w:t>
      </w:r>
      <w:r>
        <w:rPr>
          <w:rStyle w:val="RefAuthor"/>
        </w:rPr>
        <w:t xml:space="preserve"> </w:t>
      </w:r>
      <w:r>
        <w:rPr>
          <w:rStyle w:val="RefGivenName"/>
        </w:rPr>
        <w:t xml:space="preserve">C</w:t>
      </w:r>
      <w:r>
        <w:rPr>
          <w:shd w:val="clear" w:color="" w:fill=""/>
        </w:rPr>
        <w:t xml:space="preserve">, </w:t>
      </w:r>
      <w:r>
        <w:rPr>
          <w:rStyle w:val="RefSurName"/>
        </w:rPr>
        <w:t xml:space="preserve">Singh</w:t>
      </w:r>
      <w:r>
        <w:rPr>
          <w:rStyle w:val="RefAuthor"/>
        </w:rPr>
        <w:t xml:space="preserve"> </w:t>
      </w:r>
      <w:r>
        <w:rPr>
          <w:rStyle w:val="RefGivenName"/>
        </w:rPr>
        <w:t xml:space="preserve">H</w:t>
      </w:r>
      <w:r>
        <w:rPr>
          <w:shd w:val="clear" w:color="" w:fill=""/>
        </w:rPr>
        <w:t xml:space="preserve">, </w:t>
      </w:r>
      <w:r>
        <w:rPr>
          <w:rStyle w:val="RefSurName"/>
        </w:rPr>
        <w:t xml:space="preserve">Glass</w:t>
      </w:r>
      <w:r>
        <w:rPr>
          <w:rStyle w:val="RefAuthor"/>
        </w:rPr>
        <w:t xml:space="preserve"> </w:t>
      </w:r>
      <w:r>
        <w:rPr>
          <w:rStyle w:val="RefGivenName"/>
        </w:rPr>
        <w:t xml:space="preserve">CK</w:t>
      </w:r>
      <w:r>
        <w:rPr>
          <w:shd w:val="clear" w:color="" w:fill=""/>
        </w:rPr>
        <w:t xml:space="preserve">. </w:t>
      </w:r>
      <w:r>
        <w:rPr>
          <w:rStyle w:val="RefYear"/>
        </w:rPr>
        <w:t xml:space="preserve">2010</w:t>
      </w:r>
      <w:r>
        <w:rPr>
          <w:shd w:val="clear" w:color="" w:fill=""/>
        </w:rPr>
        <w:t xml:space="preserve">. </w:t>
      </w:r>
      <w:r>
        <w:rPr>
          <w:rStyle w:val="RefArticleTitle"/>
        </w:rPr>
        <w:t xml:space="preserve">Simple combinations of lineage-determining transcription factors prime cis-regulatory elements required for macrophage and B cell identities</w:t>
      </w:r>
      <w:r>
        <w:rPr>
          <w:shd w:val="clear" w:color="" w:fill=""/>
        </w:rPr>
        <w:t xml:space="preserve">. </w:t>
      </w:r>
      <w:r>
        <w:rPr>
          <w:rStyle w:val=""/>
        </w:rPr>
        <w:t xml:space="preserve">Molecular Cell</w:t>
      </w:r>
      <w:r>
        <w:rPr>
          <w:shd w:val="clear" w:color="" w:fill=""/>
        </w:rPr>
        <w:t xml:space="preserve"> </w:t>
      </w:r>
      <w:r>
        <w:rPr>
          <w:rStyle w:val=""/>
        </w:rPr>
        <w:t xml:space="preserve">38</w:t>
      </w:r>
      <w:r>
        <w:rPr>
          <w:shd w:val="clear" w:color="" w:fill=""/>
        </w:rPr>
        <w:t xml:space="preserve">:</w:t>
      </w:r>
      <w:r>
        <w:rPr>
          <w:rStyle w:val="RefFPage"/>
        </w:rPr>
        <w:t xml:space="preserve">576</w:t>
      </w:r>
      <w:r>
        <w:rPr>
          <w:shd w:val="clear" w:color="" w:fill=""/>
        </w:rPr>
        <w:t xml:space="preserve">–</w:t>
      </w:r>
      <w:r>
        <w:rPr>
          <w:rStyle w:val="RefLPage"/>
        </w:rPr>
        <w:t xml:space="preserve">589</w:t>
      </w:r>
      <w:r>
        <w:rPr>
          <w:shd w:val="clear" w:color="" w:fill=""/>
        </w:rPr>
        <w:t xml:space="preserve">.</w:t>
      </w:r>
    </w:p>
    <w:p>
      <w:pPr>
        <w:pStyle w:val="jrnlRefText"/>
      </w:pPr>
      <w:bookmarkStart w:id="38" w:name="R18"/>
      <w:bookmarkEnd w:id="38"/>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Robinson</w:t>
      </w:r>
      <w:r>
        <w:rPr>
          <w:rStyle w:val="RefAuthor"/>
        </w:rPr>
        <w:t xml:space="preserve"> </w:t>
      </w:r>
      <w:r>
        <w:rPr>
          <w:rStyle w:val="RefGivenName"/>
        </w:rPr>
        <w:t xml:space="preserve">GW</w:t>
      </w:r>
      <w:r>
        <w:rPr>
          <w:shd w:val="clear" w:color="" w:fill=""/>
        </w:rPr>
        <w:t xml:space="preserve">. </w:t>
      </w:r>
      <w:r>
        <w:rPr>
          <w:rStyle w:val="RefYear"/>
        </w:rPr>
        <w:t xml:space="preserve">2008</w:t>
      </w:r>
      <w:r>
        <w:rPr>
          <w:shd w:val="clear" w:color="" w:fill=""/>
        </w:rPr>
        <w:t xml:space="preserve">. </w:t>
      </w:r>
      <w:r>
        <w:rPr>
          <w:rStyle w:val="RefArticleTitle"/>
        </w:rPr>
        <w:t xml:space="preserve">Interpretation of cytokine signaling through the transcription factors STAT5A and STAT5B</w:t>
      </w:r>
      <w:r>
        <w:rPr>
          <w:shd w:val="clear" w:color="" w:fill=""/>
        </w:rPr>
        <w:t xml:space="preserve">. </w:t>
      </w:r>
      <w:r>
        <w:rPr>
          <w:rStyle w:val=""/>
        </w:rPr>
        <w:t xml:space="preserve">Genes &amp; Development</w:t>
      </w:r>
      <w:r>
        <w:rPr>
          <w:shd w:val="clear" w:color="" w:fill=""/>
        </w:rPr>
        <w:t xml:space="preserve"> </w:t>
      </w:r>
      <w:r>
        <w:rPr>
          <w:rStyle w:val=""/>
        </w:rPr>
        <w:t xml:space="preserve">22</w:t>
      </w:r>
      <w:r>
        <w:rPr>
          <w:shd w:val="clear" w:color="" w:fill=""/>
        </w:rPr>
        <w:t xml:space="preserve">:</w:t>
      </w:r>
      <w:r>
        <w:rPr>
          <w:rStyle w:val="RefFPage"/>
        </w:rPr>
        <w:t xml:space="preserve">711</w:t>
      </w:r>
      <w:r>
        <w:rPr>
          <w:shd w:val="clear" w:color="" w:fill=""/>
        </w:rPr>
        <w:t xml:space="preserve">–</w:t>
      </w:r>
      <w:r>
        <w:rPr>
          <w:rStyle w:val="RefLPage"/>
        </w:rPr>
        <w:t xml:space="preserve">721</w:t>
      </w:r>
      <w:r>
        <w:rPr>
          <w:shd w:val="clear" w:color="" w:fill=""/>
        </w:rPr>
        <w:t xml:space="preserve">.</w:t>
      </w:r>
    </w:p>
    <w:p>
      <w:pPr>
        <w:pStyle w:val="jrnlRefText"/>
      </w:pPr>
      <w:bookmarkStart w:id="39" w:name="R19"/>
      <w:bookmarkEnd w:id="39"/>
      <w:r>
        <w:rPr>
          <w:rStyle w:val="RefSurName"/>
        </w:rPr>
        <w:t xml:space="preserve">Hill</w:t>
      </w:r>
      <w:r>
        <w:rPr>
          <w:rStyle w:val="RefAuthor"/>
        </w:rPr>
        <w:t xml:space="preserve"> </w:t>
      </w:r>
      <w:r>
        <w:rPr>
          <w:rStyle w:val="RefGivenName"/>
        </w:rPr>
        <w:t xml:space="preserve">JA</w:t>
      </w:r>
      <w:r>
        <w:rPr>
          <w:shd w:val="clear" w:color="" w:fill=""/>
        </w:rPr>
        <w:t xml:space="preserve">, </w:t>
      </w:r>
      <w:r>
        <w:rPr>
          <w:rStyle w:val="RefSurName"/>
        </w:rPr>
        <w:t xml:space="preserve">Feuerer</w:t>
      </w:r>
      <w:r>
        <w:rPr>
          <w:rStyle w:val="RefAuthor"/>
        </w:rPr>
        <w:t xml:space="preserve"> </w:t>
      </w:r>
      <w:r>
        <w:rPr>
          <w:rStyle w:val="RefGivenName"/>
        </w:rPr>
        <w:t xml:space="preserve">M</w:t>
      </w:r>
      <w:r>
        <w:rPr>
          <w:shd w:val="clear" w:color="" w:fill=""/>
        </w:rPr>
        <w:t xml:space="preserve">, </w:t>
      </w:r>
      <w:r>
        <w:rPr>
          <w:rStyle w:val="RefSurName"/>
        </w:rPr>
        <w:t xml:space="preserve">Tash</w:t>
      </w:r>
      <w:r>
        <w:rPr>
          <w:rStyle w:val="RefAuthor"/>
        </w:rPr>
        <w:t xml:space="preserve"> </w:t>
      </w:r>
      <w:r>
        <w:rPr>
          <w:rStyle w:val="RefGivenName"/>
        </w:rPr>
        <w:t xml:space="preserve">K</w:t>
      </w:r>
      <w:r>
        <w:rPr>
          <w:shd w:val="clear" w:color="" w:fill=""/>
        </w:rPr>
        <w:t xml:space="preserve">, </w:t>
      </w:r>
      <w:r>
        <w:rPr>
          <w:rStyle w:val="RefSurName"/>
        </w:rPr>
        <w:t xml:space="preserve">Haxhinasto</w:t>
      </w:r>
      <w:r>
        <w:rPr>
          <w:rStyle w:val="RefAuthor"/>
        </w:rPr>
        <w:t xml:space="preserve"> </w:t>
      </w:r>
      <w:r>
        <w:rPr>
          <w:rStyle w:val="RefGivenName"/>
        </w:rPr>
        <w:t xml:space="preserve">S</w:t>
      </w:r>
      <w:r>
        <w:rPr>
          <w:shd w:val="clear" w:color="" w:fill=""/>
        </w:rPr>
        <w:t xml:space="preserve">, </w:t>
      </w:r>
      <w:r>
        <w:rPr>
          <w:rStyle w:val="RefSurName"/>
        </w:rPr>
        <w:t xml:space="preserve">Perez</w:t>
      </w:r>
      <w:r>
        <w:rPr>
          <w:rStyle w:val="RefAuthor"/>
        </w:rPr>
        <w:t xml:space="preserve"> </w:t>
      </w:r>
      <w:r>
        <w:rPr>
          <w:rStyle w:val="RefGivenName"/>
        </w:rPr>
        <w:t xml:space="preserve">J</w:t>
      </w:r>
      <w:r>
        <w:rPr>
          <w:shd w:val="clear" w:color="" w:fill=""/>
        </w:rPr>
        <w:t xml:space="preserve">, </w:t>
      </w:r>
      <w:r>
        <w:rPr>
          <w:rStyle w:val="RefSurName"/>
        </w:rPr>
        <w:t xml:space="preserve">Melamed</w:t>
      </w:r>
      <w:r>
        <w:rPr>
          <w:rStyle w:val="RefAuthor"/>
        </w:rPr>
        <w:t xml:space="preserve"> </w:t>
      </w:r>
      <w:r>
        <w:rPr>
          <w:rStyle w:val="RefGivenName"/>
        </w:rPr>
        <w:t xml:space="preserve">R</w:t>
      </w:r>
      <w:r>
        <w:rPr>
          <w:shd w:val="clear" w:color="" w:fill=""/>
        </w:rPr>
        <w:t xml:space="preserve">, </w:t>
      </w:r>
      <w:r>
        <w:rPr>
          <w:rStyle w:val="RefSurName"/>
        </w:rPr>
        <w:t xml:space="preserve">Mathis</w:t>
      </w:r>
      <w:r>
        <w:rPr>
          <w:rStyle w:val="RefAuthor"/>
        </w:rPr>
        <w:t xml:space="preserve"> </w:t>
      </w:r>
      <w:r>
        <w:rPr>
          <w:rStyle w:val="RefGivenName"/>
        </w:rPr>
        <w:t xml:space="preserve">D</w:t>
      </w:r>
      <w:r>
        <w:rPr>
          <w:shd w:val="clear" w:color="" w:fill=""/>
        </w:rPr>
        <w:t xml:space="preserve">, </w:t>
      </w:r>
      <w:r>
        <w:rPr>
          <w:rStyle w:val="RefSurName"/>
        </w:rPr>
        <w:t xml:space="preserve">Benoist</w:t>
      </w:r>
      <w:r>
        <w:rPr>
          <w:rStyle w:val="RefAuthor"/>
        </w:rPr>
        <w:t xml:space="preserve"> </w:t>
      </w:r>
      <w:r>
        <w:rPr>
          <w:rStyle w:val="RefGivenName"/>
        </w:rPr>
        <w:t xml:space="preserve">C</w:t>
      </w:r>
      <w:r>
        <w:rPr>
          <w:shd w:val="clear" w:color="" w:fill=""/>
        </w:rPr>
        <w:t xml:space="preserve">. </w:t>
      </w:r>
      <w:r>
        <w:rPr>
          <w:rStyle w:val="RefYear"/>
        </w:rPr>
        <w:t xml:space="preserve">2007</w:t>
      </w:r>
      <w:r>
        <w:rPr>
          <w:shd w:val="clear" w:color="" w:fill=""/>
        </w:rPr>
        <w:t xml:space="preserve">. </w:t>
      </w:r>
      <w:r>
        <w:rPr>
          <w:rStyle w:val="RefArticleTitle"/>
        </w:rPr>
        <w:t xml:space="preserve">Foxp3 transcription-factor-dependent and -independent regulation of the regulatory T cell transcriptional signature</w:t>
      </w:r>
      <w:r>
        <w:rPr>
          <w:shd w:val="clear" w:color="" w:fill=""/>
        </w:rPr>
        <w:t xml:space="preserve">. </w:t>
      </w:r>
      <w:r>
        <w:rPr>
          <w:rStyle w:val=""/>
        </w:rPr>
        <w:t xml:space="preserve">Immunity</w:t>
      </w:r>
      <w:r>
        <w:rPr>
          <w:shd w:val="clear" w:color="" w:fill=""/>
        </w:rPr>
        <w:t xml:space="preserve"> </w:t>
      </w:r>
      <w:r>
        <w:rPr>
          <w:rStyle w:val=""/>
        </w:rPr>
        <w:t xml:space="preserve">27</w:t>
      </w:r>
      <w:r>
        <w:rPr>
          <w:shd w:val="clear" w:color="" w:fill=""/>
        </w:rPr>
        <w:t xml:space="preserve">:</w:t>
      </w:r>
      <w:r>
        <w:rPr>
          <w:rStyle w:val="RefFPage"/>
        </w:rPr>
        <w:t xml:space="preserve">786</w:t>
      </w:r>
      <w:r>
        <w:rPr>
          <w:shd w:val="clear" w:color="" w:fill=""/>
        </w:rPr>
        <w:t xml:space="preserve">–</w:t>
      </w:r>
      <w:r>
        <w:rPr>
          <w:rStyle w:val="RefLPage"/>
        </w:rPr>
        <w:t xml:space="preserve">800</w:t>
      </w:r>
      <w:r>
        <w:rPr>
          <w:shd w:val="clear" w:color="" w:fill=""/>
        </w:rPr>
        <w:t xml:space="preserve">.</w:t>
      </w:r>
    </w:p>
    <w:p>
      <w:pPr>
        <w:pStyle w:val="jrnlRefText"/>
      </w:pPr>
      <w:bookmarkStart w:id="40" w:name="R20"/>
      <w:bookmarkEnd w:id="40"/>
      <w:r>
        <w:rPr>
          <w:rStyle w:val="RefSurName"/>
        </w:rPr>
        <w:t xml:space="preserve">Hoelbl</w:t>
      </w:r>
      <w:r>
        <w:rPr>
          <w:rStyle w:val="RefAuthor"/>
        </w:rPr>
        <w:t xml:space="preserve"> </w:t>
      </w:r>
      <w:r>
        <w:rPr>
          <w:rStyle w:val="RefGivenName"/>
        </w:rPr>
        <w:t xml:space="preserve">A</w:t>
      </w:r>
      <w:r>
        <w:rPr>
          <w:shd w:val="clear" w:color="" w:fill=""/>
        </w:rPr>
        <w:t xml:space="preserve">, </w:t>
      </w:r>
      <w:r>
        <w:rPr>
          <w:rStyle w:val="RefSurName"/>
        </w:rPr>
        <w:t xml:space="preserve">Kovacic</w:t>
      </w:r>
      <w:r>
        <w:rPr>
          <w:rStyle w:val="RefAuthor"/>
        </w:rPr>
        <w:t xml:space="preserve"> </w:t>
      </w:r>
      <w:r>
        <w:rPr>
          <w:rStyle w:val="RefGivenName"/>
        </w:rPr>
        <w:t xml:space="preserve">B</w:t>
      </w:r>
      <w:r>
        <w:rPr>
          <w:shd w:val="clear" w:color="" w:fill=""/>
        </w:rPr>
        <w:t xml:space="preserve">, </w:t>
      </w:r>
      <w:r>
        <w:rPr>
          <w:rStyle w:val="RefSurName"/>
        </w:rPr>
        <w:t xml:space="preserve">Kerenyi</w:t>
      </w:r>
      <w:r>
        <w:rPr>
          <w:rStyle w:val="RefAuthor"/>
        </w:rPr>
        <w:t xml:space="preserve"> </w:t>
      </w:r>
      <w:r>
        <w:rPr>
          <w:rStyle w:val="RefGivenName"/>
        </w:rPr>
        <w:t xml:space="preserve">MA</w:t>
      </w:r>
      <w:r>
        <w:rPr>
          <w:shd w:val="clear" w:color="" w:fill=""/>
        </w:rPr>
        <w:t xml:space="preserve">, </w:t>
      </w:r>
      <w:r>
        <w:rPr>
          <w:rStyle w:val="RefSurName"/>
        </w:rPr>
        <w:t xml:space="preserve">Simma</w:t>
      </w:r>
      <w:r>
        <w:rPr>
          <w:rStyle w:val="RefAuthor"/>
        </w:rPr>
        <w:t xml:space="preserve"> </w:t>
      </w:r>
      <w:r>
        <w:rPr>
          <w:rStyle w:val="RefGivenName"/>
        </w:rPr>
        <w:t xml:space="preserve">O</w:t>
      </w:r>
      <w:r>
        <w:rPr>
          <w:shd w:val="clear" w:color="" w:fill=""/>
        </w:rPr>
        <w:t xml:space="preserve">, </w:t>
      </w:r>
      <w:r>
        <w:rPr>
          <w:rStyle w:val="RefSurName"/>
        </w:rPr>
        <w:t xml:space="preserve">Warsch</w:t>
      </w:r>
      <w:r>
        <w:rPr>
          <w:rStyle w:val="RefAuthor"/>
        </w:rPr>
        <w:t xml:space="preserve"> </w:t>
      </w:r>
      <w:r>
        <w:rPr>
          <w:rStyle w:val="RefGivenName"/>
        </w:rPr>
        <w:t xml:space="preserve">W</w:t>
      </w:r>
      <w:r>
        <w:rPr>
          <w:shd w:val="clear" w:color="" w:fill=""/>
        </w:rPr>
        <w:t xml:space="preserve">, </w:t>
      </w:r>
      <w:r>
        <w:rPr>
          <w:rStyle w:val="RefSurName"/>
        </w:rPr>
        <w:t xml:space="preserve">Cui</w:t>
      </w:r>
      <w:r>
        <w:rPr>
          <w:rStyle w:val="RefAuthor"/>
        </w:rPr>
        <w:t xml:space="preserve"> </w:t>
      </w:r>
      <w:r>
        <w:rPr>
          <w:rStyle w:val="RefGivenName"/>
        </w:rPr>
        <w:t xml:space="preserve">Y</w:t>
      </w:r>
      <w:r>
        <w:rPr>
          <w:shd w:val="clear" w:color="" w:fill=""/>
        </w:rPr>
        <w:t xml:space="preserve">, </w:t>
      </w:r>
      <w:r>
        <w:rPr>
          <w:rStyle w:val="RefSurName"/>
        </w:rPr>
        <w:t xml:space="preserve">Beug</w:t>
      </w:r>
      <w:r>
        <w:rPr>
          <w:rStyle w:val="RefAuthor"/>
        </w:rPr>
        <w:t xml:space="preserve"> </w:t>
      </w:r>
      <w:r>
        <w:rPr>
          <w:rStyle w:val="RefGivenName"/>
        </w:rPr>
        <w:t xml:space="preserve">H</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Moriggl</w:t>
      </w:r>
      <w:r>
        <w:rPr>
          <w:rStyle w:val="RefAuthor"/>
        </w:rPr>
        <w:t xml:space="preserve"> </w:t>
      </w:r>
      <w:r>
        <w:rPr>
          <w:rStyle w:val="RefGivenName"/>
        </w:rPr>
        <w:t xml:space="preserve">R</w:t>
      </w:r>
      <w:r>
        <w:rPr>
          <w:shd w:val="clear" w:color="" w:fill=""/>
        </w:rPr>
        <w:t xml:space="preserve">, </w:t>
      </w:r>
      <w:r>
        <w:rPr>
          <w:rStyle w:val="RefSurName"/>
        </w:rPr>
        <w:t xml:space="preserve">Sexl</w:t>
      </w:r>
      <w:r>
        <w:rPr>
          <w:rStyle w:val="RefAuthor"/>
        </w:rPr>
        <w:t xml:space="preserve"> </w:t>
      </w:r>
      <w:r>
        <w:rPr>
          <w:rStyle w:val="RefGivenName"/>
        </w:rPr>
        <w:t xml:space="preserve">V</w:t>
      </w:r>
      <w:r>
        <w:rPr>
          <w:shd w:val="clear" w:color="" w:fill=""/>
        </w:rPr>
        <w:t xml:space="preserve">. </w:t>
      </w:r>
      <w:r>
        <w:rPr>
          <w:rStyle w:val="RefYear"/>
        </w:rPr>
        <w:t xml:space="preserve">2006</w:t>
      </w:r>
      <w:r>
        <w:rPr>
          <w:shd w:val="clear" w:color="" w:fill=""/>
        </w:rPr>
        <w:t xml:space="preserve">. </w:t>
      </w:r>
      <w:r>
        <w:rPr>
          <w:rStyle w:val="RefArticleTitle"/>
        </w:rPr>
        <w:t xml:space="preserve">Clarifying the role of Stat5 in lymphoid development and Abelson-induced transformation</w:t>
      </w:r>
      <w:r>
        <w:rPr>
          <w:shd w:val="clear" w:color="" w:fill=""/>
        </w:rPr>
        <w:t xml:space="preserve">. </w:t>
      </w:r>
      <w:r>
        <w:rPr>
          <w:rStyle w:val=""/>
        </w:rPr>
        <w:t xml:space="preserve">Blood</w:t>
      </w:r>
      <w:r>
        <w:rPr>
          <w:shd w:val="clear" w:color="" w:fill=""/>
        </w:rPr>
        <w:t xml:space="preserve"> </w:t>
      </w:r>
      <w:r>
        <w:rPr>
          <w:rStyle w:val=""/>
        </w:rPr>
        <w:t xml:space="preserve">107</w:t>
      </w:r>
      <w:r>
        <w:rPr>
          <w:shd w:val="clear" w:color="" w:fill=""/>
        </w:rPr>
        <w:t xml:space="preserve">:</w:t>
      </w:r>
      <w:r>
        <w:rPr>
          <w:rStyle w:val="RefFPage"/>
        </w:rPr>
        <w:t xml:space="preserve">4898</w:t>
      </w:r>
      <w:r>
        <w:rPr>
          <w:shd w:val="clear" w:color="" w:fill=""/>
        </w:rPr>
        <w:t xml:space="preserve">–</w:t>
      </w:r>
      <w:r>
        <w:rPr>
          <w:rStyle w:val="RefLPage"/>
        </w:rPr>
        <w:t xml:space="preserve">4906</w:t>
      </w:r>
      <w:r>
        <w:rPr>
          <w:shd w:val="clear" w:color="" w:fill=""/>
        </w:rPr>
        <w:t xml:space="preserve">.</w:t>
      </w:r>
    </w:p>
    <w:p>
      <w:pPr>
        <w:pStyle w:val="jrnlRefText"/>
      </w:pPr>
      <w:bookmarkStart w:id="41" w:name="R21"/>
      <w:bookmarkEnd w:id="41"/>
      <w:r>
        <w:rPr>
          <w:rStyle w:val="RefSurName"/>
        </w:rPr>
        <w:t xml:space="preserve">Imada</w:t>
      </w:r>
      <w:r>
        <w:rPr>
          <w:rStyle w:val="RefAuthor"/>
        </w:rPr>
        <w:t xml:space="preserve"> </w:t>
      </w:r>
      <w:r>
        <w:rPr>
          <w:rStyle w:val="RefGivenName"/>
        </w:rPr>
        <w:t xml:space="preserve">K</w:t>
      </w:r>
      <w:r>
        <w:rPr>
          <w:shd w:val="clear" w:color="" w:fill=""/>
        </w:rPr>
        <w:t xml:space="preserve">, </w:t>
      </w:r>
      <w:r>
        <w:rPr>
          <w:rStyle w:val="RefSurName"/>
        </w:rPr>
        <w:t xml:space="preserve">Bloom</w:t>
      </w:r>
      <w:r>
        <w:rPr>
          <w:rStyle w:val="RefAuthor"/>
        </w:rPr>
        <w:t xml:space="preserve"> </w:t>
      </w:r>
      <w:r>
        <w:rPr>
          <w:rStyle w:val="RefGivenName"/>
        </w:rPr>
        <w:t xml:space="preserve">ET</w:t>
      </w:r>
      <w:r>
        <w:rPr>
          <w:shd w:val="clear" w:color="" w:fill=""/>
        </w:rPr>
        <w:t xml:space="preserve">, </w:t>
      </w:r>
      <w:r>
        <w:rPr>
          <w:rStyle w:val="RefSurName"/>
        </w:rPr>
        <w:t xml:space="preserve">Nakajima</w:t>
      </w:r>
      <w:r>
        <w:rPr>
          <w:rStyle w:val="RefAuthor"/>
        </w:rPr>
        <w:t xml:space="preserve"> </w:t>
      </w:r>
      <w:r>
        <w:rPr>
          <w:rStyle w:val="RefGivenName"/>
        </w:rPr>
        <w:t xml:space="preserve">H</w:t>
      </w:r>
      <w:r>
        <w:rPr>
          <w:shd w:val="clear" w:color="" w:fill=""/>
        </w:rPr>
        <w:t xml:space="preserve">, </w:t>
      </w:r>
      <w:r>
        <w:rPr>
          <w:rStyle w:val="RefSurName"/>
        </w:rPr>
        <w:t xml:space="preserve">Horvath-Arcidiacono</w:t>
      </w:r>
      <w:r>
        <w:rPr>
          <w:rStyle w:val="RefAuthor"/>
        </w:rPr>
        <w:t xml:space="preserve"> </w:t>
      </w:r>
      <w:r>
        <w:rPr>
          <w:rStyle w:val="RefGivenName"/>
        </w:rPr>
        <w:t xml:space="preserve">JA</w:t>
      </w:r>
      <w:r>
        <w:rPr>
          <w:shd w:val="clear" w:color="" w:fill=""/>
        </w:rPr>
        <w:t xml:space="preserve">, </w:t>
      </w:r>
      <w:r>
        <w:rPr>
          <w:rStyle w:val="RefSurName"/>
        </w:rPr>
        <w:t xml:space="preserve">Udy</w:t>
      </w:r>
      <w:r>
        <w:rPr>
          <w:rStyle w:val="RefAuthor"/>
        </w:rPr>
        <w:t xml:space="preserve"> </w:t>
      </w:r>
      <w:r>
        <w:rPr>
          <w:rStyle w:val="RefGivenName"/>
        </w:rPr>
        <w:t xml:space="preserve">GB</w:t>
      </w:r>
      <w:r>
        <w:rPr>
          <w:shd w:val="clear" w:color="" w:fill=""/>
        </w:rPr>
        <w:t xml:space="preserve">, </w:t>
      </w:r>
      <w:r>
        <w:rPr>
          <w:rStyle w:val="RefSurName"/>
        </w:rPr>
        <w:t xml:space="preserve">Davey</w:t>
      </w:r>
      <w:r>
        <w:rPr>
          <w:rStyle w:val="RefAuthor"/>
        </w:rPr>
        <w:t xml:space="preserve"> </w:t>
      </w:r>
      <w:r>
        <w:rPr>
          <w:rStyle w:val="RefGivenName"/>
        </w:rPr>
        <w:t xml:space="preserve">HW</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1998</w:t>
      </w:r>
      <w:r>
        <w:rPr>
          <w:shd w:val="clear" w:color="" w:fill=""/>
        </w:rPr>
        <w:t xml:space="preserve">. </w:t>
      </w:r>
      <w:r>
        <w:rPr>
          <w:rStyle w:val="RefArticleTitle"/>
        </w:rPr>
        <w:t xml:space="preserve">Stat5b is essential for natural killer cell-mediated proliferation and cytolytic activity</w:t>
      </w:r>
      <w:r>
        <w:rPr>
          <w:shd w:val="clear" w:color="" w:fill=""/>
        </w:rPr>
        <w:t xml:space="preserve">. </w:t>
      </w:r>
      <w:rPr>
        <w:rStyle w:val=""/>
      </w:rPr>
      <w:ins w:author="cross-ref" w:date="1970-01-01T00:00:00Z">
        <w:r>
          <w:t xml:space="preserve">The </w:t>
        </w:r>
      </w:ins>
      <w:r>
        <w:rPr>
          <w:rStyle w:val=""/>
        </w:rPr>
        <w:t xml:space="preserve">Journal of Experimental Medicine</w:t>
      </w:r>
      <w:r>
        <w:rPr>
          <w:shd w:val="clear" w:color="" w:fill=""/>
        </w:rPr>
        <w:t xml:space="preserve"> </w:t>
      </w:r>
      <w:r>
        <w:rPr>
          <w:rStyle w:val=""/>
        </w:rPr>
        <w:t xml:space="preserve">188</w:t>
      </w:r>
      <w:r>
        <w:rPr>
          <w:shd w:val="clear" w:color="" w:fill=""/>
        </w:rPr>
        <w:t xml:space="preserve">:</w:t>
      </w:r>
      <w:r>
        <w:rPr>
          <w:rStyle w:val="RefFPage"/>
        </w:rPr>
        <w:t xml:space="preserve">2067</w:t>
      </w:r>
      <w:r>
        <w:rPr>
          <w:shd w:val="clear" w:color="" w:fill=""/>
        </w:rPr>
        <w:t xml:space="preserve">–</w:t>
      </w:r>
      <w:r>
        <w:rPr>
          <w:rStyle w:val="RefLPage"/>
        </w:rPr>
        <w:t xml:space="preserve">2074</w:t>
      </w:r>
      <w:r>
        <w:rPr>
          <w:shd w:val="clear" w:color="" w:fill=""/>
        </w:rPr>
        <w:t xml:space="preserve">.</w:t>
      </w:r>
    </w:p>
    <w:p>
      <w:pPr>
        <w:pStyle w:val="jrnlRefText"/>
      </w:pPr>
      <w:bookmarkStart w:id="42" w:name="R22"/>
      <w:bookmarkEnd w:id="42"/>
      <w:r>
        <w:rPr>
          <w:rStyle w:val="RefSurName"/>
        </w:rPr>
        <w:t xml:space="preserve">Jenks</w:t>
      </w:r>
      <w:r>
        <w:rPr>
          <w:rStyle w:val="RefAuthor"/>
        </w:rPr>
        <w:t xml:space="preserve"> </w:t>
      </w:r>
      <w:r>
        <w:rPr>
          <w:rStyle w:val="RefGivenName"/>
        </w:rPr>
        <w:t xml:space="preserve">JA</w:t>
      </w:r>
      <w:r>
        <w:rPr>
          <w:shd w:val="clear" w:color="" w:fill=""/>
        </w:rPr>
        <w:t xml:space="preserve">, </w:t>
      </w:r>
      <w:r>
        <w:rPr>
          <w:rStyle w:val="RefSurName"/>
        </w:rPr>
        <w:t xml:space="preserve">Seki</w:t>
      </w:r>
      <w:r>
        <w:rPr>
          <w:rStyle w:val="RefAuthor"/>
        </w:rPr>
        <w:t xml:space="preserve"> </w:t>
      </w:r>
      <w:r>
        <w:rPr>
          <w:rStyle w:val="RefGivenName"/>
        </w:rPr>
        <w:t xml:space="preserve">S</w:t>
      </w:r>
      <w:r>
        <w:rPr>
          <w:shd w:val="clear" w:color="" w:fill=""/>
        </w:rPr>
        <w:t xml:space="preserve">, </w:t>
      </w:r>
      <w:r>
        <w:rPr>
          <w:rStyle w:val="RefSurName"/>
        </w:rPr>
        <w:t xml:space="preserve">Kanai</w:t>
      </w:r>
      <w:r>
        <w:rPr>
          <w:rStyle w:val="RefAuthor"/>
        </w:rPr>
        <w:t xml:space="preserve"> </w:t>
      </w:r>
      <w:r>
        <w:rPr>
          <w:rStyle w:val="RefGivenName"/>
        </w:rPr>
        <w:t xml:space="preserve">T</w:t>
      </w:r>
      <w:r>
        <w:rPr>
          <w:shd w:val="clear" w:color="" w:fill=""/>
        </w:rPr>
        <w:t xml:space="preserve">, </w:t>
      </w:r>
      <w:r>
        <w:rPr>
          <w:rStyle w:val="RefSurName"/>
        </w:rPr>
        <w:t xml:space="preserve">Huang</w:t>
      </w:r>
      <w:r>
        <w:rPr>
          <w:rStyle w:val="RefAuthor"/>
        </w:rPr>
        <w:t xml:space="preserve"> </w:t>
      </w:r>
      <w:r>
        <w:rPr>
          <w:rStyle w:val="RefGivenName"/>
        </w:rPr>
        <w:t xml:space="preserve">J</w:t>
      </w:r>
      <w:r>
        <w:rPr>
          <w:shd w:val="clear" w:color="" w:fill=""/>
        </w:rPr>
        <w:t xml:space="preserve">, </w:t>
      </w:r>
      <w:r>
        <w:rPr>
          <w:rStyle w:val="RefSurName"/>
        </w:rPr>
        <w:t xml:space="preserve">Morgan</w:t>
      </w:r>
      <w:r>
        <w:rPr>
          <w:rStyle w:val="RefAuthor"/>
        </w:rPr>
        <w:t xml:space="preserve"> </w:t>
      </w:r>
      <w:r>
        <w:rPr>
          <w:rStyle w:val="RefGivenName"/>
        </w:rPr>
        <w:t xml:space="preserve">AA</w:t>
      </w:r>
      <w:r>
        <w:rPr>
          <w:shd w:val="clear" w:color="" w:fill=""/>
        </w:rPr>
        <w:t xml:space="preserve">, </w:t>
      </w:r>
      <w:r>
        <w:rPr>
          <w:rStyle w:val="RefSurName"/>
        </w:rPr>
        <w:t xml:space="preserve">Scalco</w:t>
      </w:r>
      <w:r>
        <w:rPr>
          <w:rStyle w:val="RefAuthor"/>
        </w:rPr>
        <w:t xml:space="preserve"> </w:t>
      </w:r>
      <w:r>
        <w:rPr>
          <w:rStyle w:val="RefGivenName"/>
        </w:rPr>
        <w:t xml:space="preserve">RC</w:t>
      </w:r>
      <w:r>
        <w:rPr>
          <w:shd w:val="clear" w:color="" w:fill=""/>
        </w:rPr>
        <w:t xml:space="preserve">, </w:t>
      </w:r>
      <w:r>
        <w:rPr>
          <w:rStyle w:val="RefSurName"/>
        </w:rPr>
        <w:t xml:space="preserve">Nath</w:t>
      </w:r>
      <w:r>
        <w:rPr>
          <w:rStyle w:val="RefAuthor"/>
        </w:rPr>
        <w:t xml:space="preserve"> </w:t>
      </w:r>
      <w:r>
        <w:rPr>
          <w:rStyle w:val="RefGivenName"/>
        </w:rPr>
        <w:t xml:space="preserve">R</w:t>
      </w:r>
      <w:r>
        <w:rPr>
          <w:shd w:val="clear" w:color="" w:fill=""/>
        </w:rPr>
        <w:t xml:space="preserve">, </w:t>
      </w:r>
      <w:r>
        <w:rPr>
          <w:rStyle w:val="RefSurName"/>
        </w:rPr>
        <w:t xml:space="preserve">Bucayu</w:t>
      </w:r>
      <w:r>
        <w:rPr>
          <w:rStyle w:val="RefAuthor"/>
        </w:rPr>
        <w:t xml:space="preserve"> </w:t>
      </w:r>
      <w:r>
        <w:rPr>
          <w:rStyle w:val="RefGivenName"/>
        </w:rPr>
        <w:t xml:space="preserve">R</w:t>
      </w:r>
      <w:r>
        <w:rPr>
          <w:shd w:val="clear" w:color="" w:fill=""/>
        </w:rPr>
        <w:t xml:space="preserve">, </w:t>
      </w:r>
      <w:r>
        <w:rPr>
          <w:rStyle w:val="RefSurName"/>
        </w:rPr>
        <w:t xml:space="preserve">Wit</w:t>
      </w:r>
      <w:r>
        <w:rPr>
          <w:rStyle w:val="RefAuthor"/>
        </w:rPr>
        <w:t xml:space="preserve"> </w:t>
      </w:r>
      <w:r>
        <w:rPr>
          <w:rStyle w:val="RefGivenName"/>
        </w:rPr>
        <w:t xml:space="preserve">JM</w:t>
      </w:r>
      <w:r>
        <w:rPr>
          <w:shd w:val="clear" w:color="" w:fill=""/>
        </w:rPr>
        <w:t xml:space="preserve">, </w:t>
      </w:r>
      <w:r>
        <w:rPr>
          <w:rStyle w:val="RefSurName"/>
        </w:rPr>
        <w:t xml:space="preserve">Al-Herz</w:t>
      </w:r>
      <w:r>
        <w:rPr>
          <w:rStyle w:val="RefAuthor"/>
        </w:rPr>
        <w:t xml:space="preserve"> </w:t>
      </w:r>
      <w:r>
        <w:rPr>
          <w:rStyle w:val="RefGivenName"/>
        </w:rPr>
        <w:t xml:space="preserve">W</w:t>
      </w:r>
      <w:r>
        <w:rPr>
          <w:shd w:val="clear" w:color="" w:fill=""/>
        </w:rPr>
        <w:t xml:space="preserve">, </w:t>
      </w:r>
      <w:r>
        <w:rPr>
          <w:rStyle w:val="RefSurName"/>
        </w:rPr>
        <w:t xml:space="preserve">Ramadan</w:t>
      </w:r>
      <w:r>
        <w:rPr>
          <w:rStyle w:val="RefAuthor"/>
        </w:rPr>
        <w:t xml:space="preserve"> </w:t>
      </w:r>
      <w:r>
        <w:rPr>
          <w:rStyle w:val="RefGivenName"/>
        </w:rPr>
        <w:t xml:space="preserve">D</w:t>
      </w:r>
      <w:r>
        <w:rPr>
          <w:shd w:val="clear" w:color="" w:fill=""/>
        </w:rPr>
        <w:t xml:space="preserve">, </w:t>
      </w:r>
      <w:r>
        <w:rPr>
          <w:rStyle w:val="RefSurName"/>
        </w:rPr>
        <w:t xml:space="preserve">Jorge</w:t>
      </w:r>
      <w:r>
        <w:rPr>
          <w:rStyle w:val="RefAuthor"/>
        </w:rPr>
        <w:t xml:space="preserve"> </w:t>
      </w:r>
      <w:r>
        <w:rPr>
          <w:rStyle w:val="RefGivenName"/>
        </w:rPr>
        <w:t xml:space="preserve">AA</w:t>
      </w:r>
      <w:r>
        <w:rPr>
          <w:shd w:val="clear" w:color="" w:fill=""/>
        </w:rPr>
        <w:t xml:space="preserve">, </w:t>
      </w:r>
      <w:r>
        <w:rPr>
          <w:rStyle w:val="RefSurName"/>
        </w:rPr>
        <w:t xml:space="preserve">Bacchetta</w:t>
      </w:r>
      <w:r>
        <w:rPr>
          <w:rStyle w:val="RefAuthor"/>
        </w:rPr>
        <w:t xml:space="preserve"> </w:t>
      </w:r>
      <w:r>
        <w:rPr>
          <w:rStyle w:val="RefGivenName"/>
        </w:rPr>
        <w:t xml:space="preserve">R</w:t>
      </w:r>
      <w:r>
        <w:rPr>
          <w:shd w:val="clear" w:color="" w:fill=""/>
        </w:rPr>
        <w:t xml:space="preserve">, </w:t>
      </w:r>
      <w:r>
        <w:rPr>
          <w:rStyle w:val="RefSurName"/>
        </w:rPr>
        <w:t xml:space="preserve">Hwa</w:t>
      </w:r>
      <w:r>
        <w:rPr>
          <w:rStyle w:val="RefAuthor"/>
        </w:rPr>
        <w:t xml:space="preserve"> </w:t>
      </w:r>
      <w:r>
        <w:rPr>
          <w:rStyle w:val="RefGivenName"/>
        </w:rPr>
        <w:t xml:space="preserve">V</w:t>
      </w:r>
      <w:r>
        <w:rPr>
          <w:shd w:val="clear" w:color="" w:fill=""/>
        </w:rPr>
        <w:t xml:space="preserve">, </w:t>
      </w:r>
      <w:r>
        <w:rPr>
          <w:rStyle w:val="RefSurName"/>
        </w:rPr>
        <w:t xml:space="preserve">Rosenfeld</w:t>
      </w:r>
      <w:r>
        <w:rPr>
          <w:rStyle w:val="RefAuthor"/>
        </w:rPr>
        <w:t xml:space="preserve"> </w:t>
      </w:r>
      <w:r>
        <w:rPr>
          <w:rStyle w:val="RefGivenName"/>
        </w:rPr>
        <w:t xml:space="preserve">R</w:t>
      </w:r>
      <w:r>
        <w:rPr>
          <w:shd w:val="clear" w:color="" w:fill=""/>
        </w:rPr>
        <w:t xml:space="preserve">, </w:t>
      </w:r>
      <w:r>
        <w:rPr>
          <w:rStyle w:val="RefSurName"/>
        </w:rPr>
        <w:t xml:space="preserve">Nadeau</w:t>
      </w:r>
      <w:r>
        <w:rPr>
          <w:rStyle w:val="RefAuthor"/>
        </w:rPr>
        <w:t xml:space="preserve"> </w:t>
      </w:r>
      <w:r>
        <w:rPr>
          <w:rStyle w:val="RefGivenName"/>
        </w:rPr>
        <w:t xml:space="preserve">KC</w:t>
      </w:r>
      <w:r>
        <w:rPr>
          <w:shd w:val="clear" w:color="" w:fill=""/>
        </w:rPr>
        <w:t xml:space="preserve">. </w:t>
      </w:r>
      <w:r>
        <w:rPr>
          <w:rStyle w:val="RefYear"/>
        </w:rPr>
        <w:t xml:space="preserve">2013</w:t>
      </w:r>
      <w:r>
        <w:rPr>
          <w:shd w:val="clear" w:color="" w:fill=""/>
        </w:rPr>
        <w:t xml:space="preserve">. </w:t>
      </w:r>
      <w:r>
        <w:rPr>
          <w:rStyle w:val="RefArticleTitle"/>
        </w:rPr>
        <w:t xml:space="preserve">Differentiating the roles of STAT5B and STAT5A in human CD4+ T cells</w:t>
      </w:r>
      <w:r>
        <w:rPr>
          <w:shd w:val="clear" w:color="" w:fill=""/>
        </w:rPr>
        <w:t xml:space="preserve">. </w:t>
      </w:r>
      <w:r>
        <w:rPr>
          <w:rStyle w:val=""/>
        </w:rPr>
        <w:t xml:space="preserve">Clinical Immunology</w:t>
      </w:r>
      <w:r>
        <w:rPr>
          <w:shd w:val="clear" w:color="" w:fill=""/>
        </w:rPr>
        <w:t xml:space="preserve"> </w:t>
      </w:r>
      <w:r>
        <w:rPr>
          <w:rStyle w:val=""/>
        </w:rPr>
        <w:t xml:space="preserve">148</w:t>
      </w:r>
      <w:r>
        <w:rPr>
          <w:shd w:val="clear" w:color="" w:fill=""/>
        </w:rPr>
        <w:t xml:space="preserve">:</w:t>
      </w:r>
      <w:r>
        <w:rPr>
          <w:rStyle w:val="RefFPage"/>
        </w:rPr>
        <w:t xml:space="preserve">227</w:t>
      </w:r>
      <w:r>
        <w:rPr>
          <w:shd w:val="clear" w:color="" w:fill=""/>
        </w:rPr>
        <w:t xml:space="preserve">–</w:t>
      </w:r>
      <w:r>
        <w:rPr>
          <w:rStyle w:val="RefLPage"/>
        </w:rPr>
        <w:t xml:space="preserve">236</w:t>
      </w:r>
      <w:r>
        <w:rPr>
          <w:shd w:val="clear" w:color="" w:fill=""/>
        </w:rPr>
        <w:t xml:space="preserve">.</w:t>
      </w:r>
    </w:p>
    <w:p>
      <w:pPr>
        <w:pStyle w:val="jrnlRefText"/>
      </w:pPr>
      <w:bookmarkStart w:id="43" w:name="R23"/>
      <w:bookmarkEnd w:id="43"/>
      <w:r>
        <w:rPr>
          <w:rStyle w:val="RefSurName"/>
        </w:rPr>
        <w:t xml:space="preserve">Johnston</w:t>
      </w:r>
      <w:r>
        <w:rPr>
          <w:rStyle w:val="RefAuthor"/>
        </w:rPr>
        <w:t xml:space="preserve"> </w:t>
      </w:r>
      <w:r>
        <w:rPr>
          <w:rStyle w:val="RefGivenName"/>
        </w:rPr>
        <w:t xml:space="preserve">RJ</w:t>
      </w:r>
      <w:r>
        <w:rPr>
          <w:shd w:val="clear" w:color="" w:fill=""/>
        </w:rPr>
        <w:t xml:space="preserve">, </w:t>
      </w:r>
      <w:r>
        <w:rPr>
          <w:rStyle w:val="RefSurName"/>
        </w:rPr>
        <w:t xml:space="preserve">Choi</w:t>
      </w:r>
      <w:r>
        <w:rPr>
          <w:rStyle w:val="RefAuthor"/>
        </w:rPr>
        <w:t xml:space="preserve"> </w:t>
      </w:r>
      <w:r>
        <w:rPr>
          <w:rStyle w:val="RefGivenName"/>
        </w:rPr>
        <w:t xml:space="preserve">YS</w:t>
      </w:r>
      <w:r>
        <w:rPr>
          <w:shd w:val="clear" w:color="" w:fill=""/>
        </w:rPr>
        <w:t xml:space="preserve">, </w:t>
      </w:r>
      <w:r>
        <w:rPr>
          <w:rStyle w:val="RefSurName"/>
        </w:rPr>
        <w:t xml:space="preserve">Diamond</w:t>
      </w:r>
      <w:r>
        <w:rPr>
          <w:rStyle w:val="RefAuthor"/>
        </w:rPr>
        <w:t xml:space="preserve"> </w:t>
      </w:r>
      <w:r>
        <w:rPr>
          <w:rStyle w:val="RefGivenName"/>
        </w:rPr>
        <w:t xml:space="preserve">JA</w:t>
      </w:r>
      <w:r>
        <w:rPr>
          <w:shd w:val="clear" w:color="" w:fill=""/>
        </w:rPr>
        <w:t xml:space="preserve">, </w:t>
      </w:r>
      <w:r>
        <w:rPr>
          <w:rStyle w:val="RefSurName"/>
        </w:rPr>
        <w:t xml:space="preserve">Yang</w:t>
      </w:r>
      <w:r>
        <w:rPr>
          <w:rStyle w:val="RefAuthor"/>
        </w:rPr>
        <w:t xml:space="preserve"> </w:t>
      </w:r>
      <w:r>
        <w:rPr>
          <w:rStyle w:val="RefGivenName"/>
        </w:rPr>
        <w:t xml:space="preserve">JA</w:t>
      </w:r>
      <w:r>
        <w:rPr>
          <w:shd w:val="clear" w:color="" w:fill=""/>
        </w:rPr>
        <w:t xml:space="preserve">, </w:t>
      </w:r>
      <w:r>
        <w:rPr>
          <w:rStyle w:val="RefSurName"/>
        </w:rPr>
        <w:t xml:space="preserve">Crotty</w:t>
      </w:r>
      <w:r>
        <w:rPr>
          <w:rStyle w:val="RefAuthor"/>
        </w:rPr>
        <w:t xml:space="preserve"> </w:t>
      </w:r>
      <w:r>
        <w:rPr>
          <w:rStyle w:val="RefGivenName"/>
        </w:rPr>
        <w:t xml:space="preserve">S</w:t>
      </w:r>
      <w:r>
        <w:rPr>
          <w:shd w:val="clear" w:color="" w:fill=""/>
        </w:rPr>
        <w:t xml:space="preserve">. </w:t>
      </w:r>
      <w:r>
        <w:rPr>
          <w:rStyle w:val="RefYear"/>
        </w:rPr>
        <w:t xml:space="preserve">2012</w:t>
      </w:r>
      <w:r>
        <w:rPr>
          <w:shd w:val="clear" w:color="" w:fill=""/>
        </w:rPr>
        <w:t xml:space="preserve">. </w:t>
      </w:r>
      <w:r>
        <w:rPr>
          <w:rStyle w:val="RefArticleTitle"/>
        </w:rPr>
        <w:t xml:space="preserve">STAT5 is a potent negative regulator of TFH cell differentiation</w:t>
      </w:r>
      <w:r>
        <w:rPr>
          <w:shd w:val="clear" w:color="" w:fill=""/>
        </w:rPr>
        <w:t xml:space="preserve">. </w:t>
      </w:r>
      <w:r>
        <w:rPr>
          <w:rStyle w:val=""/>
        </w:rPr>
        <w:t xml:space="preserve">Journal of Experimental Medicine</w:t>
      </w:r>
      <w:r>
        <w:rPr>
          <w:shd w:val="clear" w:color="" w:fill=""/>
        </w:rPr>
        <w:t xml:space="preserve"> </w:t>
      </w:r>
      <w:r>
        <w:rPr>
          <w:rStyle w:val=""/>
        </w:rPr>
        <w:t xml:space="preserve">209</w:t>
      </w:r>
      <w:r>
        <w:rPr>
          <w:shd w:val="clear" w:color="" w:fill=""/>
        </w:rPr>
        <w:t xml:space="preserve">:</w:t>
      </w:r>
      <w:r>
        <w:rPr>
          <w:rStyle w:val="RefFPage"/>
        </w:rPr>
        <w:t xml:space="preserve">243</w:t>
      </w:r>
      <w:r>
        <w:rPr>
          <w:shd w:val="clear" w:color="" w:fill=""/>
        </w:rPr>
        <w:t xml:space="preserve">–</w:t>
      </w:r>
      <w:r>
        <w:rPr>
          <w:rStyle w:val="RefLPage"/>
        </w:rPr>
        <w:t xml:space="preserve">250</w:t>
      </w:r>
      <w:r>
        <w:rPr>
          <w:shd w:val="clear" w:color="" w:fill=""/>
        </w:rPr>
        <w:t xml:space="preserve">.</w:t>
      </w:r>
    </w:p>
    <w:p>
      <w:pPr>
        <w:pStyle w:val="jrnlRefText"/>
      </w:pPr>
      <w:bookmarkStart w:id="44" w:name="R24"/>
      <w:bookmarkEnd w:id="44"/>
      <w:r>
        <w:rPr>
          <w:rStyle w:val="RefSurName"/>
        </w:rPr>
        <w:t xml:space="preserve">Kagami</w:t>
      </w:r>
      <w:r>
        <w:rPr>
          <w:rStyle w:val="RefAuthor"/>
        </w:rPr>
        <w:t xml:space="preserve"> </w:t>
      </w:r>
      <w:r>
        <w:rPr>
          <w:rStyle w:val="RefGivenName"/>
        </w:rPr>
        <w:t xml:space="preserve">S</w:t>
      </w:r>
      <w:r>
        <w:rPr>
          <w:shd w:val="clear" w:color="" w:fill=""/>
        </w:rPr>
        <w:t xml:space="preserve">, </w:t>
      </w:r>
      <w:r>
        <w:rPr>
          <w:rStyle w:val="RefSurName"/>
        </w:rPr>
        <w:t xml:space="preserve">Nakajima</w:t>
      </w:r>
      <w:r>
        <w:rPr>
          <w:rStyle w:val="RefAuthor"/>
        </w:rPr>
        <w:t xml:space="preserve"> </w:t>
      </w:r>
      <w:r>
        <w:rPr>
          <w:rStyle w:val="RefGivenName"/>
        </w:rPr>
        <w:t xml:space="preserve">H</w:t>
      </w:r>
      <w:r>
        <w:rPr>
          <w:shd w:val="clear" w:color="" w:fill=""/>
        </w:rPr>
        <w:t xml:space="preserve">, </w:t>
      </w:r>
      <w:r>
        <w:rPr>
          <w:rStyle w:val="RefSurName"/>
        </w:rPr>
        <w:t xml:space="preserve">Kumano</w:t>
      </w:r>
      <w:r>
        <w:rPr>
          <w:rStyle w:val="RefAuthor"/>
        </w:rPr>
        <w:t xml:space="preserve"> </w:t>
      </w:r>
      <w:r>
        <w:rPr>
          <w:rStyle w:val="RefGivenName"/>
        </w:rPr>
        <w:t xml:space="preserve">K</w:t>
      </w:r>
      <w:r>
        <w:rPr>
          <w:shd w:val="clear" w:color="" w:fill=""/>
        </w:rPr>
        <w:t xml:space="preserve">, </w:t>
      </w:r>
      <w:r>
        <w:rPr>
          <w:rStyle w:val="RefSurName"/>
        </w:rPr>
        <w:t xml:space="preserve">Suzuki</w:t>
      </w:r>
      <w:r>
        <w:rPr>
          <w:rStyle w:val="RefAuthor"/>
        </w:rPr>
        <w:t xml:space="preserve"> </w:t>
      </w:r>
      <w:r>
        <w:rPr>
          <w:rStyle w:val="RefGivenName"/>
        </w:rPr>
        <w:t xml:space="preserve">K</w:t>
      </w:r>
      <w:r>
        <w:rPr>
          <w:shd w:val="clear" w:color="" w:fill=""/>
        </w:rPr>
        <w:t xml:space="preserve">, </w:t>
      </w:r>
      <w:r>
        <w:rPr>
          <w:rStyle w:val="RefSurName"/>
        </w:rPr>
        <w:t xml:space="preserve">Suto</w:t>
      </w:r>
      <w:r>
        <w:rPr>
          <w:rStyle w:val="RefAuthor"/>
        </w:rPr>
        <w:t xml:space="preserve"> </w:t>
      </w:r>
      <w:r>
        <w:rPr>
          <w:rStyle w:val="RefGivenName"/>
        </w:rPr>
        <w:t xml:space="preserve">A</w:t>
      </w:r>
      <w:r>
        <w:rPr>
          <w:shd w:val="clear" w:color="" w:fill=""/>
        </w:rPr>
        <w:t xml:space="preserve">, </w:t>
      </w:r>
      <w:r>
        <w:rPr>
          <w:rStyle w:val="RefSurName"/>
        </w:rPr>
        <w:t xml:space="preserve">Imada</w:t>
      </w:r>
      <w:r>
        <w:rPr>
          <w:rStyle w:val="RefAuthor"/>
        </w:rPr>
        <w:t xml:space="preserve"> </w:t>
      </w:r>
      <w:r>
        <w:rPr>
          <w:rStyle w:val="RefGivenName"/>
        </w:rPr>
        <w:t xml:space="preserve">K</w:t>
      </w:r>
      <w:r>
        <w:rPr>
          <w:shd w:val="clear" w:color="" w:fill=""/>
        </w:rPr>
        <w:t xml:space="preserve">, </w:t>
      </w:r>
      <w:r>
        <w:rPr>
          <w:rStyle w:val="RefSurName"/>
        </w:rPr>
        <w:t xml:space="preserve">Davey</w:t>
      </w:r>
      <w:r>
        <w:rPr>
          <w:rStyle w:val="RefAuthor"/>
        </w:rPr>
        <w:t xml:space="preserve"> </w:t>
      </w:r>
      <w:r>
        <w:rPr>
          <w:rStyle w:val="RefGivenName"/>
        </w:rPr>
        <w:t xml:space="preserve">HW</w:t>
      </w:r>
      <w:r>
        <w:rPr>
          <w:shd w:val="clear" w:color="" w:fill=""/>
        </w:rPr>
        <w:t xml:space="preserve">, </w:t>
      </w:r>
      <w:r>
        <w:rPr>
          <w:rStyle w:val="RefSurName"/>
        </w:rPr>
        <w:t xml:space="preserve">Saito</w:t>
      </w:r>
      <w:r>
        <w:rPr>
          <w:rStyle w:val="RefAuthor"/>
        </w:rPr>
        <w:t xml:space="preserve"> </w:t>
      </w:r>
      <w:r>
        <w:rPr>
          <w:rStyle w:val="RefGivenName"/>
        </w:rPr>
        <w:t xml:space="preserve">Y</w:t>
      </w:r>
      <w:r>
        <w:rPr>
          <w:shd w:val="clear" w:color="" w:fill=""/>
        </w:rPr>
        <w:t xml:space="preserve">, </w:t>
      </w:r>
      <w:r>
        <w:rPr>
          <w:rStyle w:val="RefSurName"/>
        </w:rPr>
        <w:t xml:space="preserve">Takatsu</w:t>
      </w:r>
      <w:r>
        <w:rPr>
          <w:rStyle w:val="RefAuthor"/>
        </w:rPr>
        <w:t xml:space="preserve"> </w:t>
      </w:r>
      <w:r>
        <w:rPr>
          <w:rStyle w:val="RefGivenName"/>
        </w:rPr>
        <w:t xml:space="preserve">K</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SurName"/>
        </w:rPr>
        <w:t xml:space="preserve">Iwamoto</w:t>
      </w:r>
      <w:r>
        <w:rPr>
          <w:rStyle w:val="RefAuthor"/>
        </w:rPr>
        <w:t xml:space="preserve"> </w:t>
      </w:r>
      <w:r>
        <w:rPr>
          <w:rStyle w:val="RefGivenName"/>
        </w:rPr>
        <w:t xml:space="preserve">I</w:t>
      </w:r>
      <w:r>
        <w:rPr>
          <w:shd w:val="clear" w:color="" w:fill=""/>
        </w:rPr>
        <w:t xml:space="preserve">. </w:t>
      </w:r>
      <w:r>
        <w:rPr>
          <w:rStyle w:val="RefYear"/>
        </w:rPr>
        <w:t xml:space="preserve">2000</w:t>
      </w:r>
      <w:r>
        <w:rPr>
          <w:shd w:val="clear" w:color="" w:fill=""/>
        </w:rPr>
        <w:t xml:space="preserve">. </w:t>
      </w:r>
      <w:r>
        <w:rPr>
          <w:rStyle w:val="RefArticleTitle"/>
        </w:rPr>
        <w:t xml:space="preserve">Both stat5a and stat5b are required for antigen-induced eosinophil and T-cell recruitment into the tissue</w:t>
      </w:r>
      <w:r>
        <w:rPr>
          <w:shd w:val="clear" w:color="" w:fill=""/>
        </w:rPr>
        <w:t xml:space="preserve">. </w:t>
      </w:r>
      <w:r>
        <w:rPr>
          <w:rStyle w:val=""/>
        </w:rPr>
        <w:t xml:space="preserve">Blood</w:t>
      </w:r>
      <w:r>
        <w:rPr>
          <w:shd w:val="clear" w:color="" w:fill=""/>
        </w:rPr>
        <w:t xml:space="preserve"> </w:t>
      </w:r>
      <w:r>
        <w:rPr>
          <w:rStyle w:val=""/>
        </w:rPr>
        <w:t xml:space="preserve">95</w:t>
      </w:r>
      <w:r>
        <w:rPr>
          <w:shd w:val="clear" w:color="" w:fill=""/>
        </w:rPr>
        <w:t xml:space="preserve">:</w:t>
      </w:r>
      <w:r>
        <w:rPr>
          <w:rStyle w:val="RefFPage"/>
        </w:rPr>
        <w:t xml:space="preserve">1370</w:t>
      </w:r>
      <w:r>
        <w:rPr>
          <w:shd w:val="clear" w:color="" w:fill=""/>
        </w:rPr>
        <w:t xml:space="preserve">–</w:t>
      </w:r>
      <w:r>
        <w:rPr>
          <w:rStyle w:val="RefLPage"/>
        </w:rPr>
        <w:t xml:space="preserve">1377</w:t>
      </w:r>
      <w:r>
        <w:rPr>
          <w:shd w:val="clear" w:color="" w:fill=""/>
        </w:rPr>
        <w:t xml:space="preserve">.</w:t>
      </w:r>
    </w:p>
    <w:p>
      <w:pPr>
        <w:pStyle w:val="jrnlRefText"/>
      </w:pPr>
      <w:bookmarkStart w:id="45" w:name="R25"/>
      <w:bookmarkEnd w:id="45"/>
      <w:r>
        <w:rPr>
          <w:rStyle w:val="RefSurName"/>
        </w:rPr>
        <w:t xml:space="preserve">Kagami</w:t>
      </w:r>
      <w:r>
        <w:rPr>
          <w:rStyle w:val="RefAuthor"/>
        </w:rPr>
        <w:t xml:space="preserve"> </w:t>
      </w:r>
      <w:r>
        <w:rPr>
          <w:rStyle w:val="RefGivenName"/>
        </w:rPr>
        <w:t xml:space="preserve">S</w:t>
      </w:r>
      <w:r>
        <w:rPr>
          <w:shd w:val="clear" w:color="" w:fill=""/>
        </w:rPr>
        <w:t xml:space="preserve">, </w:t>
      </w:r>
      <w:r>
        <w:rPr>
          <w:rStyle w:val="RefSurName"/>
        </w:rPr>
        <w:t xml:space="preserve">Nakajima</w:t>
      </w:r>
      <w:r>
        <w:rPr>
          <w:rStyle w:val="RefAuthor"/>
        </w:rPr>
        <w:t xml:space="preserve"> </w:t>
      </w:r>
      <w:r>
        <w:rPr>
          <w:rStyle w:val="RefGivenName"/>
        </w:rPr>
        <w:t xml:space="preserve">H</w:t>
      </w:r>
      <w:r>
        <w:rPr>
          <w:shd w:val="clear" w:color="" w:fill=""/>
        </w:rPr>
        <w:t xml:space="preserve">, </w:t>
      </w:r>
      <w:r>
        <w:rPr>
          <w:rStyle w:val="RefSurName"/>
        </w:rPr>
        <w:t xml:space="preserve">Suto</w:t>
      </w:r>
      <w:r>
        <w:rPr>
          <w:rStyle w:val="RefAuthor"/>
        </w:rPr>
        <w:t xml:space="preserve"> </w:t>
      </w:r>
      <w:r>
        <w:rPr>
          <w:rStyle w:val="RefGivenName"/>
        </w:rPr>
        <w:t xml:space="preserve">A</w:t>
      </w:r>
      <w:r>
        <w:rPr>
          <w:shd w:val="clear" w:color="" w:fill=""/>
        </w:rPr>
        <w:t xml:space="preserve">, </w:t>
      </w:r>
      <w:r>
        <w:rPr>
          <w:rStyle w:val="RefSurName"/>
        </w:rPr>
        <w:t xml:space="preserve">Hirose</w:t>
      </w:r>
      <w:r>
        <w:rPr>
          <w:rStyle w:val="RefAuthor"/>
        </w:rPr>
        <w:t xml:space="preserve"> </w:t>
      </w:r>
      <w:r>
        <w:rPr>
          <w:rStyle w:val="RefGivenName"/>
        </w:rPr>
        <w:t xml:space="preserve">K</w:t>
      </w:r>
      <w:r>
        <w:rPr>
          <w:shd w:val="clear" w:color="" w:fill=""/>
        </w:rPr>
        <w:t xml:space="preserve">, </w:t>
      </w:r>
      <w:r>
        <w:rPr>
          <w:rStyle w:val="RefSurName"/>
        </w:rPr>
        <w:t xml:space="preserve">Suzuki</w:t>
      </w:r>
      <w:r>
        <w:rPr>
          <w:rStyle w:val="RefAuthor"/>
        </w:rPr>
        <w:t xml:space="preserve"> </w:t>
      </w:r>
      <w:r>
        <w:rPr>
          <w:rStyle w:val="RefGivenName"/>
        </w:rPr>
        <w:t xml:space="preserve">K</w:t>
      </w:r>
      <w:r>
        <w:rPr>
          <w:shd w:val="clear" w:color="" w:fill=""/>
        </w:rPr>
        <w:t xml:space="preserve">, </w:t>
      </w:r>
      <w:r>
        <w:rPr>
          <w:rStyle w:val="RefSurName"/>
        </w:rPr>
        <w:t xml:space="preserve">Morita</w:t>
      </w:r>
      <w:r>
        <w:rPr>
          <w:rStyle w:val="RefAuthor"/>
        </w:rPr>
        <w:t xml:space="preserve"> </w:t>
      </w:r>
      <w:r>
        <w:rPr>
          <w:rStyle w:val="RefGivenName"/>
        </w:rPr>
        <w:t xml:space="preserve">S</w:t>
      </w:r>
      <w:r>
        <w:rPr>
          <w:shd w:val="clear" w:color="" w:fill=""/>
        </w:rPr>
        <w:t xml:space="preserve">, </w:t>
      </w:r>
      <w:r>
        <w:rPr>
          <w:rStyle w:val="RefSurName"/>
        </w:rPr>
        <w:t xml:space="preserve">Kato</w:t>
      </w:r>
      <w:r>
        <w:rPr>
          <w:rStyle w:val="RefAuthor"/>
        </w:rPr>
        <w:t xml:space="preserve"> </w:t>
      </w:r>
      <w:r>
        <w:rPr>
          <w:rStyle w:val="RefGivenName"/>
        </w:rPr>
        <w:t xml:space="preserve">I</w:t>
      </w:r>
      <w:r>
        <w:rPr>
          <w:shd w:val="clear" w:color="" w:fill=""/>
        </w:rPr>
        <w:t xml:space="preserve">, </w:t>
      </w:r>
      <w:r>
        <w:rPr>
          <w:rStyle w:val="RefSurName"/>
        </w:rPr>
        <w:t xml:space="preserve">Saito</w:t>
      </w:r>
      <w:r>
        <w:rPr>
          <w:rStyle w:val="RefAuthor"/>
        </w:rPr>
        <w:t xml:space="preserve"> </w:t>
      </w:r>
      <w:r>
        <w:rPr>
          <w:rStyle w:val="RefGivenName"/>
        </w:rPr>
        <w:t xml:space="preserve">Y</w:t>
      </w:r>
      <w:r>
        <w:rPr>
          <w:shd w:val="clear" w:color="" w:fill=""/>
        </w:rPr>
        <w:t xml:space="preserve">, </w:t>
      </w:r>
      <w:r>
        <w:rPr>
          <w:rStyle w:val="RefSurName"/>
        </w:rPr>
        <w:t xml:space="preserve">Kitamura</w:t>
      </w:r>
      <w:r>
        <w:rPr>
          <w:rStyle w:val="RefAuthor"/>
        </w:rPr>
        <w:t xml:space="preserve"> </w:t>
      </w:r>
      <w:r>
        <w:rPr>
          <w:rStyle w:val="RefGivenName"/>
        </w:rPr>
        <w:t xml:space="preserve">T</w:t>
      </w:r>
      <w:r>
        <w:rPr>
          <w:shd w:val="clear" w:color="" w:fill=""/>
        </w:rPr>
        <w:t xml:space="preserve">, </w:t>
      </w:r>
      <w:r>
        <w:rPr>
          <w:rStyle w:val="RefSurName"/>
        </w:rPr>
        <w:t xml:space="preserve">Iwamoto</w:t>
      </w:r>
      <w:r>
        <w:rPr>
          <w:rStyle w:val="RefAuthor"/>
        </w:rPr>
        <w:t xml:space="preserve"> </w:t>
      </w:r>
      <w:r>
        <w:rPr>
          <w:rStyle w:val="RefGivenName"/>
        </w:rPr>
        <w:t xml:space="preserve">I</w:t>
      </w:r>
      <w:r>
        <w:rPr>
          <w:shd w:val="clear" w:color="" w:fill=""/>
        </w:rPr>
        <w:t xml:space="preserve">. </w:t>
      </w:r>
      <w:r>
        <w:rPr>
          <w:rStyle w:val="RefYear"/>
        </w:rPr>
        <w:t xml:space="preserve">2001</w:t>
      </w:r>
      <w:r>
        <w:rPr>
          <w:shd w:val="clear" w:color="" w:fill=""/>
        </w:rPr>
        <w:t xml:space="preserve">. </w:t>
      </w:r>
      <w:r>
        <w:rPr>
          <w:rStyle w:val="RefArticleTitle"/>
        </w:rPr>
        <w:t xml:space="preserve">Stat5a regulates T helper cell differentiation by several distinct mechanisms</w:t>
      </w:r>
      <w:r>
        <w:rPr>
          <w:shd w:val="clear" w:color="" w:fill=""/>
        </w:rPr>
        <w:t xml:space="preserve">. </w:t>
      </w:r>
      <w:r>
        <w:rPr>
          <w:rStyle w:val=""/>
        </w:rPr>
        <w:t xml:space="preserve">Blood</w:t>
      </w:r>
      <w:r>
        <w:rPr>
          <w:shd w:val="clear" w:color="" w:fill=""/>
        </w:rPr>
        <w:t xml:space="preserve"> </w:t>
      </w:r>
      <w:r>
        <w:rPr>
          <w:rStyle w:val=""/>
        </w:rPr>
        <w:t xml:space="preserve">97</w:t>
      </w:r>
      <w:r>
        <w:rPr>
          <w:shd w:val="clear" w:color="" w:fill=""/>
        </w:rPr>
        <w:t xml:space="preserve">:</w:t>
      </w:r>
      <w:r>
        <w:rPr>
          <w:rStyle w:val="RefFPage"/>
        </w:rPr>
        <w:t xml:space="preserve">2358</w:t>
      </w:r>
      <w:r>
        <w:rPr>
          <w:shd w:val="clear" w:color="" w:fill=""/>
        </w:rPr>
        <w:t xml:space="preserve">–</w:t>
      </w:r>
      <w:r>
        <w:rPr>
          <w:rStyle w:val="RefLPage"/>
        </w:rPr>
        <w:t xml:space="preserve">2365</w:t>
      </w:r>
      <w:r>
        <w:rPr>
          <w:shd w:val="clear" w:color="" w:fill=""/>
        </w:rPr>
        <w:t xml:space="preserve">.</w:t>
      </w:r>
    </w:p>
    <w:p>
      <w:pPr>
        <w:pStyle w:val="jrnlRefText"/>
      </w:pPr>
      <w:bookmarkStart w:id="46" w:name="R26"/>
      <w:bookmarkEnd w:id="46"/>
      <w:r>
        <w:rPr>
          <w:rStyle w:val="RefSurName"/>
        </w:rPr>
        <w:t xml:space="preserve">Kanai</w:t>
      </w:r>
      <w:r>
        <w:rPr>
          <w:rStyle w:val="RefAuthor"/>
        </w:rPr>
        <w:t xml:space="preserve"> </w:t>
      </w:r>
      <w:r>
        <w:rPr>
          <w:rStyle w:val="RefGivenName"/>
        </w:rPr>
        <w:t xml:space="preserve">T</w:t>
      </w:r>
      <w:r>
        <w:rPr>
          <w:shd w:val="clear" w:color="" w:fill=""/>
        </w:rPr>
        <w:t xml:space="preserve">, </w:t>
      </w:r>
      <w:r>
        <w:rPr>
          <w:rStyle w:val="RefSurName"/>
        </w:rPr>
        <w:t xml:space="preserve">Jenks</w:t>
      </w:r>
      <w:r>
        <w:rPr>
          <w:rStyle w:val="RefAuthor"/>
        </w:rPr>
        <w:t xml:space="preserve"> </w:t>
      </w:r>
      <w:r>
        <w:rPr>
          <w:rStyle w:val="RefGivenName"/>
        </w:rPr>
        <w:t xml:space="preserve">J</w:t>
      </w:r>
      <w:r>
        <w:rPr>
          <w:shd w:val="clear" w:color="" w:fill=""/>
        </w:rPr>
        <w:t xml:space="preserve">, </w:t>
      </w:r>
      <w:r>
        <w:rPr>
          <w:rStyle w:val="RefSurName"/>
        </w:rPr>
        <w:t xml:space="preserve">Nadeau</w:t>
      </w:r>
      <w:r>
        <w:rPr>
          <w:rStyle w:val="RefAuthor"/>
        </w:rPr>
        <w:t xml:space="preserve"> </w:t>
      </w:r>
      <w:r>
        <w:rPr>
          <w:rStyle w:val="RefGivenName"/>
        </w:rPr>
        <w:t xml:space="preserve">KC</w:t>
      </w:r>
      <w:r>
        <w:rPr>
          <w:shd w:val="clear" w:color="" w:fill=""/>
        </w:rPr>
        <w:t xml:space="preserve">. </w:t>
      </w:r>
      <w:r>
        <w:rPr>
          <w:rStyle w:val="RefYear"/>
        </w:rPr>
        <w:t xml:space="preserve">2012</w:t>
      </w:r>
      <w:r>
        <w:rPr>
          <w:shd w:val="clear" w:color="" w:fill=""/>
        </w:rPr>
        <w:t xml:space="preserve">. </w:t>
      </w:r>
      <w:r>
        <w:rPr>
          <w:rStyle w:val="RefArticleTitle"/>
        </w:rPr>
        <w:t xml:space="preserve">The STAT5b pathway defect and autoimmunity</w:t>
      </w:r>
      <w:r>
        <w:rPr>
          <w:shd w:val="clear" w:color="" w:fill=""/>
        </w:rPr>
        <w:t xml:space="preserve">. </w:t>
      </w:r>
      <w:r>
        <w:rPr>
          <w:rStyle w:val=""/>
        </w:rPr>
        <w:t xml:space="preserve">Frontiers in Immunology</w:t>
      </w:r>
      <w:r>
        <w:rPr>
          <w:shd w:val="clear" w:color="" w:fill=""/>
        </w:rPr>
        <w:t xml:space="preserve"> </w:t>
      </w:r>
      <w:r>
        <w:rPr>
          <w:rStyle w:val=""/>
        </w:rPr>
        <w:t xml:space="preserve">3</w:t>
      </w:r>
      <w:r>
        <w:rPr>
          <w:shd w:val="clear" w:color="" w:fill=""/>
        </w:rPr>
        <w:t xml:space="preserve">:</w:t>
      </w:r>
      <w:r>
        <w:rPr>
          <w:rStyle w:val="RefELocation"/>
        </w:rPr>
        <w:t xml:space="preserve">234</w:t>
      </w:r>
      <w:r>
        <w:rPr>
          <w:shd w:val="clear" w:color="" w:fill=""/>
        </w:rPr>
        <w:t xml:space="preserve">.</w:t>
      </w:r>
    </w:p>
    <w:p>
      <w:pPr>
        <w:pStyle w:val="jrnlRefText"/>
      </w:pPr>
      <w:bookmarkStart w:id="47" w:name="R27"/>
      <w:bookmarkEnd w:id="47"/>
      <w:r>
        <w:rPr>
          <w:rStyle w:val="RefSurName"/>
        </w:rPr>
        <w:t xml:space="preserve">Kanai</w:t>
      </w:r>
      <w:r>
        <w:rPr>
          <w:rStyle w:val="RefAuthor"/>
        </w:rPr>
        <w:t xml:space="preserve"> </w:t>
      </w:r>
      <w:r>
        <w:rPr>
          <w:rStyle w:val="RefGivenName"/>
        </w:rPr>
        <w:t xml:space="preserve">T</w:t>
      </w:r>
      <w:r>
        <w:rPr>
          <w:shd w:val="clear" w:color="" w:fill=""/>
        </w:rPr>
        <w:t xml:space="preserve">, </w:t>
      </w:r>
      <w:r>
        <w:rPr>
          <w:rStyle w:val="RefSurName"/>
        </w:rPr>
        <w:t xml:space="preserve">Seki</w:t>
      </w:r>
      <w:r>
        <w:rPr>
          <w:rStyle w:val="RefAuthor"/>
        </w:rPr>
        <w:t xml:space="preserve"> </w:t>
      </w:r>
      <w:r>
        <w:rPr>
          <w:rStyle w:val="RefGivenName"/>
        </w:rPr>
        <w:t xml:space="preserve">S</w:t>
      </w:r>
      <w:r>
        <w:rPr>
          <w:shd w:val="clear" w:color="" w:fill=""/>
        </w:rPr>
        <w:t xml:space="preserve">, </w:t>
      </w:r>
      <w:r>
        <w:rPr>
          <w:rStyle w:val="RefSurName"/>
        </w:rPr>
        <w:t xml:space="preserve">Jenks</w:t>
      </w:r>
      <w:r>
        <w:rPr>
          <w:rStyle w:val="RefAuthor"/>
        </w:rPr>
        <w:t xml:space="preserve"> </w:t>
      </w:r>
      <w:r>
        <w:rPr>
          <w:rStyle w:val="RefGivenName"/>
        </w:rPr>
        <w:t xml:space="preserve">JA</w:t>
      </w:r>
      <w:r>
        <w:rPr>
          <w:shd w:val="clear" w:color="" w:fill=""/>
        </w:rPr>
        <w:t xml:space="preserve">, </w:t>
      </w:r>
      <w:r>
        <w:rPr>
          <w:rStyle w:val="RefSurName"/>
        </w:rPr>
        <w:t xml:space="preserve">Kohli</w:t>
      </w:r>
      <w:r>
        <w:rPr>
          <w:rStyle w:val="RefAuthor"/>
        </w:rPr>
        <w:t xml:space="preserve"> </w:t>
      </w:r>
      <w:r>
        <w:rPr>
          <w:rStyle w:val="RefGivenName"/>
        </w:rPr>
        <w:t xml:space="preserve">A</w:t>
      </w:r>
      <w:r>
        <w:rPr>
          <w:shd w:val="clear" w:color="" w:fill=""/>
        </w:rPr>
        <w:t xml:space="preserve">, </w:t>
      </w:r>
      <w:r>
        <w:rPr>
          <w:rStyle w:val="RefSurName"/>
        </w:rPr>
        <w:t xml:space="preserve">Kawli</w:t>
      </w:r>
      <w:r>
        <w:rPr>
          <w:rStyle w:val="RefAuthor"/>
        </w:rPr>
        <w:t xml:space="preserve"> </w:t>
      </w:r>
      <w:r>
        <w:rPr>
          <w:rStyle w:val="RefGivenName"/>
        </w:rPr>
        <w:t xml:space="preserve">T</w:t>
      </w:r>
      <w:r>
        <w:rPr>
          <w:shd w:val="clear" w:color="" w:fill=""/>
        </w:rPr>
        <w:t xml:space="preserve">, </w:t>
      </w:r>
      <w:r>
        <w:rPr>
          <w:rStyle w:val="RefSurName"/>
        </w:rPr>
        <w:t xml:space="preserve">Martin</w:t>
      </w:r>
      <w:r>
        <w:rPr>
          <w:rStyle w:val="RefAuthor"/>
        </w:rPr>
        <w:t xml:space="preserve"> </w:t>
      </w:r>
      <w:r>
        <w:rPr>
          <w:rStyle w:val="RefGivenName"/>
        </w:rPr>
        <w:t xml:space="preserve">DP</w:t>
      </w:r>
      <w:r>
        <w:rPr>
          <w:shd w:val="clear" w:color="" w:fill=""/>
        </w:rPr>
        <w:t xml:space="preserve">, </w:t>
      </w:r>
      <w:r>
        <w:rPr>
          <w:rStyle w:val="RefSurName"/>
        </w:rPr>
        <w:t xml:space="preserve">Snyder</w:t>
      </w:r>
      <w:r>
        <w:rPr>
          <w:rStyle w:val="RefAuthor"/>
        </w:rPr>
        <w:t xml:space="preserve"> </w:t>
      </w:r>
      <w:r>
        <w:rPr>
          <w:rStyle w:val="RefGivenName"/>
        </w:rPr>
        <w:t xml:space="preserve">M</w:t>
      </w:r>
      <w:r>
        <w:rPr>
          <w:shd w:val="clear" w:color="" w:fill=""/>
        </w:rPr>
        <w:t xml:space="preserve">, </w:t>
      </w:r>
      <w:r>
        <w:rPr>
          <w:rStyle w:val="RefSurName"/>
        </w:rPr>
        <w:t xml:space="preserve">Bacchetta</w:t>
      </w:r>
      <w:r>
        <w:rPr>
          <w:rStyle w:val="RefAuthor"/>
        </w:rPr>
        <w:t xml:space="preserve"> </w:t>
      </w:r>
      <w:r>
        <w:rPr>
          <w:rStyle w:val="RefGivenName"/>
        </w:rPr>
        <w:t xml:space="preserve">R</w:t>
      </w:r>
      <w:r>
        <w:rPr>
          <w:shd w:val="clear" w:color="" w:fill=""/>
        </w:rPr>
        <w:t xml:space="preserve">, </w:t>
      </w:r>
      <w:r>
        <w:rPr>
          <w:rStyle w:val="RefSurName"/>
        </w:rPr>
        <w:t xml:space="preserve">Nadeau</w:t>
      </w:r>
      <w:r>
        <w:rPr>
          <w:rStyle w:val="RefAuthor"/>
        </w:rPr>
        <w:t xml:space="preserve"> </w:t>
      </w:r>
      <w:r>
        <w:rPr>
          <w:rStyle w:val="RefGivenName"/>
        </w:rPr>
        <w:t xml:space="preserve">KC</w:t>
      </w:r>
      <w:r>
        <w:rPr>
          <w:shd w:val="clear" w:color="" w:fill=""/>
        </w:rPr>
        <w:t xml:space="preserve">. </w:t>
      </w:r>
      <w:r>
        <w:rPr>
          <w:rStyle w:val="RefYear"/>
        </w:rPr>
        <w:t xml:space="preserve">2014</w:t>
      </w:r>
      <w:r>
        <w:rPr>
          <w:shd w:val="clear" w:color="" w:fill=""/>
        </w:rPr>
        <w:t xml:space="preserve">. </w:t>
      </w:r>
      <w:r>
        <w:rPr>
          <w:rStyle w:val="RefArticleTitle"/>
        </w:rPr>
        <w:t xml:space="preserve">Identification of STAT5A and STAT5B target genes in human T cells</w:t>
      </w:r>
      <w:r>
        <w:rPr>
          <w:shd w:val="clear" w:color="" w:fill=""/>
        </w:rPr>
        <w:t xml:space="preserve">. </w:t>
      </w:r>
      <w:r>
        <w:rPr>
          <w:rStyle w:val=""/>
        </w:rPr>
        <w:t xml:space="preserve">PloS One</w:t>
      </w:r>
      <w:r>
        <w:rPr>
          <w:shd w:val="clear" w:color="" w:fill=""/>
        </w:rPr>
        <w:t xml:space="preserve"> </w:t>
      </w:r>
      <w:r>
        <w:rPr>
          <w:rStyle w:val=""/>
        </w:rPr>
        <w:t xml:space="preserve">9</w:t>
      </w:r>
      <w:r>
        <w:rPr>
          <w:shd w:val="clear" w:color="" w:fill=""/>
        </w:rPr>
        <w:t xml:space="preserve">:</w:t>
      </w:r>
      <w:r>
        <w:rPr>
          <w:rStyle w:val="RefFPage"/>
        </w:rPr>
        <w:t xml:space="preserve">e86790</w:t>
      </w:r>
      <w:r>
        <w:rPr>
          <w:shd w:val="clear" w:color="" w:fill=""/>
        </w:rPr>
        <w:t xml:space="preserve">.</w:t>
      </w:r>
    </w:p>
    <w:p>
      <w:pPr>
        <w:pStyle w:val="jrnlRefText"/>
      </w:pPr>
      <w:bookmarkStart w:id="48" w:name="R28"/>
      <w:bookmarkEnd w:id="48"/>
      <w:r>
        <w:rPr>
          <w:rStyle w:val="RefSurName"/>
        </w:rPr>
        <w:t xml:space="preserve">Kelly</w:t>
      </w:r>
      <w:r>
        <w:rPr>
          <w:rStyle w:val="RefAuthor"/>
        </w:rPr>
        <w:t xml:space="preserve"> </w:t>
      </w:r>
      <w:r>
        <w:rPr>
          <w:rStyle w:val="RefGivenName"/>
        </w:rPr>
        <w:t xml:space="preserve">J</w:t>
      </w:r>
      <w:r>
        <w:rPr>
          <w:shd w:val="clear" w:color="" w:fill=""/>
        </w:rPr>
        <w:t xml:space="preserve">, </w:t>
      </w:r>
      <w:r>
        <w:rPr>
          <w:rStyle w:val="RefSurName"/>
        </w:rPr>
        <w:t xml:space="preserve">Spolski</w:t>
      </w:r>
      <w:r>
        <w:rPr>
          <w:rStyle w:val="RefAuthor"/>
        </w:rPr>
        <w:t xml:space="preserve"> </w:t>
      </w:r>
      <w:r>
        <w:rPr>
          <w:rStyle w:val="RefGivenName"/>
        </w:rPr>
        <w:t xml:space="preserve">R</w:t>
      </w:r>
      <w:r>
        <w:rPr>
          <w:shd w:val="clear" w:color="" w:fill=""/>
        </w:rPr>
        <w:t xml:space="preserve">, </w:t>
      </w:r>
      <w:r>
        <w:rPr>
          <w:rStyle w:val="RefSurName"/>
        </w:rPr>
        <w:t xml:space="preserve">Imada</w:t>
      </w:r>
      <w:r>
        <w:rPr>
          <w:rStyle w:val="RefAuthor"/>
        </w:rPr>
        <w:t xml:space="preserve"> </w:t>
      </w:r>
      <w:r>
        <w:rPr>
          <w:rStyle w:val="RefGivenName"/>
        </w:rPr>
        <w:t xml:space="preserve">K</w:t>
      </w:r>
      <w:r>
        <w:rPr>
          <w:shd w:val="clear" w:color="" w:fill=""/>
        </w:rPr>
        <w:t xml:space="preserve">, </w:t>
      </w:r>
      <w:r>
        <w:rPr>
          <w:rStyle w:val="RefSurName"/>
        </w:rPr>
        <w:t xml:space="preserve">Bollenbacher</w:t>
      </w:r>
      <w:r>
        <w:rPr>
          <w:rStyle w:val="RefAuthor"/>
        </w:rPr>
        <w:t xml:space="preserve"> </w:t>
      </w:r>
      <w:r>
        <w:rPr>
          <w:rStyle w:val="RefGivenName"/>
        </w:rPr>
        <w:t xml:space="preserve">J</w:t>
      </w:r>
      <w:r>
        <w:rPr>
          <w:shd w:val="clear" w:color="" w:fill=""/>
        </w:rPr>
        <w:t xml:space="preserve">, </w:t>
      </w:r>
      <w:r>
        <w:rPr>
          <w:rStyle w:val="RefSurName"/>
        </w:rPr>
        <w:t xml:space="preserve">Lee</w:t>
      </w:r>
      <w:r>
        <w:rPr>
          <w:rStyle w:val="RefAuthor"/>
        </w:rPr>
        <w:t xml:space="preserve"> </w:t>
      </w:r>
      <w:r>
        <w:rPr>
          <w:rStyle w:val="RefGivenName"/>
        </w:rPr>
        <w:t xml:space="preserve">S</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2003a</w:t>
      </w:r>
      <w:r>
        <w:rPr>
          <w:shd w:val="clear" w:color="" w:fill=""/>
        </w:rPr>
        <w:t xml:space="preserve">. </w:t>
      </w:r>
      <w:r>
        <w:rPr>
          <w:rStyle w:val="RefArticleTitle"/>
        </w:rPr>
        <w:t xml:space="preserve">A role for stat5 in CD8+ T cell homeostasis</w:t>
      </w:r>
      <w:r>
        <w:rPr>
          <w:shd w:val="clear" w:color="" w:fill=""/>
        </w:rPr>
        <w:t xml:space="preserve">. </w:t>
      </w:r>
      <w:r>
        <w:rPr>
          <w:rStyle w:val=""/>
        </w:rPr>
        <w:t xml:space="preserve">Journal of Immunology</w:t>
      </w:r>
      <w:r>
        <w:rPr>
          <w:shd w:val="clear" w:color="" w:fill=""/>
        </w:rPr>
        <w:t xml:space="preserve"> </w:t>
      </w:r>
      <w:r>
        <w:rPr>
          <w:rStyle w:val=""/>
        </w:rPr>
        <w:t xml:space="preserve">170</w:t>
      </w:r>
      <w:r>
        <w:rPr>
          <w:shd w:val="clear" w:color="" w:fill=""/>
        </w:rPr>
        <w:t xml:space="preserve">:</w:t>
      </w:r>
      <w:r>
        <w:rPr>
          <w:rStyle w:val="RefFPage"/>
        </w:rPr>
        <w:t xml:space="preserve">210</w:t>
      </w:r>
      <w:r>
        <w:rPr>
          <w:shd w:val="clear" w:color="" w:fill=""/>
        </w:rPr>
        <w:t xml:space="preserve">–</w:t>
      </w:r>
      <w:r>
        <w:rPr>
          <w:rStyle w:val="RefLPage"/>
        </w:rPr>
        <w:t xml:space="preserve">217</w:t>
      </w:r>
      <w:r>
        <w:rPr>
          <w:shd w:val="clear" w:color="" w:fill=""/>
        </w:rPr>
        <w:t xml:space="preserve">.</w:t>
      </w:r>
    </w:p>
    <w:p>
      <w:pPr>
        <w:pStyle w:val="jrnlRefText"/>
      </w:pPr>
      <w:bookmarkStart w:id="49" w:name="R29"/>
      <w:bookmarkEnd w:id="49"/>
      <w:r>
        <w:rPr>
          <w:rStyle w:val="RefSurName"/>
        </w:rPr>
        <w:t xml:space="preserve">Kelly</w:t>
      </w:r>
      <w:r>
        <w:rPr>
          <w:rStyle w:val="RefAuthor"/>
        </w:rPr>
        <w:t xml:space="preserve"> </w:t>
      </w:r>
      <w:r>
        <w:rPr>
          <w:rStyle w:val="RefGivenName"/>
        </w:rPr>
        <w:t xml:space="preserve">JA</w:t>
      </w:r>
      <w:r>
        <w:rPr>
          <w:shd w:val="clear" w:color="" w:fill=""/>
        </w:rPr>
        <w:t xml:space="preserve">, </w:t>
      </w:r>
      <w:r>
        <w:rPr>
          <w:rStyle w:val="RefSurName"/>
        </w:rPr>
        <w:t xml:space="preserve">Spolski</w:t>
      </w:r>
      <w:r>
        <w:rPr>
          <w:rStyle w:val="RefAuthor"/>
        </w:rPr>
        <w:t xml:space="preserve"> </w:t>
      </w:r>
      <w:r>
        <w:rPr>
          <w:rStyle w:val="RefGivenName"/>
        </w:rPr>
        <w:t xml:space="preserve">R</w:t>
      </w:r>
      <w:r>
        <w:rPr>
          <w:shd w:val="clear" w:color="" w:fill=""/>
        </w:rPr>
        <w:t xml:space="preserve">, </w:t>
      </w:r>
      <w:r>
        <w:rPr>
          <w:rStyle w:val="RefSurName"/>
        </w:rPr>
        <w:t xml:space="preserve">Kovanen</w:t>
      </w:r>
      <w:r>
        <w:rPr>
          <w:rStyle w:val="RefAuthor"/>
        </w:rPr>
        <w:t xml:space="preserve"> </w:t>
      </w:r>
      <w:r>
        <w:rPr>
          <w:rStyle w:val="RefGivenName"/>
        </w:rPr>
        <w:t xml:space="preserve">PE</w:t>
      </w:r>
      <w:r>
        <w:rPr>
          <w:shd w:val="clear" w:color="" w:fill=""/>
        </w:rPr>
        <w:t xml:space="preserve">, </w:t>
      </w:r>
      <w:r>
        <w:rPr>
          <w:rStyle w:val="RefSurName"/>
        </w:rPr>
        <w:t xml:space="preserve">Suzuki</w:t>
      </w:r>
      <w:r>
        <w:rPr>
          <w:rStyle w:val="RefAuthor"/>
        </w:rPr>
        <w:t xml:space="preserve"> </w:t>
      </w:r>
      <w:r>
        <w:rPr>
          <w:rStyle w:val="RefGivenName"/>
        </w:rPr>
        <w:t xml:space="preserve">T</w:t>
      </w:r>
      <w:r>
        <w:rPr>
          <w:shd w:val="clear" w:color="" w:fill=""/>
        </w:rPr>
        <w:t xml:space="preserve">, </w:t>
      </w:r>
      <w:r>
        <w:rPr>
          <w:rStyle w:val="RefSurName"/>
        </w:rPr>
        <w:t xml:space="preserve">Bollenbacher</w:t>
      </w:r>
      <w:r>
        <w:rPr>
          <w:rStyle w:val="RefAuthor"/>
        </w:rPr>
        <w:t xml:space="preserve"> </w:t>
      </w:r>
      <w:r>
        <w:rPr>
          <w:rStyle w:val="RefGivenName"/>
        </w:rPr>
        <w:t xml:space="preserve">J</w:t>
      </w:r>
      <w:r>
        <w:rPr>
          <w:shd w:val="clear" w:color="" w:fill=""/>
        </w:rPr>
        <w:t xml:space="preserve">, </w:t>
      </w:r>
      <w:r>
        <w:rPr>
          <w:rStyle w:val="RefSurName"/>
        </w:rPr>
        <w:t xml:space="preserve">Pise-Masison</w:t>
      </w:r>
      <w:r>
        <w:rPr>
          <w:rStyle w:val="RefAuthor"/>
        </w:rPr>
        <w:t xml:space="preserve"> </w:t>
      </w:r>
      <w:r>
        <w:rPr>
          <w:rStyle w:val="RefGivenName"/>
        </w:rPr>
        <w:t xml:space="preserve">CA</w:t>
      </w:r>
      <w:r>
        <w:rPr>
          <w:shd w:val="clear" w:color="" w:fill=""/>
        </w:rPr>
        <w:t xml:space="preserve">, </w:t>
      </w:r>
      <w:r>
        <w:rPr>
          <w:rStyle w:val="RefSurName"/>
        </w:rPr>
        <w:t xml:space="preserve">Radonovich</w:t>
      </w:r>
      <w:r>
        <w:rPr>
          <w:rStyle w:val="RefAuthor"/>
        </w:rPr>
        <w:t xml:space="preserve"> </w:t>
      </w:r>
      <w:r>
        <w:rPr>
          <w:rStyle w:val="RefGivenName"/>
        </w:rPr>
        <w:t xml:space="preserve">MF</w:t>
      </w:r>
      <w:r>
        <w:rPr>
          <w:shd w:val="clear" w:color="" w:fill=""/>
        </w:rPr>
        <w:t xml:space="preserve">, </w:t>
      </w:r>
      <w:r>
        <w:rPr>
          <w:rStyle w:val="RefSurName"/>
        </w:rPr>
        <w:t xml:space="preserve">Lee</w:t>
      </w:r>
      <w:r>
        <w:rPr>
          <w:rStyle w:val="RefAuthor"/>
        </w:rPr>
        <w:t xml:space="preserve"> </w:t>
      </w:r>
      <w:r>
        <w:rPr>
          <w:rStyle w:val="RefGivenName"/>
        </w:rPr>
        <w:t xml:space="preserve">S</w:t>
      </w:r>
      <w:r>
        <w:rPr>
          <w:shd w:val="clear" w:color="" w:fill=""/>
        </w:rPr>
        <w:t xml:space="preserve">, </w:t>
      </w:r>
      <w:r>
        <w:rPr>
          <w:rStyle w:val="RefSurName"/>
        </w:rPr>
        <w:t xml:space="preserve">Jenkins</w:t>
      </w:r>
      <w:r>
        <w:rPr>
          <w:rStyle w:val="RefAuthor"/>
        </w:rPr>
        <w:t xml:space="preserve"> </w:t>
      </w:r>
      <w:r>
        <w:rPr>
          <w:rStyle w:val="RefGivenName"/>
        </w:rPr>
        <w:t xml:space="preserve">NA</w:t>
      </w:r>
      <w:r>
        <w:rPr>
          <w:shd w:val="clear" w:color="" w:fill=""/>
        </w:rPr>
        <w:t xml:space="preserve">, </w:t>
      </w:r>
      <w:r>
        <w:rPr>
          <w:rStyle w:val="RefSurName"/>
        </w:rPr>
        <w:t xml:space="preserve">Copeland</w:t>
      </w:r>
      <w:r>
        <w:rPr>
          <w:rStyle w:val="RefAuthor"/>
        </w:rPr>
        <w:t xml:space="preserve"> </w:t>
      </w:r>
      <w:r>
        <w:rPr>
          <w:rStyle w:val="RefGivenName"/>
        </w:rPr>
        <w:t xml:space="preserve">NG</w:t>
      </w:r>
      <w:r>
        <w:rPr>
          <w:shd w:val="clear" w:color="" w:fill=""/>
        </w:rPr>
        <w:t xml:space="preserve">, </w:t>
      </w:r>
      <w:r>
        <w:rPr>
          <w:rStyle w:val="RefSurName"/>
        </w:rPr>
        <w:t xml:space="preserve">Morse</w:t>
      </w:r>
      <w:r>
        <w:rPr>
          <w:rStyle w:val="RefAuthor"/>
        </w:rPr>
        <w:t xml:space="preserve"> </w:t>
      </w:r>
      <w:r>
        <w:rPr>
          <w:rStyle w:val="RefGivenName"/>
        </w:rPr>
        <w:t xml:space="preserve">HC</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2003b</w:t>
      </w:r>
      <w:r>
        <w:rPr>
          <w:shd w:val="clear" w:color="" w:fill=""/>
        </w:rPr>
        <w:t xml:space="preserve">. </w:t>
      </w:r>
      <w:r>
        <w:rPr>
          <w:rStyle w:val="RefArticleTitle"/>
        </w:rPr>
        <w:t xml:space="preserve">Stat5 synergizes with T cell receptor/antigen stimulation in the development of lymphoblastic lymphoma</w:t>
      </w:r>
      <w:r>
        <w:rPr>
          <w:shd w:val="clear" w:color="" w:fill=""/>
        </w:rPr>
        <w:t xml:space="preserve">. </w:t>
      </w:r>
      <w:r>
        <w:rPr>
          <w:rStyle w:val=""/>
        </w:rPr>
        <w:t xml:space="preserve">Journal of Experimental Medicine</w:t>
      </w:r>
      <w:r>
        <w:rPr>
          <w:shd w:val="clear" w:color="" w:fill=""/>
        </w:rPr>
        <w:t xml:space="preserve"> </w:t>
      </w:r>
      <w:r>
        <w:rPr>
          <w:rStyle w:val=""/>
        </w:rPr>
        <w:t xml:space="preserve">198</w:t>
      </w:r>
      <w:r>
        <w:rPr>
          <w:shd w:val="clear" w:color="" w:fill=""/>
        </w:rPr>
        <w:t xml:space="preserve">:</w:t>
      </w:r>
      <w:r>
        <w:rPr>
          <w:rStyle w:val="RefFPage"/>
        </w:rPr>
        <w:t xml:space="preserve">79</w:t>
      </w:r>
      <w:r>
        <w:rPr>
          <w:shd w:val="clear" w:color="" w:fill=""/>
        </w:rPr>
        <w:t xml:space="preserve">–</w:t>
      </w:r>
      <w:r>
        <w:rPr>
          <w:rStyle w:val="RefLPage"/>
        </w:rPr>
        <w:t xml:space="preserve">89</w:t>
      </w:r>
      <w:r>
        <w:rPr>
          <w:shd w:val="clear" w:color="" w:fill=""/>
        </w:rPr>
        <w:t xml:space="preserve">.</w:t>
      </w:r>
    </w:p>
    <w:p>
      <w:pPr>
        <w:pStyle w:val="jrnlRefText"/>
      </w:pPr>
      <w:bookmarkStart w:id="50" w:name="R30"/>
      <w:bookmarkEnd w:id="50"/>
      <w:r>
        <w:rPr>
          <w:rStyle w:val="RefSurName"/>
        </w:rPr>
        <w:t xml:space="preserve">Koch</w:t>
      </w:r>
      <w:r>
        <w:rPr>
          <w:rStyle w:val="RefAuthor"/>
        </w:rPr>
        <w:t xml:space="preserve"> </w:t>
      </w:r>
      <w:r>
        <w:rPr>
          <w:rStyle w:val="RefGivenName"/>
        </w:rPr>
        <w:t xml:space="preserve">MA</w:t>
      </w:r>
      <w:r>
        <w:rPr>
          <w:shd w:val="clear" w:color="" w:fill=""/>
        </w:rPr>
        <w:t xml:space="preserve">, </w:t>
      </w:r>
      <w:r>
        <w:rPr>
          <w:rStyle w:val="RefSurName"/>
        </w:rPr>
        <w:t xml:space="preserve">Tucker-Heard</w:t>
      </w:r>
      <w:r>
        <w:rPr>
          <w:rStyle w:val="RefAuthor"/>
        </w:rPr>
        <w:t xml:space="preserve"> </w:t>
      </w:r>
      <w:r>
        <w:rPr>
          <w:rStyle w:val="RefGivenName"/>
        </w:rPr>
        <w:t xml:space="preserve">G</w:t>
      </w:r>
      <w:r>
        <w:rPr>
          <w:shd w:val="clear" w:color="" w:fill=""/>
        </w:rPr>
        <w:t xml:space="preserve">, </w:t>
      </w:r>
      <w:r>
        <w:rPr>
          <w:rStyle w:val="RefSurName"/>
        </w:rPr>
        <w:t xml:space="preserve">Perdue</w:t>
      </w:r>
      <w:r>
        <w:rPr>
          <w:rStyle w:val="RefAuthor"/>
        </w:rPr>
        <w:t xml:space="preserve"> </w:t>
      </w:r>
      <w:r>
        <w:rPr>
          <w:rStyle w:val="RefGivenName"/>
        </w:rPr>
        <w:t xml:space="preserve">NR</w:t>
      </w:r>
      <w:r>
        <w:rPr>
          <w:shd w:val="clear" w:color="" w:fill=""/>
        </w:rPr>
        <w:t xml:space="preserve">, </w:t>
      </w:r>
      <w:r>
        <w:rPr>
          <w:rStyle w:val="RefSurName"/>
        </w:rPr>
        <w:t xml:space="preserve">Killebrew</w:t>
      </w:r>
      <w:r>
        <w:rPr>
          <w:rStyle w:val="RefAuthor"/>
        </w:rPr>
        <w:t xml:space="preserve"> </w:t>
      </w:r>
      <w:r>
        <w:rPr>
          <w:rStyle w:val="RefGivenName"/>
        </w:rPr>
        <w:t xml:space="preserve">JR</w:t>
      </w:r>
      <w:r>
        <w:rPr>
          <w:shd w:val="clear" w:color="" w:fill=""/>
        </w:rPr>
        <w:t xml:space="preserve">, </w:t>
      </w:r>
      <w:r>
        <w:rPr>
          <w:rStyle w:val="RefSurName"/>
        </w:rPr>
        <w:t xml:space="preserve">Urdahl</w:t>
      </w:r>
      <w:r>
        <w:rPr>
          <w:rStyle w:val="RefAuthor"/>
        </w:rPr>
        <w:t xml:space="preserve"> </w:t>
      </w:r>
      <w:r>
        <w:rPr>
          <w:rStyle w:val="RefGivenName"/>
        </w:rPr>
        <w:t xml:space="preserve">KB</w:t>
      </w:r>
      <w:r>
        <w:rPr>
          <w:shd w:val="clear" w:color="" w:fill=""/>
        </w:rPr>
        <w:t xml:space="preserve">, </w:t>
      </w:r>
      <w:r>
        <w:rPr>
          <w:rStyle w:val="RefSurName"/>
        </w:rPr>
        <w:t xml:space="preserve">Campbell</w:t>
      </w:r>
      <w:r>
        <w:rPr>
          <w:rStyle w:val="RefAuthor"/>
        </w:rPr>
        <w:t xml:space="preserve"> </w:t>
      </w:r>
      <w:r>
        <w:rPr>
          <w:rStyle w:val="RefGivenName"/>
        </w:rPr>
        <w:t xml:space="preserve">DJ</w:t>
      </w:r>
      <w:r>
        <w:rPr>
          <w:shd w:val="clear" w:color="" w:fill=""/>
        </w:rPr>
        <w:t xml:space="preserve">. </w:t>
      </w:r>
      <w:r>
        <w:rPr>
          <w:rStyle w:val="RefYear"/>
        </w:rPr>
        <w:t xml:space="preserve">2009</w:t>
      </w:r>
      <w:r>
        <w:rPr>
          <w:shd w:val="clear" w:color="" w:fill=""/>
        </w:rPr>
        <w:t xml:space="preserve">. </w:t>
      </w:r>
      <w:r>
        <w:rPr>
          <w:rStyle w:val="RefArticleTitle"/>
        </w:rPr>
        <w:t xml:space="preserve">The transcription factor T-bet controls regulatory T cell homeostasis and function during type 1 inflammation</w:t>
      </w:r>
      <w:r>
        <w:rPr>
          <w:shd w:val="clear" w:color="" w:fill=""/>
        </w:rPr>
        <w:t xml:space="preserve">. </w:t>
      </w:r>
      <w:r>
        <w:rPr>
          <w:rStyle w:val=""/>
        </w:rPr>
        <w:t xml:space="preserve">Nature Immunology</w:t>
      </w:r>
      <w:r>
        <w:rPr>
          <w:shd w:val="clear" w:color="" w:fill=""/>
        </w:rPr>
        <w:t xml:space="preserve"> </w:t>
      </w:r>
      <w:r>
        <w:rPr>
          <w:rStyle w:val=""/>
        </w:rPr>
        <w:t xml:space="preserve">10</w:t>
      </w:r>
      <w:r>
        <w:rPr>
          <w:shd w:val="clear" w:color="" w:fill=""/>
        </w:rPr>
        <w:t xml:space="preserve">:</w:t>
      </w:r>
      <w:r>
        <w:rPr>
          <w:rStyle w:val="RefFPage"/>
        </w:rPr>
        <w:t xml:space="preserve">595</w:t>
      </w:r>
      <w:r>
        <w:rPr>
          <w:shd w:val="clear" w:color="" w:fill=""/>
        </w:rPr>
        <w:t xml:space="preserve">–</w:t>
      </w:r>
      <w:r>
        <w:rPr>
          <w:rStyle w:val="RefLPage"/>
        </w:rPr>
        <w:t xml:space="preserve">602</w:t>
      </w:r>
      <w:r>
        <w:rPr>
          <w:shd w:val="clear" w:color="" w:fill=""/>
        </w:rPr>
        <w:t xml:space="preserve">.</w:t>
      </w:r>
    </w:p>
    <w:p>
      <w:pPr>
        <w:pStyle w:val="jrnlRefText"/>
      </w:pPr>
      <w:bookmarkStart w:id="51" w:name="R31"/>
      <w:bookmarkEnd w:id="51"/>
      <w:r>
        <w:rPr>
          <w:rStyle w:val="RefSurName"/>
        </w:rPr>
        <w:t xml:space="preserve">Koch</w:t>
      </w:r>
      <w:r>
        <w:rPr>
          <w:rStyle w:val="RefAuthor"/>
        </w:rPr>
        <w:t xml:space="preserve"> </w:t>
      </w:r>
      <w:r>
        <w:rPr>
          <w:rStyle w:val="RefGivenName"/>
        </w:rPr>
        <w:t xml:space="preserve">MA</w:t>
      </w:r>
      <w:r>
        <w:rPr>
          <w:shd w:val="clear" w:color="" w:fill=""/>
        </w:rPr>
        <w:t xml:space="preserve">, </w:t>
      </w:r>
      <w:r>
        <w:rPr>
          <w:rStyle w:val="RefSurName"/>
        </w:rPr>
        <w:t xml:space="preserve">Thomas</w:t>
      </w:r>
      <w:r>
        <w:rPr>
          <w:rStyle w:val="RefAuthor"/>
        </w:rPr>
        <w:t xml:space="preserve"> </w:t>
      </w:r>
      <w:r>
        <w:rPr>
          <w:rStyle w:val="RefGivenName"/>
        </w:rPr>
        <w:t xml:space="preserve">KR</w:t>
      </w:r>
      <w:r>
        <w:rPr>
          <w:shd w:val="clear" w:color="" w:fill=""/>
        </w:rPr>
        <w:t xml:space="preserve">, </w:t>
      </w:r>
      <w:r>
        <w:rPr>
          <w:rStyle w:val="RefSurName"/>
        </w:rPr>
        <w:t xml:space="preserve">Perdue</w:t>
      </w:r>
      <w:r>
        <w:rPr>
          <w:rStyle w:val="RefAuthor"/>
        </w:rPr>
        <w:t xml:space="preserve"> </w:t>
      </w:r>
      <w:r>
        <w:rPr>
          <w:rStyle w:val="RefGivenName"/>
        </w:rPr>
        <w:t xml:space="preserve">NR</w:t>
      </w:r>
      <w:r>
        <w:rPr>
          <w:shd w:val="clear" w:color="" w:fill=""/>
        </w:rPr>
        <w:t xml:space="preserve">, </w:t>
      </w:r>
      <w:r>
        <w:rPr>
          <w:rStyle w:val="RefSurName"/>
        </w:rPr>
        <w:t xml:space="preserve">Smigiel</w:t>
      </w:r>
      <w:r>
        <w:rPr>
          <w:rStyle w:val="RefAuthor"/>
        </w:rPr>
        <w:t xml:space="preserve"> </w:t>
      </w:r>
      <w:r>
        <w:rPr>
          <w:rStyle w:val="RefGivenName"/>
        </w:rPr>
        <w:t xml:space="preserve">KS</w:t>
      </w:r>
      <w:r>
        <w:rPr>
          <w:shd w:val="clear" w:color="" w:fill=""/>
        </w:rPr>
        <w:t xml:space="preserve">, </w:t>
      </w:r>
      <w:r>
        <w:rPr>
          <w:rStyle w:val="RefSurName"/>
        </w:rPr>
        <w:t xml:space="preserve">Srivastava</w:t>
      </w:r>
      <w:r>
        <w:rPr>
          <w:rStyle w:val="RefAuthor"/>
        </w:rPr>
        <w:t xml:space="preserve"> </w:t>
      </w:r>
      <w:r>
        <w:rPr>
          <w:rStyle w:val="RefGivenName"/>
        </w:rPr>
        <w:t xml:space="preserve">S</w:t>
      </w:r>
      <w:r>
        <w:rPr>
          <w:shd w:val="clear" w:color="" w:fill=""/>
        </w:rPr>
        <w:t xml:space="preserve">, </w:t>
      </w:r>
      <w:r>
        <w:rPr>
          <w:rStyle w:val="RefSurName"/>
        </w:rPr>
        <w:t xml:space="preserve">Campbell</w:t>
      </w:r>
      <w:r>
        <w:rPr>
          <w:rStyle w:val="RefAuthor"/>
        </w:rPr>
        <w:t xml:space="preserve"> </w:t>
      </w:r>
      <w:r>
        <w:rPr>
          <w:rStyle w:val="RefGivenName"/>
        </w:rPr>
        <w:t xml:space="preserve">DJ</w:t>
      </w:r>
      <w:r>
        <w:rPr>
          <w:shd w:val="clear" w:color="" w:fill=""/>
        </w:rPr>
        <w:t xml:space="preserve">. </w:t>
      </w:r>
      <w:r>
        <w:rPr>
          <w:rStyle w:val="RefYear"/>
        </w:rPr>
        <w:t xml:space="preserve">2012</w:t>
      </w:r>
      <w:r>
        <w:rPr>
          <w:shd w:val="clear" w:color="" w:fill=""/>
        </w:rPr>
        <w:t xml:space="preserve">. </w:t>
      </w:r>
      <w:r>
        <w:rPr>
          <w:rStyle w:val="RefArticleTitle"/>
        </w:rPr>
        <w:t xml:space="preserve">T-bet(+) Treg cells undergo abortive Th1 cell differentiation due to impaired expression of IL-12 receptor β2</w:t>
      </w:r>
      <w:r>
        <w:rPr>
          <w:shd w:val="clear" w:color="" w:fill=""/>
        </w:rPr>
        <w:t xml:space="preserve">. </w:t>
      </w:r>
      <w:r>
        <w:rPr>
          <w:rStyle w:val=""/>
        </w:rPr>
        <w:t xml:space="preserve">Immunity</w:t>
      </w:r>
      <w:r>
        <w:rPr>
          <w:shd w:val="clear" w:color="" w:fill=""/>
        </w:rPr>
        <w:t xml:space="preserve"> </w:t>
      </w:r>
      <w:r>
        <w:rPr>
          <w:rStyle w:val=""/>
        </w:rPr>
        <w:t xml:space="preserve">37</w:t>
      </w:r>
      <w:r>
        <w:rPr>
          <w:shd w:val="clear" w:color="" w:fill=""/>
        </w:rPr>
        <w:t xml:space="preserve">:</w:t>
      </w:r>
      <w:r>
        <w:rPr>
          <w:rStyle w:val="RefFPage"/>
        </w:rPr>
        <w:t xml:space="preserve">501</w:t>
      </w:r>
      <w:r>
        <w:rPr>
          <w:shd w:val="clear" w:color="" w:fill=""/>
        </w:rPr>
        <w:t xml:space="preserve">–</w:t>
      </w:r>
      <w:r>
        <w:rPr>
          <w:rStyle w:val="RefLPage"/>
        </w:rPr>
        <w:t xml:space="preserve">510</w:t>
      </w:r>
      <w:r>
        <w:rPr>
          <w:shd w:val="clear" w:color="" w:fill=""/>
        </w:rPr>
        <w:t xml:space="preserve">.</w:t>
      </w:r>
    </w:p>
    <w:p>
      <w:pPr>
        <w:pStyle w:val="jrnlRefText"/>
      </w:pPr>
      <w:bookmarkStart w:id="52" w:name="R32"/>
      <w:bookmarkEnd w:id="52"/>
      <w:r>
        <w:rPr>
          <w:rStyle w:val="RefSurName"/>
        </w:rPr>
        <w:t xml:space="preserve">Krzywinski</w:t>
      </w:r>
      <w:r>
        <w:rPr>
          <w:rStyle w:val="RefAuthor"/>
        </w:rPr>
        <w:t xml:space="preserve"> </w:t>
      </w:r>
      <w:r>
        <w:rPr>
          <w:rStyle w:val="RefGivenName"/>
        </w:rPr>
        <w:t xml:space="preserve">M</w:t>
      </w:r>
      <w:r>
        <w:rPr>
          <w:shd w:val="clear" w:color="" w:fill=""/>
        </w:rPr>
        <w:t xml:space="preserve">, </w:t>
      </w:r>
      <w:r>
        <w:rPr>
          <w:rStyle w:val="RefSurName"/>
        </w:rPr>
        <w:t xml:space="preserve">Schein</w:t>
      </w:r>
      <w:r>
        <w:rPr>
          <w:rStyle w:val="RefAuthor"/>
        </w:rPr>
        <w:t xml:space="preserve"> </w:t>
      </w:r>
      <w:r>
        <w:rPr>
          <w:rStyle w:val="RefGivenName"/>
        </w:rPr>
        <w:t xml:space="preserve">J</w:t>
      </w:r>
      <w:r>
        <w:rPr>
          <w:shd w:val="clear" w:color="" w:fill=""/>
        </w:rPr>
        <w:t xml:space="preserve">, </w:t>
      </w:r>
      <w:r>
        <w:rPr>
          <w:rStyle w:val="RefSurName"/>
        </w:rPr>
        <w:t xml:space="preserve">Birol</w:t>
      </w:r>
      <w:r>
        <w:rPr>
          <w:rStyle w:val="RefAuthor"/>
        </w:rPr>
        <w:t xml:space="preserve"> </w:t>
      </w:r>
      <w:r>
        <w:rPr>
          <w:rStyle w:val="RefGivenName"/>
        </w:rPr>
        <w:t xml:space="preserve">I</w:t>
      </w:r>
      <w:r>
        <w:rPr>
          <w:shd w:val="clear" w:color="" w:fill=""/>
        </w:rPr>
        <w:t xml:space="preserve">, </w:t>
      </w:r>
      <w:r>
        <w:rPr>
          <w:rStyle w:val="RefSurName"/>
        </w:rPr>
        <w:t xml:space="preserve">Connors</w:t>
      </w:r>
      <w:r>
        <w:rPr>
          <w:rStyle w:val="RefAuthor"/>
        </w:rPr>
        <w:t xml:space="preserve"> </w:t>
      </w:r>
      <w:r>
        <w:rPr>
          <w:rStyle w:val="RefGivenName"/>
        </w:rPr>
        <w:t xml:space="preserve">J</w:t>
      </w:r>
      <w:r>
        <w:rPr>
          <w:shd w:val="clear" w:color="" w:fill=""/>
        </w:rPr>
        <w:t xml:space="preserve">, </w:t>
      </w:r>
      <w:r>
        <w:rPr>
          <w:rStyle w:val="RefSurName"/>
        </w:rPr>
        <w:t xml:space="preserve">Gascoyne</w:t>
      </w:r>
      <w:r>
        <w:rPr>
          <w:rStyle w:val="RefAuthor"/>
        </w:rPr>
        <w:t xml:space="preserve"> </w:t>
      </w:r>
      <w:r>
        <w:rPr>
          <w:rStyle w:val="RefGivenName"/>
        </w:rPr>
        <w:t xml:space="preserve">R</w:t>
      </w:r>
      <w:r>
        <w:rPr>
          <w:shd w:val="clear" w:color="" w:fill=""/>
        </w:rPr>
        <w:t xml:space="preserve">, </w:t>
      </w:r>
      <w:r>
        <w:rPr>
          <w:rStyle w:val="RefSurName"/>
        </w:rPr>
        <w:t xml:space="preserve">Horsman</w:t>
      </w:r>
      <w:r>
        <w:rPr>
          <w:rStyle w:val="RefAuthor"/>
        </w:rPr>
        <w:t xml:space="preserve"> </w:t>
      </w:r>
      <w:r>
        <w:rPr>
          <w:rStyle w:val="RefGivenName"/>
        </w:rPr>
        <w:t xml:space="preserve">D</w:t>
      </w:r>
      <w:r>
        <w:rPr>
          <w:shd w:val="clear" w:color="" w:fill=""/>
        </w:rPr>
        <w:t xml:space="preserve">, </w:t>
      </w:r>
      <w:r>
        <w:rPr>
          <w:rStyle w:val="RefSurName"/>
        </w:rPr>
        <w:t xml:space="preserve">Jones</w:t>
      </w:r>
      <w:r>
        <w:rPr>
          <w:rStyle w:val="RefAuthor"/>
        </w:rPr>
        <w:t xml:space="preserve"> </w:t>
      </w:r>
      <w:r>
        <w:rPr>
          <w:rStyle w:val="RefGivenName"/>
        </w:rPr>
        <w:t xml:space="preserve">SJ</w:t>
      </w:r>
      <w:r>
        <w:rPr>
          <w:shd w:val="clear" w:color="" w:fill=""/>
        </w:rPr>
        <w:t xml:space="preserve">, </w:t>
      </w:r>
      <w:r>
        <w:rPr>
          <w:rStyle w:val="RefSurName"/>
        </w:rPr>
        <w:t xml:space="preserve">Marra</w:t>
      </w:r>
      <w:r>
        <w:rPr>
          <w:rStyle w:val="RefAuthor"/>
        </w:rPr>
        <w:t xml:space="preserve"> </w:t>
      </w:r>
      <w:r>
        <w:rPr>
          <w:rStyle w:val="RefGivenName"/>
        </w:rPr>
        <w:t xml:space="preserve">MA</w:t>
      </w:r>
      <w:r>
        <w:rPr>
          <w:shd w:val="clear" w:color="" w:fill=""/>
        </w:rPr>
        <w:t xml:space="preserve">. </w:t>
      </w:r>
      <w:r>
        <w:rPr>
          <w:rStyle w:val="RefYear"/>
        </w:rPr>
        <w:t xml:space="preserve">2009</w:t>
      </w:r>
      <w:r>
        <w:rPr>
          <w:shd w:val="clear" w:color="" w:fill=""/>
        </w:rPr>
        <w:t xml:space="preserve">. </w:t>
      </w:r>
      <w:r>
        <w:rPr>
          <w:rStyle w:val="RefArticleTitle"/>
        </w:rPr>
        <w:t xml:space="preserve">Circos: an information aesthetic for comparative genomics</w:t>
      </w:r>
      <w:r>
        <w:rPr>
          <w:shd w:val="clear" w:color="" w:fill=""/>
        </w:rPr>
        <w:t xml:space="preserve">. </w:t>
      </w:r>
      <w:r>
        <w:rPr>
          <w:rStyle w:val=""/>
        </w:rPr>
        <w:t xml:space="preserve">Genome Research</w:t>
      </w:r>
      <w:r>
        <w:rPr>
          <w:shd w:val="clear" w:color="" w:fill=""/>
        </w:rPr>
        <w:t xml:space="preserve"> </w:t>
      </w:r>
      <w:r>
        <w:rPr>
          <w:rStyle w:val=""/>
        </w:rPr>
        <w:t xml:space="preserve">19</w:t>
      </w:r>
      <w:r>
        <w:rPr>
          <w:shd w:val="clear" w:color="" w:fill=""/>
        </w:rPr>
        <w:t xml:space="preserve">:</w:t>
      </w:r>
      <w:r>
        <w:rPr>
          <w:rStyle w:val="RefFPage"/>
        </w:rPr>
        <w:t xml:space="preserve">1639</w:t>
      </w:r>
      <w:r>
        <w:rPr>
          <w:shd w:val="clear" w:color="" w:fill=""/>
        </w:rPr>
        <w:t xml:space="preserve">–</w:t>
      </w:r>
      <w:r>
        <w:rPr>
          <w:rStyle w:val="RefLPage"/>
        </w:rPr>
        <w:t xml:space="preserve">1645</w:t>
      </w:r>
      <w:r>
        <w:rPr>
          <w:shd w:val="clear" w:color="" w:fill=""/>
        </w:rPr>
        <w:t xml:space="preserve">.</w:t>
      </w:r>
    </w:p>
    <w:p>
      <w:pPr>
        <w:pStyle w:val="jrnlRefText"/>
      </w:pPr>
      <w:bookmarkStart w:id="53" w:name="R33"/>
      <w:bookmarkEnd w:id="53"/>
      <w:r>
        <w:rPr>
          <w:rStyle w:val="RefSurName"/>
        </w:rPr>
        <w:t xml:space="preserve">Kuhrt</w:t>
      </w:r>
      <w:r>
        <w:rPr>
          <w:rStyle w:val="RefAuthor"/>
        </w:rPr>
        <w:t xml:space="preserve"> </w:t>
      </w:r>
      <w:r>
        <w:rPr>
          <w:rStyle w:val="RefGivenName"/>
        </w:rPr>
        <w:t xml:space="preserve">D</w:t>
      </w:r>
      <w:r>
        <w:rPr>
          <w:shd w:val="clear" w:color="" w:fill=""/>
        </w:rPr>
        <w:t xml:space="preserve">, </w:t>
      </w:r>
      <w:r>
        <w:rPr>
          <w:rStyle w:val="RefSurName"/>
        </w:rPr>
        <w:t xml:space="preserve">Wojchowski</w:t>
      </w:r>
      <w:r>
        <w:rPr>
          <w:rStyle w:val="RefAuthor"/>
        </w:rPr>
        <w:t xml:space="preserve"> </w:t>
      </w:r>
      <w:r>
        <w:rPr>
          <w:rStyle w:val="RefGivenName"/>
        </w:rPr>
        <w:t xml:space="preserve">DM</w:t>
      </w:r>
      <w:r>
        <w:rPr>
          <w:shd w:val="clear" w:color="" w:fill=""/>
        </w:rPr>
        <w:t xml:space="preserve">. </w:t>
      </w:r>
      <w:r>
        <w:rPr>
          <w:rStyle w:val="RefYear"/>
        </w:rPr>
        <w:t xml:space="preserve">2015</w:t>
      </w:r>
      <w:r>
        <w:rPr>
          <w:shd w:val="clear" w:color="" w:fill=""/>
        </w:rPr>
        <w:t xml:space="preserve">. </w:t>
      </w:r>
      <w:r>
        <w:rPr>
          <w:rStyle w:val="RefArticleTitle"/>
        </w:rPr>
        <w:t xml:space="preserve">Emerging EPO and EPO receptor regulators and signal transducers</w:t>
      </w:r>
      <w:r>
        <w:rPr>
          <w:shd w:val="clear" w:color="" w:fill=""/>
        </w:rPr>
        <w:t xml:space="preserve">. </w:t>
      </w:r>
      <w:r>
        <w:rPr>
          <w:rStyle w:val=""/>
        </w:rPr>
        <w:t xml:space="preserve">Blood</w:t>
      </w:r>
      <w:r>
        <w:rPr>
          <w:shd w:val="clear" w:color="" w:fill=""/>
        </w:rPr>
        <w:t xml:space="preserve"> </w:t>
      </w:r>
      <w:r>
        <w:rPr>
          <w:rStyle w:val=""/>
        </w:rPr>
        <w:t xml:space="preserve">125</w:t>
      </w:r>
      <w:r>
        <w:rPr>
          <w:shd w:val="clear" w:color="" w:fill=""/>
        </w:rPr>
        <w:t xml:space="preserve">.</w:t>
      </w:r>
    </w:p>
    <w:p>
      <w:pPr>
        <w:pStyle w:val="jrnlRefText"/>
      </w:pPr>
      <w:bookmarkStart w:id="54" w:name="R34"/>
      <w:bookmarkEnd w:id="54"/>
      <w:r>
        <w:rPr>
          <w:rStyle w:val="RefSurName"/>
        </w:rPr>
        <w:t xml:space="preserve">Langmead</w:t>
      </w:r>
      <w:r>
        <w:rPr>
          <w:rStyle w:val="RefAuthor"/>
        </w:rPr>
        <w:t xml:space="preserve"> </w:t>
      </w:r>
      <w:r>
        <w:rPr>
          <w:rStyle w:val="RefGivenName"/>
        </w:rPr>
        <w:t xml:space="preserve">B</w:t>
      </w:r>
      <w:r>
        <w:rPr>
          <w:shd w:val="clear" w:color="" w:fill=""/>
        </w:rPr>
        <w:t xml:space="preserve">, </w:t>
      </w:r>
      <w:r>
        <w:rPr>
          <w:rStyle w:val="RefSurName"/>
        </w:rPr>
        <w:t xml:space="preserve">Trapnell</w:t>
      </w:r>
      <w:r>
        <w:rPr>
          <w:rStyle w:val="RefAuthor"/>
        </w:rPr>
        <w:t xml:space="preserve"> </w:t>
      </w:r>
      <w:r>
        <w:rPr>
          <w:rStyle w:val="RefGivenName"/>
        </w:rPr>
        <w:t xml:space="preserve">C</w:t>
      </w:r>
      <w:r>
        <w:rPr>
          <w:shd w:val="clear" w:color="" w:fill=""/>
        </w:rPr>
        <w:t xml:space="preserve">, </w:t>
      </w:r>
      <w:r>
        <w:rPr>
          <w:rStyle w:val="RefSurName"/>
        </w:rPr>
        <w:t xml:space="preserve">Pop</w:t>
      </w:r>
      <w:r>
        <w:rPr>
          <w:rStyle w:val="RefAuthor"/>
        </w:rPr>
        <w:t xml:space="preserve"> </w:t>
      </w:r>
      <w:r>
        <w:rPr>
          <w:rStyle w:val="RefGivenName"/>
        </w:rPr>
        <w:t xml:space="preserve">M</w:t>
      </w:r>
      <w:r>
        <w:rPr>
          <w:shd w:val="clear" w:color="" w:fill=""/>
        </w:rPr>
        <w:t xml:space="preserve">, </w:t>
      </w:r>
      <w:r>
        <w:rPr>
          <w:rStyle w:val="RefSurName"/>
        </w:rPr>
        <w:t xml:space="preserve">Salzberg</w:t>
      </w:r>
      <w:r>
        <w:rPr>
          <w:rStyle w:val="RefAuthor"/>
        </w:rPr>
        <w:t xml:space="preserve"> </w:t>
      </w:r>
      <w:r>
        <w:rPr>
          <w:rStyle w:val="RefGivenName"/>
        </w:rPr>
        <w:t xml:space="preserve">SL</w:t>
      </w:r>
      <w:r>
        <w:rPr>
          <w:shd w:val="clear" w:color="" w:fill=""/>
        </w:rPr>
        <w:t xml:space="preserve">. </w:t>
      </w:r>
      <w:r>
        <w:rPr>
          <w:rStyle w:val="RefYear"/>
        </w:rPr>
        <w:t xml:space="preserve">2009</w:t>
      </w:r>
      <w:r>
        <w:rPr>
          <w:shd w:val="clear" w:color="" w:fill=""/>
        </w:rPr>
        <w:t xml:space="preserve">. </w:t>
      </w:r>
      <w:r>
        <w:rPr>
          <w:rStyle w:val="RefArticleTitle"/>
        </w:rPr>
        <w:t xml:space="preserve">Ultrafast and memory-efficient alignment of short DNA sequences to the human genome</w:t>
      </w:r>
      <w:r>
        <w:rPr>
          <w:shd w:val="clear" w:color="" w:fill=""/>
        </w:rPr>
        <w:t xml:space="preserve">. </w:t>
      </w:r>
      <w:r>
        <w:rPr>
          <w:rStyle w:val=""/>
        </w:rPr>
        <w:t xml:space="preserve">Genome Biology</w:t>
      </w:r>
      <w:r>
        <w:rPr>
          <w:shd w:val="clear" w:color="" w:fill=""/>
        </w:rPr>
        <w:t xml:space="preserve"> </w:t>
      </w:r>
      <w:r>
        <w:rPr>
          <w:rStyle w:val=""/>
        </w:rPr>
        <w:t xml:space="preserve">10</w:t>
      </w:r>
      <w:r>
        <w:rPr>
          <w:shd w:val="clear" w:color="" w:fill=""/>
        </w:rPr>
        <w:t xml:space="preserve">:</w:t>
      </w:r>
      <w:r>
        <w:rPr>
          <w:rStyle w:val="RefFPage"/>
        </w:rPr>
        <w:t xml:space="preserve">R25</w:t>
      </w:r>
      <w:r>
        <w:rPr>
          <w:shd w:val="clear" w:color="" w:fill=""/>
        </w:rPr>
        <w:t xml:space="preserve">.</w:t>
      </w:r>
    </w:p>
    <w:p>
      <w:pPr>
        <w:pStyle w:val="jrnlRefText"/>
      </w:pPr>
      <w:bookmarkStart w:id="55" w:name="R35"/>
      <w:bookmarkEnd w:id="55"/>
      <w:r>
        <w:rPr>
          <w:rStyle w:val="RefSurName"/>
        </w:rPr>
        <w:t xml:space="preserve">Laurence</w:t>
      </w:r>
      <w:r>
        <w:rPr>
          <w:rStyle w:val="RefAuthor"/>
        </w:rPr>
        <w:t xml:space="preserve"> </w:t>
      </w:r>
      <w:r>
        <w:rPr>
          <w:rStyle w:val="RefGivenName"/>
        </w:rPr>
        <w:t xml:space="preserve">A</w:t>
      </w:r>
      <w:r>
        <w:rPr>
          <w:shd w:val="clear" w:color="" w:fill=""/>
        </w:rPr>
        <w:t xml:space="preserve">, </w:t>
      </w:r>
      <w:r>
        <w:rPr>
          <w:rStyle w:val="RefSurName"/>
        </w:rPr>
        <w:t xml:space="preserve">Tato</w:t>
      </w:r>
      <w:r>
        <w:rPr>
          <w:rStyle w:val="RefAuthor"/>
        </w:rPr>
        <w:t xml:space="preserve"> </w:t>
      </w:r>
      <w:r>
        <w:rPr>
          <w:rStyle w:val="RefGivenName"/>
        </w:rPr>
        <w:t xml:space="preserve">CM</w:t>
      </w:r>
      <w:r>
        <w:rPr>
          <w:shd w:val="clear" w:color="" w:fill=""/>
        </w:rPr>
        <w:t xml:space="preserve">, </w:t>
      </w:r>
      <w:r>
        <w:rPr>
          <w:rStyle w:val="RefSurName"/>
        </w:rPr>
        <w:t xml:space="preserve">Davidson</w:t>
      </w:r>
      <w:r>
        <w:rPr>
          <w:rStyle w:val="RefAuthor"/>
        </w:rPr>
        <w:t xml:space="preserve"> </w:t>
      </w:r>
      <w:r>
        <w:rPr>
          <w:rStyle w:val="RefGivenName"/>
        </w:rPr>
        <w:t xml:space="preserve">TS</w:t>
      </w:r>
      <w:r>
        <w:rPr>
          <w:shd w:val="clear" w:color="" w:fill=""/>
        </w:rPr>
        <w:t xml:space="preserve">, </w:t>
      </w:r>
      <w:r>
        <w:rPr>
          <w:rStyle w:val="RefSurName"/>
        </w:rPr>
        <w:t xml:space="preserve">Kanno</w:t>
      </w:r>
      <w:r>
        <w:rPr>
          <w:rStyle w:val="RefAuthor"/>
        </w:rPr>
        <w:t xml:space="preserve"> </w:t>
      </w:r>
      <w:r>
        <w:rPr>
          <w:rStyle w:val="RefGivenName"/>
        </w:rPr>
        <w:t xml:space="preserve">Y</w:t>
      </w:r>
      <w:r>
        <w:rPr>
          <w:shd w:val="clear" w:color="" w:fill=""/>
        </w:rPr>
        <w:t xml:space="preserve">, </w:t>
      </w:r>
      <w:r>
        <w:rPr>
          <w:rStyle w:val="RefSurName"/>
        </w:rPr>
        <w:t xml:space="preserve">Chen</w:t>
      </w:r>
      <w:r>
        <w:rPr>
          <w:rStyle w:val="RefAuthor"/>
        </w:rPr>
        <w:t xml:space="preserve"> </w:t>
      </w:r>
      <w:r>
        <w:rPr>
          <w:rStyle w:val="RefGivenName"/>
        </w:rPr>
        <w:t xml:space="preserve">Z</w:t>
      </w:r>
      <w:r>
        <w:rPr>
          <w:shd w:val="clear" w:color="" w:fill=""/>
        </w:rPr>
        <w:t xml:space="preserve">, </w:t>
      </w:r>
      <w:r>
        <w:rPr>
          <w:rStyle w:val="RefSurName"/>
        </w:rPr>
        <w:t xml:space="preserve">Yao</w:t>
      </w:r>
      <w:r>
        <w:rPr>
          <w:rStyle w:val="RefAuthor"/>
        </w:rPr>
        <w:t xml:space="preserve"> </w:t>
      </w:r>
      <w:r>
        <w:rPr>
          <w:rStyle w:val="RefGivenName"/>
        </w:rPr>
        <w:t xml:space="preserve">Z</w:t>
      </w:r>
      <w:r>
        <w:rPr>
          <w:shd w:val="clear" w:color="" w:fill=""/>
        </w:rPr>
        <w:t xml:space="preserve">, </w:t>
      </w:r>
      <w:r>
        <w:rPr>
          <w:rStyle w:val="RefSurName"/>
        </w:rPr>
        <w:t xml:space="preserve">Blank</w:t>
      </w:r>
      <w:r>
        <w:rPr>
          <w:rStyle w:val="RefAuthor"/>
        </w:rPr>
        <w:t xml:space="preserve"> </w:t>
      </w:r>
      <w:r>
        <w:rPr>
          <w:rStyle w:val="RefGivenName"/>
        </w:rPr>
        <w:t xml:space="preserve">RB</w:t>
      </w:r>
      <w:r>
        <w:rPr>
          <w:shd w:val="clear" w:color="" w:fill=""/>
        </w:rPr>
        <w:t xml:space="preserve">, </w:t>
      </w:r>
      <w:r>
        <w:rPr>
          <w:rStyle w:val="RefSurName"/>
        </w:rPr>
        <w:t xml:space="preserve">Meylan</w:t>
      </w:r>
      <w:r>
        <w:rPr>
          <w:rStyle w:val="RefAuthor"/>
        </w:rPr>
        <w:t xml:space="preserve"> </w:t>
      </w:r>
      <w:r>
        <w:rPr>
          <w:rStyle w:val="RefGivenName"/>
        </w:rPr>
        <w:t xml:space="preserve">F</w:t>
      </w:r>
      <w:r>
        <w:rPr>
          <w:shd w:val="clear" w:color="" w:fill=""/>
        </w:rPr>
        <w:t xml:space="preserve">, </w:t>
      </w:r>
      <w:r>
        <w:rPr>
          <w:rStyle w:val="RefSurName"/>
        </w:rPr>
        <w:t xml:space="preserve">Siegel</w:t>
      </w:r>
      <w:r>
        <w:rPr>
          <w:rStyle w:val="RefAuthor"/>
        </w:rPr>
        <w:t xml:space="preserve"> </w:t>
      </w:r>
      <w:r>
        <w:rPr>
          <w:rStyle w:val="RefGivenName"/>
        </w:rPr>
        <w:t xml:space="preserve">R</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Shevach</w:t>
      </w:r>
      <w:r>
        <w:rPr>
          <w:rStyle w:val="RefAuthor"/>
        </w:rPr>
        <w:t xml:space="preserve"> </w:t>
      </w:r>
      <w:r>
        <w:rPr>
          <w:rStyle w:val="RefGivenName"/>
        </w:rPr>
        <w:t xml:space="preserve">EM</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Year"/>
        </w:rPr>
        <w:t xml:space="preserve">2007</w:t>
      </w:r>
      <w:r>
        <w:rPr>
          <w:shd w:val="clear" w:color="" w:fill=""/>
        </w:rPr>
        <w:t xml:space="preserve">. </w:t>
      </w:r>
      <w:r>
        <w:rPr>
          <w:rStyle w:val="RefArticleTitle"/>
        </w:rPr>
        <w:t xml:space="preserve">Interleukin-2 signaling via STAT5 constrains T helper 17 cell generation</w:t>
      </w:r>
      <w:r>
        <w:rPr>
          <w:shd w:val="clear" w:color="" w:fill=""/>
        </w:rPr>
        <w:t xml:space="preserve">. </w:t>
      </w:r>
      <w:r>
        <w:rPr>
          <w:rStyle w:val=""/>
        </w:rPr>
        <w:t xml:space="preserve">Immunity</w:t>
      </w:r>
      <w:r>
        <w:rPr>
          <w:shd w:val="clear" w:color="" w:fill=""/>
        </w:rPr>
        <w:t xml:space="preserve"> </w:t>
      </w:r>
      <w:r>
        <w:rPr>
          <w:rStyle w:val=""/>
        </w:rPr>
        <w:t xml:space="preserve">26</w:t>
      </w:r>
      <w:r>
        <w:rPr>
          <w:shd w:val="clear" w:color="" w:fill=""/>
        </w:rPr>
        <w:t xml:space="preserve">:</w:t>
      </w:r>
      <w:r>
        <w:rPr>
          <w:rStyle w:val="RefFPage"/>
        </w:rPr>
        <w:t xml:space="preserve">371</w:t>
      </w:r>
      <w:r>
        <w:rPr>
          <w:shd w:val="clear" w:color="" w:fill=""/>
        </w:rPr>
        <w:t xml:space="preserve">–</w:t>
      </w:r>
      <w:r>
        <w:rPr>
          <w:rStyle w:val="RefLPage"/>
        </w:rPr>
        <w:t xml:space="preserve">381</w:t>
      </w:r>
      <w:r>
        <w:rPr>
          <w:shd w:val="clear" w:color="" w:fill=""/>
        </w:rPr>
        <w:t xml:space="preserve">.</w:t>
      </w:r>
    </w:p>
    <w:p>
      <w:pPr>
        <w:pStyle w:val="jrnlRefText"/>
      </w:pPr>
      <w:bookmarkStart w:id="56" w:name="R36"/>
      <w:bookmarkEnd w:id="56"/>
      <w:r>
        <w:rPr>
          <w:rStyle w:val="RefSurName"/>
        </w:rPr>
        <w:t xml:space="preserve">Lenardo</w:t>
      </w:r>
      <w:r>
        <w:rPr>
          <w:rStyle w:val="RefAuthor"/>
        </w:rPr>
        <w:t xml:space="preserve"> </w:t>
      </w:r>
      <w:r>
        <w:rPr>
          <w:rStyle w:val="RefGivenName"/>
        </w:rPr>
        <w:t xml:space="preserve">MJ</w:t>
      </w:r>
      <w:r>
        <w:rPr>
          <w:shd w:val="clear" w:color="" w:fill=""/>
        </w:rPr>
        <w:t xml:space="preserve">. </w:t>
      </w:r>
      <w:r>
        <w:rPr>
          <w:rStyle w:val="RefYear"/>
        </w:rPr>
        <w:t xml:space="preserve">1991</w:t>
      </w:r>
      <w:r>
        <w:rPr>
          <w:shd w:val="clear" w:color="" w:fill=""/>
        </w:rPr>
        <w:t xml:space="preserve">. </w:t>
      </w:r>
      <w:r>
        <w:rPr>
          <w:rStyle w:val="RefArticleTitle"/>
        </w:rPr>
        <w:t xml:space="preserve">Interleukin-2 programs mouse alpha beta T lymphocytes for apoptosis</w:t>
      </w:r>
      <w:r>
        <w:rPr>
          <w:shd w:val="clear" w:color="" w:fill=""/>
        </w:rPr>
        <w:t xml:space="preserve">. </w:t>
      </w:r>
      <w:r>
        <w:rPr>
          <w:rStyle w:val=""/>
        </w:rPr>
        <w:t xml:space="preserve">Nature</w:t>
      </w:r>
      <w:r>
        <w:rPr>
          <w:shd w:val="clear" w:color="" w:fill=""/>
        </w:rPr>
        <w:t xml:space="preserve"> </w:t>
      </w:r>
      <w:r>
        <w:rPr>
          <w:rStyle w:val=""/>
        </w:rPr>
        <w:t xml:space="preserve">353</w:t>
      </w:r>
      <w:r>
        <w:rPr>
          <w:shd w:val="clear" w:color="" w:fill=""/>
        </w:rPr>
        <w:t xml:space="preserve">:</w:t>
      </w:r>
      <w:r>
        <w:rPr>
          <w:rStyle w:val="RefFPage"/>
        </w:rPr>
        <w:t xml:space="preserve">858</w:t>
      </w:r>
      <w:r>
        <w:rPr>
          <w:shd w:val="clear" w:color="" w:fill=""/>
        </w:rPr>
        <w:t xml:space="preserve">–</w:t>
      </w:r>
      <w:r>
        <w:rPr>
          <w:rStyle w:val="RefLPage"/>
        </w:rPr>
        <w:t xml:space="preserve">861</w:t>
      </w:r>
      <w:r>
        <w:rPr>
          <w:shd w:val="clear" w:color="" w:fill=""/>
        </w:rPr>
        <w:t xml:space="preserve">.</w:t>
      </w:r>
    </w:p>
    <w:p>
      <w:pPr>
        <w:pStyle w:val="jrnlRefText"/>
      </w:pPr>
      <w:bookmarkStart w:id="57" w:name="R37"/>
      <w:bookmarkEnd w:id="57"/>
      <w:r>
        <w:rPr>
          <w:rStyle w:val="RefSurName"/>
        </w:rPr>
        <w:t xml:space="preserve">Liao</w:t>
      </w:r>
      <w:r>
        <w:rPr>
          <w:rStyle w:val="RefAuthor"/>
        </w:rPr>
        <w:t xml:space="preserve"> </w:t>
      </w:r>
      <w:r>
        <w:rPr>
          <w:rStyle w:val="RefGivenName"/>
        </w:rPr>
        <w:t xml:space="preserve">W</w:t>
      </w:r>
      <w:r>
        <w:rPr>
          <w:shd w:val="clear" w:color="" w:fill=""/>
        </w:rPr>
        <w:t xml:space="preserve">, </w:t>
      </w:r>
      <w:r>
        <w:rPr>
          <w:rStyle w:val="RefSurName"/>
        </w:rPr>
        <w:t xml:space="preserve">Schones</w:t>
      </w:r>
      <w:r>
        <w:rPr>
          <w:rStyle w:val="RefAuthor"/>
        </w:rPr>
        <w:t xml:space="preserve"> </w:t>
      </w:r>
      <w:r>
        <w:rPr>
          <w:rStyle w:val="RefGivenName"/>
        </w:rPr>
        <w:t xml:space="preserve">DE</w:t>
      </w:r>
      <w:r>
        <w:rPr>
          <w:shd w:val="clear" w:color="" w:fill=""/>
        </w:rPr>
        <w:t xml:space="preserve">, </w:t>
      </w:r>
      <w:r>
        <w:rPr>
          <w:rStyle w:val="RefSurName"/>
        </w:rPr>
        <w:t xml:space="preserve">Oh</w:t>
      </w:r>
      <w:r>
        <w:rPr>
          <w:rStyle w:val="RefAuthor"/>
        </w:rPr>
        <w:t xml:space="preserve"> </w:t>
      </w:r>
      <w:r>
        <w:rPr>
          <w:rStyle w:val="RefGivenName"/>
        </w:rPr>
        <w:t xml:space="preserve">J</w:t>
      </w:r>
      <w:r>
        <w:rPr>
          <w:shd w:val="clear" w:color="" w:fill=""/>
        </w:rPr>
        <w:t xml:space="preserve">, </w:t>
      </w:r>
      <w:r>
        <w:rPr>
          <w:rStyle w:val="RefSurName"/>
        </w:rPr>
        <w:t xml:space="preserve">Cui</w:t>
      </w:r>
      <w:r>
        <w:rPr>
          <w:rStyle w:val="RefAuthor"/>
        </w:rPr>
        <w:t xml:space="preserve"> </w:t>
      </w:r>
      <w:r>
        <w:rPr>
          <w:rStyle w:val="RefGivenName"/>
        </w:rPr>
        <w:t xml:space="preserve">Y</w:t>
      </w:r>
      <w:r>
        <w:rPr>
          <w:shd w:val="clear" w:color="" w:fill=""/>
        </w:rPr>
        <w:t xml:space="preserve">, </w:t>
      </w:r>
      <w:r>
        <w:rPr>
          <w:rStyle w:val="RefSurName"/>
        </w:rPr>
        <w:t xml:space="preserve">Cui</w:t>
      </w:r>
      <w:r>
        <w:rPr>
          <w:rStyle w:val="RefAuthor"/>
        </w:rPr>
        <w:t xml:space="preserve"> </w:t>
      </w:r>
      <w:r>
        <w:rPr>
          <w:rStyle w:val="RefGivenName"/>
        </w:rPr>
        <w:t xml:space="preserve">K</w:t>
      </w:r>
      <w:r>
        <w:rPr>
          <w:shd w:val="clear" w:color="" w:fill=""/>
        </w:rPr>
        <w:t xml:space="preserve">, </w:t>
      </w:r>
      <w:r>
        <w:rPr>
          <w:rStyle w:val="RefSurName"/>
        </w:rPr>
        <w:t xml:space="preserve">Roh</w:t>
      </w:r>
      <w:r>
        <w:rPr>
          <w:rStyle w:val="RefAuthor"/>
        </w:rPr>
        <w:t xml:space="preserve"> </w:t>
      </w:r>
      <w:r>
        <w:rPr>
          <w:rStyle w:val="RefGivenName"/>
        </w:rPr>
        <w:t xml:space="preserve">TY</w:t>
      </w:r>
      <w:r>
        <w:rPr>
          <w:shd w:val="clear" w:color="" w:fill=""/>
        </w:rPr>
        <w:t xml:space="preserve">, </w:t>
      </w:r>
      <w:r>
        <w:rPr>
          <w:rStyle w:val="RefSurName"/>
        </w:rPr>
        <w:t xml:space="preserve">Zhao</w:t>
      </w:r>
      <w:r>
        <w:rPr>
          <w:rStyle w:val="RefAuthor"/>
        </w:rPr>
        <w:t xml:space="preserve"> </w:t>
      </w:r>
      <w:r>
        <w:rPr>
          <w:rStyle w:val="RefGivenName"/>
        </w:rPr>
        <w:t xml:space="preserve">K</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2008</w:t>
      </w:r>
      <w:r>
        <w:rPr>
          <w:shd w:val="clear" w:color="" w:fill=""/>
        </w:rPr>
        <w:t xml:space="preserve">. </w:t>
      </w:r>
      <w:r>
        <w:rPr>
          <w:rStyle w:val="RefArticleTitle"/>
        </w:rPr>
        <w:t xml:space="preserve">Priming for T helper type 2 differentiation by interleukin 2-mediated induction of interleukin 4 receptor alpha-chain expression</w:t>
      </w:r>
      <w:r>
        <w:rPr>
          <w:shd w:val="clear" w:color="" w:fill=""/>
        </w:rPr>
        <w:t xml:space="preserve">. </w:t>
      </w:r>
      <w:r>
        <w:rPr>
          <w:rStyle w:val=""/>
        </w:rPr>
        <w:t xml:space="preserve">Nature Immunology</w:t>
      </w:r>
      <w:r>
        <w:rPr>
          <w:shd w:val="clear" w:color="" w:fill=""/>
        </w:rPr>
        <w:t xml:space="preserve"> </w:t>
      </w:r>
      <w:r>
        <w:rPr>
          <w:rStyle w:val=""/>
        </w:rPr>
        <w:t xml:space="preserve">9</w:t>
      </w:r>
      <w:r>
        <w:rPr>
          <w:shd w:val="clear" w:color="" w:fill=""/>
        </w:rPr>
        <w:t xml:space="preserve">:</w:t>
      </w:r>
      <w:r>
        <w:rPr>
          <w:rStyle w:val="RefFPage"/>
        </w:rPr>
        <w:t xml:space="preserve">1288</w:t>
      </w:r>
      <w:r>
        <w:rPr>
          <w:shd w:val="clear" w:color="" w:fill=""/>
        </w:rPr>
        <w:t xml:space="preserve">–</w:t>
      </w:r>
      <w:r>
        <w:rPr>
          <w:rStyle w:val="RefLPage"/>
        </w:rPr>
        <w:t xml:space="preserve">1296</w:t>
      </w:r>
      <w:r>
        <w:rPr>
          <w:shd w:val="clear" w:color="" w:fill=""/>
        </w:rPr>
        <w:t xml:space="preserve">.</w:t>
      </w:r>
    </w:p>
    <w:p>
      <w:pPr>
        <w:pStyle w:val="jrnlRefText"/>
      </w:pPr>
      <w:bookmarkStart w:id="58" w:name="R38"/>
      <w:bookmarkEnd w:id="58"/>
      <w:r>
        <w:rPr>
          <w:rStyle w:val="RefSurName"/>
        </w:rPr>
        <w:t xml:space="preserve">Liao</w:t>
      </w:r>
      <w:r>
        <w:rPr>
          <w:rStyle w:val="RefAuthor"/>
        </w:rPr>
        <w:t xml:space="preserve"> </w:t>
      </w:r>
      <w:r>
        <w:rPr>
          <w:rStyle w:val="RefGivenName"/>
        </w:rPr>
        <w:t xml:space="preserve">W</w:t>
      </w:r>
      <w:r>
        <w:rPr>
          <w:shd w:val="clear" w:color="" w:fill=""/>
        </w:rPr>
        <w:t xml:space="preserve">, </w:t>
      </w:r>
      <w:r>
        <w:rPr>
          <w:rStyle w:val="RefSurName"/>
        </w:rPr>
        <w:t xml:space="preserve">Lin</w:t>
      </w:r>
      <w:r>
        <w:rPr>
          <w:rStyle w:val="RefAuthor"/>
        </w:rPr>
        <w:t xml:space="preserve"> </w:t>
      </w:r>
      <w:r>
        <w:rPr>
          <w:rStyle w:val="RefGivenName"/>
        </w:rPr>
        <w:t xml:space="preserve">JX</w:t>
      </w:r>
      <w:r>
        <w:rPr>
          <w:shd w:val="clear" w:color="" w:fill=""/>
        </w:rPr>
        <w:t xml:space="preserve">, </w:t>
      </w:r>
      <w:r>
        <w:rPr>
          <w:rStyle w:val="RefSurName"/>
        </w:rPr>
        <w:t xml:space="preserve">Wang</w:t>
      </w:r>
      <w:r>
        <w:rPr>
          <w:rStyle w:val="RefAuthor"/>
        </w:rPr>
        <w:t xml:space="preserve"> </w:t>
      </w:r>
      <w:r>
        <w:rPr>
          <w:rStyle w:val="RefGivenName"/>
        </w:rPr>
        <w:t xml:space="preserve">L</w:t>
      </w:r>
      <w:r>
        <w:rPr>
          <w:shd w:val="clear" w:color="" w:fill=""/>
        </w:rPr>
        <w:t xml:space="preserve">, </w:t>
      </w:r>
      <w:r>
        <w:rPr>
          <w:rStyle w:val="RefSurName"/>
        </w:rPr>
        <w:t xml:space="preserve">Li</w:t>
      </w:r>
      <w:r>
        <w:rPr>
          <w:rStyle w:val="RefAuthor"/>
        </w:rPr>
        <w:t xml:space="preserve"> </w:t>
      </w:r>
      <w:r>
        <w:rPr>
          <w:rStyle w:val="RefGivenName"/>
        </w:rPr>
        <w:t xml:space="preserve">P</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2011</w:t>
      </w:r>
      <w:r>
        <w:rPr>
          <w:shd w:val="clear" w:color="" w:fill=""/>
        </w:rPr>
        <w:t xml:space="preserve">. </w:t>
      </w:r>
      <w:r>
        <w:rPr>
          <w:rStyle w:val="RefArticleTitle"/>
        </w:rPr>
        <w:t xml:space="preserve">Modulation of cytokine receptors by IL-2 broadly regulates differentiation into helper T cell lineages</w:t>
      </w:r>
      <w:r>
        <w:rPr>
          <w:shd w:val="clear" w:color="" w:fill=""/>
        </w:rPr>
        <w:t xml:space="preserve">. </w:t>
      </w:r>
      <w:r>
        <w:rPr>
          <w:rStyle w:val=""/>
        </w:rPr>
        <w:t xml:space="preserve">Nature Immunology</w:t>
      </w:r>
      <w:r>
        <w:rPr>
          <w:shd w:val="clear" w:color="" w:fill=""/>
        </w:rPr>
        <w:t xml:space="preserve"> </w:t>
      </w:r>
      <w:r>
        <w:rPr>
          <w:rStyle w:val=""/>
        </w:rPr>
        <w:t xml:space="preserve">12</w:t>
      </w:r>
      <w:r>
        <w:rPr>
          <w:shd w:val="clear" w:color="" w:fill=""/>
        </w:rPr>
        <w:t xml:space="preserve">:</w:t>
      </w:r>
      <w:r>
        <w:rPr>
          <w:rStyle w:val="RefFPage"/>
        </w:rPr>
        <w:t xml:space="preserve">551</w:t>
      </w:r>
      <w:r>
        <w:rPr>
          <w:shd w:val="clear" w:color="" w:fill=""/>
        </w:rPr>
        <w:t xml:space="preserve">–</w:t>
      </w:r>
      <w:r>
        <w:rPr>
          <w:rStyle w:val="RefLPage"/>
        </w:rPr>
        <w:t xml:space="preserve">559</w:t>
      </w:r>
      <w:r>
        <w:rPr>
          <w:shd w:val="clear" w:color="" w:fill=""/>
        </w:rPr>
        <w:t xml:space="preserve">.</w:t>
      </w:r>
    </w:p>
    <w:p>
      <w:pPr>
        <w:pStyle w:val="jrnlRefText"/>
      </w:pPr>
      <w:bookmarkStart w:id="59" w:name="R39"/>
      <w:bookmarkEnd w:id="59"/>
      <w:r>
        <w:rPr>
          <w:rStyle w:val="RefSurName"/>
        </w:rPr>
        <w:t xml:space="preserve">Liao</w:t>
      </w:r>
      <w:r>
        <w:rPr>
          <w:rStyle w:val="RefAuthor"/>
        </w:rPr>
        <w:t xml:space="preserve"> </w:t>
      </w:r>
      <w:r>
        <w:rPr>
          <w:rStyle w:val="RefGivenName"/>
        </w:rPr>
        <w:t xml:space="preserve">W</w:t>
      </w:r>
      <w:r>
        <w:rPr>
          <w:shd w:val="clear" w:color="" w:fill=""/>
        </w:rPr>
        <w:t xml:space="preserve">, </w:t>
      </w:r>
      <w:r>
        <w:rPr>
          <w:rStyle w:val="RefSurName"/>
        </w:rPr>
        <w:t xml:space="preserve">Spolski</w:t>
      </w:r>
      <w:r>
        <w:rPr>
          <w:rStyle w:val="RefAuthor"/>
        </w:rPr>
        <w:t xml:space="preserve"> </w:t>
      </w:r>
      <w:r>
        <w:rPr>
          <w:rStyle w:val="RefGivenName"/>
        </w:rPr>
        <w:t xml:space="preserve">R</w:t>
      </w:r>
      <w:r>
        <w:rPr>
          <w:shd w:val="clear" w:color="" w:fill=""/>
        </w:rPr>
        <w:t xml:space="preserve">, </w:t>
      </w:r>
      <w:r>
        <w:rPr>
          <w:rStyle w:val="RefSurName"/>
        </w:rPr>
        <w:t xml:space="preserve">Li</w:t>
      </w:r>
      <w:r>
        <w:rPr>
          <w:rStyle w:val="RefAuthor"/>
        </w:rPr>
        <w:t xml:space="preserve"> </w:t>
      </w:r>
      <w:r>
        <w:rPr>
          <w:rStyle w:val="RefGivenName"/>
        </w:rPr>
        <w:t xml:space="preserve">P</w:t>
      </w:r>
      <w:r>
        <w:rPr>
          <w:shd w:val="clear" w:color="" w:fill=""/>
        </w:rPr>
        <w:t xml:space="preserve">, </w:t>
      </w:r>
      <w:r>
        <w:rPr>
          <w:rStyle w:val="RefSurName"/>
        </w:rPr>
        <w:t xml:space="preserve">Du</w:t>
      </w:r>
      <w:r>
        <w:rPr>
          <w:rStyle w:val="RefAuthor"/>
        </w:rPr>
        <w:t xml:space="preserve"> </w:t>
      </w:r>
      <w:r>
        <w:rPr>
          <w:rStyle w:val="RefGivenName"/>
        </w:rPr>
        <w:t xml:space="preserve">N</w:t>
      </w:r>
      <w:r>
        <w:rPr>
          <w:shd w:val="clear" w:color="" w:fill=""/>
        </w:rPr>
        <w:t xml:space="preserve">, </w:t>
      </w:r>
      <w:r>
        <w:rPr>
          <w:rStyle w:val="RefSurName"/>
        </w:rPr>
        <w:t xml:space="preserve">West</w:t>
      </w:r>
      <w:r>
        <w:rPr>
          <w:rStyle w:val="RefAuthor"/>
        </w:rPr>
        <w:t xml:space="preserve"> </w:t>
      </w:r>
      <w:r>
        <w:rPr>
          <w:rStyle w:val="RefGivenName"/>
        </w:rPr>
        <w:t xml:space="preserve">EE</w:t>
      </w:r>
      <w:r>
        <w:rPr>
          <w:shd w:val="clear" w:color="" w:fill=""/>
        </w:rPr>
        <w:t xml:space="preserve">, </w:t>
      </w:r>
      <w:r>
        <w:rPr>
          <w:rStyle w:val="RefSurName"/>
        </w:rPr>
        <w:t xml:space="preserve">Ren</w:t>
      </w:r>
      <w:r>
        <w:rPr>
          <w:rStyle w:val="RefAuthor"/>
        </w:rPr>
        <w:t xml:space="preserve"> </w:t>
      </w:r>
      <w:r>
        <w:rPr>
          <w:rStyle w:val="RefGivenName"/>
        </w:rPr>
        <w:t xml:space="preserve">M</w:t>
      </w:r>
      <w:r>
        <w:rPr>
          <w:shd w:val="clear" w:color="" w:fill=""/>
        </w:rPr>
        <w:t xml:space="preserve">, </w:t>
      </w:r>
      <w:r>
        <w:rPr>
          <w:rStyle w:val="RefSurName"/>
        </w:rPr>
        <w:t xml:space="preserve">Mitra</w:t>
      </w:r>
      <w:r>
        <w:rPr>
          <w:rStyle w:val="RefAuthor"/>
        </w:rPr>
        <w:t xml:space="preserve"> </w:t>
      </w:r>
      <w:r>
        <w:rPr>
          <w:rStyle w:val="RefGivenName"/>
        </w:rPr>
        <w:t xml:space="preserve">S</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2014</w:t>
      </w:r>
      <w:r>
        <w:rPr>
          <w:shd w:val="clear" w:color="" w:fill=""/>
        </w:rPr>
        <w:t xml:space="preserve">. </w:t>
      </w:r>
      <w:r>
        <w:rPr>
          <w:rStyle w:val="RefArticleTitle"/>
        </w:rPr>
        <w:t xml:space="preserve">Opposing actions of IL-2 and IL-21 on Th9 differentiation correlate with their differential regulation of BCL6 expression</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111</w:t>
      </w:r>
      <w:r>
        <w:rPr>
          <w:shd w:val="clear" w:color="" w:fill=""/>
        </w:rPr>
        <w:t xml:space="preserve">:</w:t>
      </w:r>
      <w:r>
        <w:rPr>
          <w:rStyle w:val="RefFPage"/>
        </w:rPr>
        <w:t xml:space="preserve">3508</w:t>
      </w:r>
      <w:r>
        <w:rPr>
          <w:shd w:val="clear" w:color="" w:fill=""/>
        </w:rPr>
        <w:t xml:space="preserve">–</w:t>
      </w:r>
      <w:r>
        <w:rPr>
          <w:rStyle w:val="RefLPage"/>
        </w:rPr>
        <w:t xml:space="preserve">3513</w:t>
      </w:r>
      <w:r>
        <w:rPr>
          <w:shd w:val="clear" w:color="" w:fill=""/>
        </w:rPr>
        <w:t xml:space="preserve">.</w:t>
      </w:r>
    </w:p>
    <w:p>
      <w:pPr>
        <w:pStyle w:val="jrnlRefText"/>
      </w:pPr>
      <w:bookmarkStart w:id="60" w:name="R40"/>
      <w:bookmarkEnd w:id="60"/>
      <w:r>
        <w:rPr>
          <w:rStyle w:val="RefSurName"/>
        </w:rPr>
        <w:t xml:space="preserve">Liongue</w:t>
      </w:r>
      <w:r>
        <w:rPr>
          <w:rStyle w:val="RefAuthor"/>
        </w:rPr>
        <w:t xml:space="preserve"> </w:t>
      </w:r>
      <w:r>
        <w:rPr>
          <w:rStyle w:val="RefGivenName"/>
        </w:rPr>
        <w:t xml:space="preserve">C</w:t>
      </w:r>
      <w:r>
        <w:rPr>
          <w:shd w:val="clear" w:color="" w:fill=""/>
        </w:rPr>
        <w:t xml:space="preserve">, </w:t>
      </w:r>
      <w:r>
        <w:rPr>
          <w:rStyle w:val="RefSurName"/>
        </w:rPr>
        <w:t xml:space="preserve">O'Sullivan</w:t>
      </w:r>
      <w:r>
        <w:rPr>
          <w:rStyle w:val="RefAuthor"/>
        </w:rPr>
        <w:t xml:space="preserve"> </w:t>
      </w:r>
      <w:r>
        <w:rPr>
          <w:rStyle w:val="RefGivenName"/>
        </w:rPr>
        <w:t xml:space="preserve">LA</w:t>
      </w:r>
      <w:r>
        <w:rPr>
          <w:shd w:val="clear" w:color="" w:fill=""/>
        </w:rPr>
        <w:t xml:space="preserve">, </w:t>
      </w:r>
      <w:r>
        <w:rPr>
          <w:rStyle w:val="RefSurName"/>
        </w:rPr>
        <w:t xml:space="preserve">Trengove</w:t>
      </w:r>
      <w:r>
        <w:rPr>
          <w:rStyle w:val="RefAuthor"/>
        </w:rPr>
        <w:t xml:space="preserve"> </w:t>
      </w:r>
      <w:r>
        <w:rPr>
          <w:rStyle w:val="RefGivenName"/>
        </w:rPr>
        <w:t xml:space="preserve">MC</w:t>
      </w:r>
      <w:r>
        <w:rPr>
          <w:shd w:val="clear" w:color="" w:fill=""/>
        </w:rPr>
        <w:t xml:space="preserve">, </w:t>
      </w:r>
      <w:r>
        <w:rPr>
          <w:rStyle w:val="RefSurName"/>
        </w:rPr>
        <w:t xml:space="preserve">Ward</w:t>
      </w:r>
      <w:r>
        <w:rPr>
          <w:rStyle w:val="RefAuthor"/>
        </w:rPr>
        <w:t xml:space="preserve"> </w:t>
      </w:r>
      <w:r>
        <w:rPr>
          <w:rStyle w:val="RefGivenName"/>
        </w:rPr>
        <w:t xml:space="preserve">AC</w:t>
      </w:r>
      <w:r>
        <w:rPr>
          <w:shd w:val="clear" w:color="" w:fill=""/>
        </w:rPr>
        <w:t xml:space="preserve">. </w:t>
      </w:r>
      <w:r>
        <w:rPr>
          <w:rStyle w:val="RefYear"/>
        </w:rPr>
        <w:t xml:space="preserve">2012</w:t>
      </w:r>
      <w:r>
        <w:rPr>
          <w:shd w:val="clear" w:color="" w:fill=""/>
        </w:rPr>
        <w:t xml:space="preserve">. </w:t>
      </w:r>
      <w:r>
        <w:rPr>
          <w:rStyle w:val="RefArticleTitle"/>
        </w:rPr>
        <w:t xml:space="preserve">Evolution of JAK-STAT pathway components: mechanisms and role in immune system development</w:t>
      </w:r>
      <w:r>
        <w:rPr>
          <w:shd w:val="clear" w:color="" w:fill=""/>
        </w:rPr>
        <w:t xml:space="preserve">. </w:t>
      </w:r>
      <w:r>
        <w:rPr>
          <w:rStyle w:val=""/>
        </w:rPr>
        <w:t xml:space="preserve">PloS One</w:t>
      </w:r>
      <w:r>
        <w:rPr>
          <w:shd w:val="clear" w:color="" w:fill=""/>
        </w:rPr>
        <w:t xml:space="preserve"> </w:t>
      </w:r>
      <w:r>
        <w:rPr>
          <w:rStyle w:val=""/>
        </w:rPr>
        <w:t xml:space="preserve">7</w:t>
      </w:r>
      <w:r>
        <w:rPr>
          <w:shd w:val="clear" w:color="" w:fill=""/>
        </w:rPr>
        <w:t xml:space="preserve">:</w:t>
      </w:r>
      <w:r>
        <w:rPr>
          <w:rStyle w:val="RefELocation"/>
        </w:rPr>
        <w:t xml:space="preserve">e32777</w:t>
      </w:r>
      <w:r>
        <w:rPr>
          <w:shd w:val="clear" w:color="" w:fill=""/>
        </w:rPr>
        <w:t xml:space="preserve">.</w:t>
      </w:r>
    </w:p>
    <w:p>
      <w:pPr>
        <w:pStyle w:val="jrnlRefText"/>
      </w:pPr>
      <w:bookmarkStart w:id="61" w:name="R41"/>
      <w:bookmarkEnd w:id="61"/>
      <w:r>
        <w:rPr>
          <w:rStyle w:val="RefSurName"/>
        </w:rPr>
        <w:t xml:space="preserve">Liu</w:t>
      </w:r>
      <w:r>
        <w:rPr>
          <w:rStyle w:val="RefAuthor"/>
        </w:rPr>
        <w:t xml:space="preserve"> </w:t>
      </w:r>
      <w:r>
        <w:rPr>
          <w:rStyle w:val="RefGivenName"/>
        </w:rPr>
        <w:t xml:space="preserve">X</w:t>
      </w:r>
      <w:r>
        <w:rPr>
          <w:shd w:val="clear" w:color="" w:fill=""/>
        </w:rPr>
        <w:t xml:space="preserve">, </w:t>
      </w:r>
      <w:r>
        <w:rPr>
          <w:rStyle w:val="RefSurName"/>
        </w:rPr>
        <w:t xml:space="preserve">Robinson</w:t>
      </w:r>
      <w:r>
        <w:rPr>
          <w:rStyle w:val="RefAuthor"/>
        </w:rPr>
        <w:t xml:space="preserve"> </w:t>
      </w:r>
      <w:r>
        <w:rPr>
          <w:rStyle w:val="RefGivenName"/>
        </w:rPr>
        <w:t xml:space="preserve">GW</w:t>
      </w:r>
      <w:r>
        <w:rPr>
          <w:shd w:val="clear" w:color="" w:fill=""/>
        </w:rPr>
        <w:t xml:space="preserve">, </w:t>
      </w:r>
      <w:r>
        <w:rPr>
          <w:rStyle w:val="RefSurName"/>
        </w:rPr>
        <w:t xml:space="preserve">Gouilleux</w:t>
      </w:r>
      <w:r>
        <w:rPr>
          <w:rStyle w:val="RefAuthor"/>
        </w:rPr>
        <w:t xml:space="preserve"> </w:t>
      </w:r>
      <w:r>
        <w:rPr>
          <w:rStyle w:val="RefGivenName"/>
        </w:rPr>
        <w:t xml:space="preserve">F</w:t>
      </w:r>
      <w:r>
        <w:rPr>
          <w:shd w:val="clear" w:color="" w:fill=""/>
        </w:rPr>
        <w:t xml:space="preserve">, </w:t>
      </w:r>
      <w:r>
        <w:rPr>
          <w:rStyle w:val="RefSurName"/>
        </w:rPr>
        <w:t xml:space="preserve">Groner</w:t>
      </w:r>
      <w:r>
        <w:rPr>
          <w:rStyle w:val="RefAuthor"/>
        </w:rPr>
        <w:t xml:space="preserve"> </w:t>
      </w:r>
      <w:r>
        <w:rPr>
          <w:rStyle w:val="RefGivenName"/>
        </w:rPr>
        <w:t xml:space="preserve">B</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Year"/>
        </w:rPr>
        <w:t xml:space="preserve">1995</w:t>
      </w:r>
      <w:r>
        <w:rPr>
          <w:shd w:val="clear" w:color="" w:fill=""/>
        </w:rPr>
        <w:t xml:space="preserve">. </w:t>
      </w:r>
      <w:r>
        <w:rPr>
          <w:rStyle w:val="RefArticleTitle"/>
        </w:rPr>
        <w:t xml:space="preserve">Cloning and expression of Stat5 and an additional homologue (Stat5b) involved in prolactin signal transduction in mouse mammary tissue</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92</w:t>
      </w:r>
      <w:r>
        <w:rPr>
          <w:shd w:val="clear" w:color="" w:fill=""/>
        </w:rPr>
        <w:t xml:space="preserve">:</w:t>
      </w:r>
      <w:r>
        <w:rPr>
          <w:rStyle w:val="RefFPage"/>
        </w:rPr>
        <w:t xml:space="preserve">8831</w:t>
      </w:r>
      <w:r>
        <w:rPr>
          <w:shd w:val="clear" w:color="" w:fill=""/>
        </w:rPr>
        <w:t xml:space="preserve">–</w:t>
      </w:r>
      <w:r>
        <w:rPr>
          <w:rStyle w:val="RefLPage"/>
        </w:rPr>
        <w:t xml:space="preserve">8835</w:t>
      </w:r>
      <w:r>
        <w:rPr>
          <w:shd w:val="clear" w:color="" w:fill=""/>
        </w:rPr>
        <w:t xml:space="preserve"> .</w:t>
      </w:r>
    </w:p>
    <w:p>
      <w:pPr>
        <w:pStyle w:val="jrnlRefText"/>
      </w:pPr>
      <w:bookmarkStart w:id="62" w:name="R42"/>
      <w:bookmarkEnd w:id="62"/>
      <w:r>
        <w:rPr>
          <w:rStyle w:val="RefSurName"/>
        </w:rPr>
        <w:t xml:space="preserve">Liu</w:t>
      </w:r>
      <w:r>
        <w:rPr>
          <w:rStyle w:val="RefAuthor"/>
        </w:rPr>
        <w:t xml:space="preserve"> </w:t>
      </w:r>
      <w:r>
        <w:rPr>
          <w:rStyle w:val="RefGivenName"/>
        </w:rPr>
        <w:t xml:space="preserve">X</w:t>
      </w:r>
      <w:r>
        <w:rPr>
          <w:shd w:val="clear" w:color="" w:fill=""/>
        </w:rPr>
        <w:t xml:space="preserve">, </w:t>
      </w:r>
      <w:r>
        <w:rPr>
          <w:rStyle w:val="RefSurName"/>
        </w:rPr>
        <w:t xml:space="preserve">Robinson</w:t>
      </w:r>
      <w:r>
        <w:rPr>
          <w:rStyle w:val="RefAuthor"/>
        </w:rPr>
        <w:t xml:space="preserve"> </w:t>
      </w:r>
      <w:r>
        <w:rPr>
          <w:rStyle w:val="RefGivenName"/>
        </w:rPr>
        <w:t xml:space="preserve">GW</w:t>
      </w:r>
      <w:r>
        <w:rPr>
          <w:shd w:val="clear" w:color="" w:fill=""/>
        </w:rPr>
        <w:t xml:space="preserve">, </w:t>
      </w:r>
      <w:r>
        <w:rPr>
          <w:rStyle w:val="RefSurName"/>
        </w:rPr>
        <w:t xml:space="preserve">Wagner</w:t>
      </w:r>
      <w:r>
        <w:rPr>
          <w:rStyle w:val="RefAuthor"/>
        </w:rPr>
        <w:t xml:space="preserve"> </w:t>
      </w:r>
      <w:r>
        <w:rPr>
          <w:rStyle w:val="RefGivenName"/>
        </w:rPr>
        <w:t xml:space="preserve">KU</w:t>
      </w:r>
      <w:r>
        <w:rPr>
          <w:shd w:val="clear" w:color="" w:fill=""/>
        </w:rPr>
        <w:t xml:space="preserve">, </w:t>
      </w:r>
      <w:r>
        <w:rPr>
          <w:rStyle w:val="RefSurName"/>
        </w:rPr>
        <w:t xml:space="preserve">Garrett</w:t>
      </w:r>
      <w:r>
        <w:rPr>
          <w:rStyle w:val="RefAuthor"/>
        </w:rPr>
        <w:t xml:space="preserve"> </w:t>
      </w:r>
      <w:r>
        <w:rPr>
          <w:rStyle w:val="RefGivenName"/>
        </w:rPr>
        <w:t xml:space="preserve">L</w:t>
      </w:r>
      <w:r>
        <w:rPr>
          <w:shd w:val="clear" w:color="" w:fill=""/>
        </w:rPr>
        <w:t xml:space="preserve">, </w:t>
      </w:r>
      <w:r>
        <w:rPr>
          <w:rStyle w:val="RefSurName"/>
        </w:rPr>
        <w:t xml:space="preserve">Wynshaw-Boris</w:t>
      </w:r>
      <w:r>
        <w:rPr>
          <w:rStyle w:val="RefAuthor"/>
        </w:rPr>
        <w:t xml:space="preserve"> </w:t>
      </w:r>
      <w:r>
        <w:rPr>
          <w:rStyle w:val="RefGivenName"/>
        </w:rPr>
        <w:t xml:space="preserve">A</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Year"/>
        </w:rPr>
        <w:t xml:space="preserve">1997</w:t>
      </w:r>
      <w:r>
        <w:rPr>
          <w:shd w:val="clear" w:color="" w:fill=""/>
        </w:rPr>
        <w:t xml:space="preserve">. </w:t>
      </w:r>
      <w:r>
        <w:rPr>
          <w:rStyle w:val="RefArticleTitle"/>
        </w:rPr>
        <w:t xml:space="preserve">Stat5a is mandatory for adult mammary gland development and lactogenesis</w:t>
      </w:r>
      <w:r>
        <w:rPr>
          <w:shd w:val="clear" w:color="" w:fill=""/>
        </w:rPr>
        <w:t xml:space="preserve">. </w:t>
      </w:r>
      <w:r>
        <w:rPr>
          <w:rStyle w:val=""/>
        </w:rPr>
        <w:t xml:space="preserve">Genes &amp; Development</w:t>
      </w:r>
      <w:r>
        <w:rPr>
          <w:shd w:val="clear" w:color="" w:fill=""/>
        </w:rPr>
        <w:t xml:space="preserve"> </w:t>
      </w:r>
      <w:r>
        <w:rPr>
          <w:rStyle w:val=""/>
        </w:rPr>
        <w:t xml:space="preserve">11</w:t>
      </w:r>
      <w:r>
        <w:rPr>
          <w:shd w:val="clear" w:color="" w:fill=""/>
        </w:rPr>
        <w:t xml:space="preserve">:</w:t>
      </w:r>
      <w:r>
        <w:rPr>
          <w:rStyle w:val="RefFPage"/>
        </w:rPr>
        <w:t xml:space="preserve">179</w:t>
      </w:r>
      <w:r>
        <w:rPr>
          <w:shd w:val="clear" w:color="" w:fill=""/>
        </w:rPr>
        <w:t xml:space="preserve">–</w:t>
      </w:r>
      <w:r>
        <w:rPr>
          <w:rStyle w:val="RefLPage"/>
        </w:rPr>
        <w:t xml:space="preserve">186</w:t>
      </w:r>
      <w:r>
        <w:rPr>
          <w:shd w:val="clear" w:color="" w:fill=""/>
        </w:rPr>
        <w:t xml:space="preserve">.</w:t>
      </w:r>
    </w:p>
    <w:p>
      <w:pPr>
        <w:pStyle w:val="jrnlRefText"/>
      </w:pPr>
      <w:bookmarkStart w:id="63" w:name="R43"/>
      <w:bookmarkEnd w:id="63"/>
      <w:r>
        <w:rPr>
          <w:rStyle w:val="RefSurName"/>
        </w:rPr>
        <w:t xml:space="preserve">Lohse</w:t>
      </w:r>
      <w:r>
        <w:rPr>
          <w:rStyle w:val="RefAuthor"/>
        </w:rPr>
        <w:t xml:space="preserve"> </w:t>
      </w:r>
      <w:r>
        <w:rPr>
          <w:rStyle w:val="RefGivenName"/>
        </w:rPr>
        <w:t xml:space="preserve">M</w:t>
      </w:r>
      <w:r>
        <w:rPr>
          <w:shd w:val="clear" w:color="" w:fill=""/>
        </w:rPr>
        <w:t xml:space="preserve">, </w:t>
      </w:r>
      <w:r>
        <w:rPr>
          <w:rStyle w:val="RefSurName"/>
        </w:rPr>
        <w:t xml:space="preserve">Bolger</w:t>
      </w:r>
      <w:r>
        <w:rPr>
          <w:rStyle w:val="RefAuthor"/>
        </w:rPr>
        <w:t xml:space="preserve"> </w:t>
      </w:r>
      <w:r>
        <w:rPr>
          <w:rStyle w:val="RefGivenName"/>
        </w:rPr>
        <w:t xml:space="preserve">AM</w:t>
      </w:r>
      <w:r>
        <w:rPr>
          <w:shd w:val="clear" w:color="" w:fill=""/>
        </w:rPr>
        <w:t xml:space="preserve">, </w:t>
      </w:r>
      <w:r>
        <w:rPr>
          <w:rStyle w:val="RefSurName"/>
        </w:rPr>
        <w:t xml:space="preserve">Nagel</w:t>
      </w:r>
      <w:r>
        <w:rPr>
          <w:rStyle w:val="RefAuthor"/>
        </w:rPr>
        <w:t xml:space="preserve"> </w:t>
      </w:r>
      <w:r>
        <w:rPr>
          <w:rStyle w:val="RefGivenName"/>
        </w:rPr>
        <w:t xml:space="preserve">A</w:t>
      </w:r>
      <w:r>
        <w:rPr>
          <w:shd w:val="clear" w:color="" w:fill=""/>
        </w:rPr>
        <w:t xml:space="preserve">, </w:t>
      </w:r>
      <w:r>
        <w:rPr>
          <w:rStyle w:val="RefSurName"/>
        </w:rPr>
        <w:t xml:space="preserve">Fernie</w:t>
      </w:r>
      <w:r>
        <w:rPr>
          <w:rStyle w:val="RefAuthor"/>
        </w:rPr>
        <w:t xml:space="preserve"> </w:t>
      </w:r>
      <w:r>
        <w:rPr>
          <w:rStyle w:val="RefGivenName"/>
        </w:rPr>
        <w:t xml:space="preserve">AR</w:t>
      </w:r>
      <w:r>
        <w:rPr>
          <w:shd w:val="clear" w:color="" w:fill=""/>
        </w:rPr>
        <w:t xml:space="preserve">, </w:t>
      </w:r>
      <w:r>
        <w:rPr>
          <w:rStyle w:val="RefSurName"/>
        </w:rPr>
        <w:t xml:space="preserve">Lunn</w:t>
      </w:r>
      <w:r>
        <w:rPr>
          <w:rStyle w:val="RefAuthor"/>
        </w:rPr>
        <w:t xml:space="preserve"> </w:t>
      </w:r>
      <w:r>
        <w:rPr>
          <w:rStyle w:val="RefGivenName"/>
        </w:rPr>
        <w:t xml:space="preserve">JE</w:t>
      </w:r>
      <w:r>
        <w:rPr>
          <w:shd w:val="clear" w:color="" w:fill=""/>
        </w:rPr>
        <w:t xml:space="preserve">, </w:t>
      </w:r>
      <w:r>
        <w:rPr>
          <w:rStyle w:val="RefSurName"/>
        </w:rPr>
        <w:t xml:space="preserve">Stitt</w:t>
      </w:r>
      <w:r>
        <w:rPr>
          <w:rStyle w:val="RefAuthor"/>
        </w:rPr>
        <w:t xml:space="preserve"> </w:t>
      </w:r>
      <w:r>
        <w:rPr>
          <w:rStyle w:val="RefGivenName"/>
        </w:rPr>
        <w:t xml:space="preserve">M</w:t>
      </w:r>
      <w:r>
        <w:rPr>
          <w:shd w:val="clear" w:color="" w:fill=""/>
        </w:rPr>
        <w:t xml:space="preserve">, </w:t>
      </w:r>
      <w:r>
        <w:rPr>
          <w:rStyle w:val="RefSurName"/>
        </w:rPr>
        <w:t xml:space="preserve">Usadel</w:t>
      </w:r>
      <w:r>
        <w:rPr>
          <w:rStyle w:val="RefAuthor"/>
        </w:rPr>
        <w:t xml:space="preserve"> </w:t>
      </w:r>
      <w:r>
        <w:rPr>
          <w:rStyle w:val="RefGivenName"/>
        </w:rPr>
        <w:t xml:space="preserve">B</w:t>
      </w:r>
      <w:r>
        <w:rPr>
          <w:shd w:val="clear" w:color="" w:fill=""/>
        </w:rPr>
        <w:t xml:space="preserve">. </w:t>
      </w:r>
      <w:r>
        <w:rPr>
          <w:rStyle w:val="RefYear"/>
        </w:rPr>
        <w:t xml:space="preserve">2012</w:t>
      </w:r>
      <w:r>
        <w:rPr>
          <w:shd w:val="clear" w:color="" w:fill=""/>
        </w:rPr>
        <w:t xml:space="preserve">. </w:t>
      </w:r>
      <w:r>
        <w:rPr>
          <w:rStyle w:val="RefArticleTitle"/>
        </w:rPr>
        <w:t xml:space="preserve">RobiNA: a user-friendly, integrated software solution for RNA-Seq-based transcriptomics</w:t>
      </w:r>
      <w:r>
        <w:rPr>
          <w:shd w:val="clear" w:color="" w:fill=""/>
        </w:rPr>
        <w:t xml:space="preserve">. </w:t>
      </w:r>
      <w:r>
        <w:rPr>
          <w:rStyle w:val=""/>
        </w:rPr>
        <w:t xml:space="preserve">Nucleic Acids Research</w:t>
      </w:r>
      <w:r>
        <w:rPr>
          <w:shd w:val="clear" w:color="" w:fill=""/>
        </w:rPr>
        <w:t xml:space="preserve"> </w:t>
      </w:r>
      <w:r>
        <w:rPr>
          <w:rStyle w:val=""/>
        </w:rPr>
        <w:t xml:space="preserve">40</w:t>
      </w:r>
      <w:r>
        <w:rPr>
          <w:shd w:val="clear" w:color="" w:fill=""/>
        </w:rPr>
        <w:t xml:space="preserve">:</w:t>
      </w:r>
      <w:r>
        <w:rPr>
          <w:rStyle w:val="RefFPage"/>
        </w:rPr>
        <w:t xml:space="preserve">W622</w:t>
      </w:r>
      <w:r>
        <w:rPr>
          <w:shd w:val="clear" w:color="" w:fill=""/>
        </w:rPr>
        <w:t xml:space="preserve">–</w:t>
      </w:r>
      <w:r>
        <w:rPr>
          <w:rStyle w:val="RefLPage"/>
        </w:rPr>
        <w:t xml:space="preserve">627</w:t>
      </w:r>
      <w:r>
        <w:rPr>
          <w:shd w:val="clear" w:color="" w:fill=""/>
        </w:rPr>
        <w:t xml:space="preserve">.</w:t>
      </w:r>
    </w:p>
    <w:p>
      <w:pPr>
        <w:pStyle w:val="jrnlRefText"/>
      </w:pPr>
      <w:bookmarkStart w:id="64" w:name="R44"/>
      <w:bookmarkEnd w:id="64"/>
      <w:r>
        <w:rPr>
          <w:rStyle w:val="RefSurName"/>
        </w:rPr>
        <w:t xml:space="preserve">Mahmud</w:t>
      </w:r>
      <w:r>
        <w:rPr>
          <w:rStyle w:val="RefAuthor"/>
        </w:rPr>
        <w:t xml:space="preserve"> </w:t>
      </w:r>
      <w:r>
        <w:rPr>
          <w:rStyle w:val="RefGivenName"/>
        </w:rPr>
        <w:t xml:space="preserve">SA</w:t>
      </w:r>
      <w:r>
        <w:rPr>
          <w:shd w:val="clear" w:color="" w:fill=""/>
        </w:rPr>
        <w:t xml:space="preserve">, </w:t>
      </w:r>
      <w:r>
        <w:rPr>
          <w:rStyle w:val="RefSurName"/>
        </w:rPr>
        <w:t xml:space="preserve">Manlove</w:t>
      </w:r>
      <w:r>
        <w:rPr>
          <w:rStyle w:val="RefAuthor"/>
        </w:rPr>
        <w:t xml:space="preserve"> </w:t>
      </w:r>
      <w:r>
        <w:rPr>
          <w:rStyle w:val="RefGivenName"/>
        </w:rPr>
        <w:t xml:space="preserve">LS</w:t>
      </w:r>
      <w:r>
        <w:rPr>
          <w:shd w:val="clear" w:color="" w:fill=""/>
        </w:rPr>
        <w:t xml:space="preserve">, </w:t>
      </w:r>
      <w:r>
        <w:rPr>
          <w:rStyle w:val="RefSurName"/>
        </w:rPr>
        <w:t xml:space="preserve">Farrar</w:t>
      </w:r>
      <w:r>
        <w:rPr>
          <w:rStyle w:val="RefAuthor"/>
        </w:rPr>
        <w:t xml:space="preserve"> </w:t>
      </w:r>
      <w:r>
        <w:rPr>
          <w:rStyle w:val="RefGivenName"/>
        </w:rPr>
        <w:t xml:space="preserve">MA</w:t>
      </w:r>
      <w:r>
        <w:rPr>
          <w:shd w:val="clear" w:color="" w:fill=""/>
        </w:rPr>
        <w:t xml:space="preserve">. </w:t>
      </w:r>
      <w:r>
        <w:rPr>
          <w:rStyle w:val="RefYear"/>
        </w:rPr>
        <w:t xml:space="preserve">2013</w:t>
      </w:r>
      <w:r>
        <w:rPr>
          <w:shd w:val="clear" w:color="" w:fill=""/>
        </w:rPr>
        <w:t xml:space="preserve">. </w:t>
      </w:r>
      <w:r>
        <w:rPr>
          <w:rStyle w:val="RefArticleTitle"/>
        </w:rPr>
        <w:t xml:space="preserve">Interleukin-2 and STAT5 in regulatory T cell development and function</w:t>
      </w:r>
      <w:r>
        <w:rPr>
          <w:shd w:val="clear" w:color="" w:fill=""/>
        </w:rPr>
        <w:t xml:space="preserve">. </w:t>
      </w:r>
      <w:r>
        <w:rPr>
          <w:rStyle w:val=""/>
        </w:rPr>
        <w:t xml:space="preserve">JAK-STAT</w:t>
      </w:r>
      <w:r>
        <w:rPr>
          <w:shd w:val="clear" w:color="" w:fill=""/>
        </w:rPr>
        <w:t xml:space="preserve"> </w:t>
      </w:r>
      <w:r>
        <w:rPr>
          <w:rStyle w:val=""/>
        </w:rPr>
        <w:t xml:space="preserve">2</w:t>
      </w:r>
      <w:r>
        <w:rPr>
          <w:shd w:val="clear" w:color="" w:fill=""/>
        </w:rPr>
        <w:t xml:space="preserve">:</w:t>
      </w:r>
      <w:r>
        <w:rPr>
          <w:rStyle w:val="RefFPage"/>
        </w:rPr>
        <w:t xml:space="preserve">e23154</w:t>
      </w:r>
      <w:r>
        <w:rPr>
          <w:shd w:val="clear" w:color="" w:fill=""/>
        </w:rPr>
        <w:t xml:space="preserve">.</w:t>
      </w:r>
    </w:p>
    <w:p>
      <w:pPr>
        <w:pStyle w:val="jrnlRefText"/>
      </w:pPr>
      <w:bookmarkStart w:id="65" w:name="R45"/>
      <w:bookmarkEnd w:id="65"/>
      <w:r>
        <w:rPr>
          <w:rStyle w:val="RefSurName"/>
        </w:rPr>
        <w:t xml:space="preserve">Malek</w:t>
      </w:r>
      <w:rPr>
        <w:rStyle w:val="RefAuthor"/>
      </w:rPr>
      <w:ins w:author="cross-ref" w:date="1970-01-01T00:00:00Z">
        <w:r>
          <w:t xml:space="preserve"> </w:t>
        </w:r>
      </w:ins>
      <w:rPr>
        <w:rStyle w:val="RefAuthor"/>
      </w:rPr>
      <w:ins w:author="cross-ref" w:date="1970-01-01T00:00:00Z">
        <w:r>
          <w:t xml:space="preserve">TR</w:t>
        </w:r>
      </w:ins>
      <w:r>
        <w:rPr>
          <w:shd w:val="clear" w:color="" w:fill=""/>
        </w:rPr>
        <w:t xml:space="preserve">, </w:t>
      </w:r>
      <w:r>
        <w:rPr>
          <w:rStyle w:val="RefSurName"/>
        </w:rPr>
        <w:t xml:space="preserve">Castro</w:t>
      </w:r>
      <w:r>
        <w:rPr>
          <w:rStyle w:val="RefAuthor"/>
        </w:rPr>
        <w:t xml:space="preserve"> </w:t>
      </w:r>
      <w:r>
        <w:rPr>
          <w:rStyle w:val="RefGivenName"/>
        </w:rPr>
        <w:t xml:space="preserve">I</w:t>
      </w:r>
      <w:r>
        <w:rPr>
          <w:shd w:val="clear" w:color="" w:fill=""/>
        </w:rPr>
        <w:t xml:space="preserve"> </w:t>
      </w:r>
      <w:r>
        <w:rPr>
          <w:rStyle w:val="RefSurName"/>
        </w:rPr>
        <w:t xml:space="preserve">Thomas</w:t>
      </w:r>
      <w:r>
        <w:rPr>
          <w:rStyle w:val="RefAuthor"/>
        </w:rPr>
        <w:t xml:space="preserve"> </w:t>
      </w:r>
      <w:r>
        <w:rPr>
          <w:rStyle w:val="RefGivenName"/>
        </w:rPr>
        <w:t xml:space="preserve">R</w:t>
      </w:r>
      <w:r>
        <w:rPr>
          <w:shd w:val="clear" w:color="" w:fill=""/>
        </w:rPr>
        <w:t xml:space="preserve">. </w:t>
      </w:r>
      <w:r>
        <w:rPr>
          <w:rStyle w:val="RefYear"/>
        </w:rPr>
        <w:t xml:space="preserve">2010</w:t>
      </w:r>
      <w:r>
        <w:rPr>
          <w:shd w:val="clear" w:color="" w:fill=""/>
        </w:rPr>
        <w:t xml:space="preserve">. </w:t>
      </w:r>
      <w:r>
        <w:rPr>
          <w:rStyle w:val="RefArticleTitle"/>
        </w:rPr>
        <w:t xml:space="preserve">Interleukin-2 receptor signaling: </w:t>
      </w:r>
      <w:rPr>
        <w:rStyle w:val="RefArticleTitle"/>
      </w:rPr>
      <w:del w:author="cross-ref" w:date="1970-01-01T00:00:00Z">
        <w:r>
          <w:delText xml:space="preserve">at</w:delText>
        </w:r>
      </w:del>
      <w:rPr>
        <w:rStyle w:val="RefArticleTitle"/>
      </w:rPr>
      <w:ins w:author="cross-ref" w:date="1970-01-01T00:00:00Z">
        <w:r>
          <w:t xml:space="preserve">At</w:t>
        </w:r>
      </w:ins>
      <w:r>
        <w:rPr>
          <w:rStyle w:val="RefArticleTitle"/>
        </w:rPr>
        <w:t xml:space="preserve"> the interface between tolerance and immunity</w:t>
      </w:r>
      <w:r>
        <w:rPr>
          <w:shd w:val="clear" w:color="" w:fill=""/>
        </w:rPr>
        <w:t xml:space="preserve">. </w:t>
      </w:r>
      <w:r>
        <w:rPr>
          <w:rStyle w:val=""/>
        </w:rPr>
        <w:t xml:space="preserve">Immunity</w:t>
      </w:r>
      <w:r>
        <w:rPr>
          <w:shd w:val="clear" w:color="" w:fill=""/>
        </w:rPr>
        <w:t xml:space="preserve"> </w:t>
      </w:r>
      <w:r>
        <w:rPr>
          <w:rStyle w:val=""/>
        </w:rPr>
        <w:t xml:space="preserve">33</w:t>
      </w:r>
      <w:r>
        <w:rPr>
          <w:shd w:val="clear" w:color="" w:fill=""/>
        </w:rPr>
        <w:t xml:space="preserve">:</w:t>
      </w:r>
      <w:r>
        <w:rPr>
          <w:rStyle w:val="RefFPage"/>
        </w:rPr>
        <w:t xml:space="preserve">153</w:t>
      </w:r>
      <w:r>
        <w:rPr>
          <w:shd w:val="clear" w:color="" w:fill=""/>
        </w:rPr>
        <w:t xml:space="preserve">–</w:t>
      </w:r>
      <w:r>
        <w:rPr>
          <w:rStyle w:val="RefLPage"/>
        </w:rPr>
        <w:t xml:space="preserve">165</w:t>
      </w:r>
      <w:r>
        <w:rPr>
          <w:shd w:val="clear" w:color="" w:fill=""/>
        </w:rPr>
        <w:t xml:space="preserve">.</w:t>
      </w:r>
    </w:p>
    <w:p>
      <w:pPr>
        <w:pStyle w:val="jrnlRefText"/>
      </w:pPr>
      <w:bookmarkStart w:id="66" w:name="R46"/>
      <w:bookmarkEnd w:id="66"/>
      <w:r>
        <w:rPr>
          <w:rStyle w:val="RefSurName"/>
        </w:rPr>
        <w:t xml:space="preserve">Meinke</w:t>
      </w:r>
      <w:r>
        <w:rPr>
          <w:rStyle w:val="RefAuthor"/>
        </w:rPr>
        <w:t xml:space="preserve"> </w:t>
      </w:r>
      <w:r>
        <w:rPr>
          <w:rStyle w:val="RefGivenName"/>
        </w:rPr>
        <w:t xml:space="preserve">A</w:t>
      </w:r>
      <w:r>
        <w:rPr>
          <w:shd w:val="clear" w:color="" w:fill=""/>
        </w:rPr>
        <w:t xml:space="preserve">, </w:t>
      </w:r>
      <w:r>
        <w:rPr>
          <w:rStyle w:val="RefSurName"/>
        </w:rPr>
        <w:t xml:space="preserve">Barahmand-Pour</w:t>
      </w:r>
      <w:r>
        <w:rPr>
          <w:rStyle w:val="RefAuthor"/>
        </w:rPr>
        <w:t xml:space="preserve"> </w:t>
      </w:r>
      <w:r>
        <w:rPr>
          <w:rStyle w:val="RefGivenName"/>
        </w:rPr>
        <w:t xml:space="preserve">F</w:t>
      </w:r>
      <w:r>
        <w:rPr>
          <w:shd w:val="clear" w:color="" w:fill=""/>
        </w:rPr>
        <w:t xml:space="preserve">, </w:t>
      </w:r>
      <w:r>
        <w:rPr>
          <w:rStyle w:val="RefSurName"/>
        </w:rPr>
        <w:t xml:space="preserve">Wöhrl</w:t>
      </w:r>
      <w:r>
        <w:rPr>
          <w:rStyle w:val="RefAuthor"/>
        </w:rPr>
        <w:t xml:space="preserve"> </w:t>
      </w:r>
      <w:r>
        <w:rPr>
          <w:rStyle w:val="RefGivenName"/>
        </w:rPr>
        <w:t xml:space="preserve">S</w:t>
      </w:r>
      <w:r>
        <w:rPr>
          <w:shd w:val="clear" w:color="" w:fill=""/>
        </w:rPr>
        <w:t xml:space="preserve">, </w:t>
      </w:r>
      <w:r>
        <w:rPr>
          <w:rStyle w:val="RefSurName"/>
        </w:rPr>
        <w:t xml:space="preserve">Stoiber</w:t>
      </w:r>
      <w:r>
        <w:rPr>
          <w:rStyle w:val="RefAuthor"/>
        </w:rPr>
        <w:t xml:space="preserve"> </w:t>
      </w:r>
      <w:r>
        <w:rPr>
          <w:rStyle w:val="RefGivenName"/>
        </w:rPr>
        <w:t xml:space="preserve">D</w:t>
      </w:r>
      <w:r>
        <w:rPr>
          <w:shd w:val="clear" w:color="" w:fill=""/>
        </w:rPr>
        <w:t xml:space="preserve">, </w:t>
      </w:r>
      <w:r>
        <w:rPr>
          <w:rStyle w:val="RefSurName"/>
        </w:rPr>
        <w:t xml:space="preserve">Decker</w:t>
      </w:r>
      <w:r>
        <w:rPr>
          <w:rStyle w:val="RefAuthor"/>
        </w:rPr>
        <w:t xml:space="preserve"> </w:t>
      </w:r>
      <w:r>
        <w:rPr>
          <w:rStyle w:val="RefGivenName"/>
        </w:rPr>
        <w:t xml:space="preserve">T</w:t>
      </w:r>
      <w:r>
        <w:rPr>
          <w:shd w:val="clear" w:color="" w:fill=""/>
        </w:rPr>
        <w:t xml:space="preserve">. </w:t>
      </w:r>
      <w:r>
        <w:rPr>
          <w:rStyle w:val="RefYear"/>
        </w:rPr>
        <w:t xml:space="preserve">1996</w:t>
      </w:r>
      <w:r>
        <w:rPr>
          <w:shd w:val="clear" w:color="" w:fill=""/>
        </w:rPr>
        <w:t xml:space="preserve">. </w:t>
      </w:r>
      <w:r>
        <w:rPr>
          <w:rStyle w:val="RefArticleTitle"/>
        </w:rPr>
        <w:t xml:space="preserve">Activation of different </w:t>
      </w:r>
      <w:rPr>
        <w:rStyle w:val="RefArticleTitle"/>
      </w:rPr>
      <w:del w:author="cross-ref" w:date="1970-01-01T00:00:00Z">
        <w:r>
          <w:delText xml:space="preserve">Stat5</w:delText>
        </w:r>
      </w:del>
      <w:rPr>
        <w:rStyle w:val="RefArticleTitle"/>
      </w:rPr>
      <w:ins w:author="cross-ref" w:date="1970-01-01T00:00:00Z">
        <w:r>
          <w:t xml:space="preserve">stat5</w:t>
        </w:r>
      </w:ins>
      <w:r>
        <w:rPr>
          <w:rStyle w:val="RefArticleTitle"/>
        </w:rPr>
        <w:t xml:space="preserve"> isoforms contributes to cell-type-restricted signaling in response to interferons</w:t>
      </w:r>
      <w:r>
        <w:rPr>
          <w:shd w:val="clear" w:color="" w:fill=""/>
        </w:rPr>
        <w:t xml:space="preserve">. </w:t>
      </w:r>
      <w:r>
        <w:rPr>
          <w:rStyle w:val=""/>
        </w:rPr>
        <w:t xml:space="preserve">Molecular and Cellular Biology</w:t>
      </w:r>
      <w:r>
        <w:rPr>
          <w:shd w:val="clear" w:color="" w:fill=""/>
        </w:rPr>
        <w:t xml:space="preserve"> </w:t>
      </w:r>
      <w:r>
        <w:rPr>
          <w:rStyle w:val=""/>
        </w:rPr>
        <w:t xml:space="preserve">16</w:t>
      </w:r>
      <w:r>
        <w:rPr>
          <w:shd w:val="clear" w:color="" w:fill=""/>
        </w:rPr>
        <w:t xml:space="preserve">:</w:t>
      </w:r>
      <w:r>
        <w:rPr>
          <w:rStyle w:val="RefFPage"/>
        </w:rPr>
        <w:t xml:space="preserve">6937</w:t>
      </w:r>
      <w:r>
        <w:rPr>
          <w:shd w:val="clear" w:color="" w:fill=""/>
        </w:rPr>
        <w:t xml:space="preserve">–</w:t>
      </w:r>
      <w:r>
        <w:rPr>
          <w:rStyle w:val="RefLPage"/>
        </w:rPr>
        <w:t xml:space="preserve">6944</w:t>
      </w:r>
      <w:r>
        <w:rPr>
          <w:shd w:val="clear" w:color="" w:fill=""/>
        </w:rPr>
        <w:t xml:space="preserve">.</w:t>
      </w:r>
    </w:p>
    <w:p>
      <w:pPr>
        <w:pStyle w:val="jrnlRefText"/>
      </w:pPr>
      <w:bookmarkStart w:id="67" w:name="R47"/>
      <w:bookmarkEnd w:id="67"/>
      <w:r>
        <w:rPr>
          <w:rStyle w:val="RefSurName"/>
        </w:rPr>
        <w:t xml:space="preserve">Metser</w:t>
      </w:r>
      <w:r>
        <w:rPr>
          <w:rStyle w:val="RefAuthor"/>
        </w:rPr>
        <w:t xml:space="preserve"> </w:t>
      </w:r>
      <w:r>
        <w:rPr>
          <w:rStyle w:val="RefGivenName"/>
        </w:rPr>
        <w:t xml:space="preserve">G</w:t>
      </w:r>
      <w:r>
        <w:rPr>
          <w:shd w:val="clear" w:color="" w:fill=""/>
        </w:rPr>
        <w:t xml:space="preserve">, </w:t>
      </w:r>
      <w:r>
        <w:rPr>
          <w:rStyle w:val="RefSurName"/>
        </w:rPr>
        <w:t xml:space="preserve">Shin</w:t>
      </w:r>
      <w:r>
        <w:rPr>
          <w:rStyle w:val="RefAuthor"/>
        </w:rPr>
        <w:t xml:space="preserve"> </w:t>
      </w:r>
      <w:r>
        <w:rPr>
          <w:rStyle w:val="RefGivenName"/>
        </w:rPr>
        <w:t xml:space="preserve">HY</w:t>
      </w:r>
      <w:r>
        <w:rPr>
          <w:shd w:val="clear" w:color="" w:fill=""/>
        </w:rPr>
        <w:t xml:space="preserve">, </w:t>
      </w:r>
      <w:r>
        <w:rPr>
          <w:rStyle w:val="RefSurName"/>
        </w:rPr>
        <w:t xml:space="preserve">Wang</w:t>
      </w:r>
      <w:r>
        <w:rPr>
          <w:rStyle w:val="RefAuthor"/>
        </w:rPr>
        <w:t xml:space="preserve"> </w:t>
      </w:r>
      <w:r>
        <w:rPr>
          <w:rStyle w:val="RefGivenName"/>
        </w:rPr>
        <w:t xml:space="preserve">C</w:t>
      </w:r>
      <w:r>
        <w:rPr>
          <w:shd w:val="clear" w:color="" w:fill=""/>
        </w:rPr>
        <w:t xml:space="preserve">, </w:t>
      </w:r>
      <w:r>
        <w:rPr>
          <w:rStyle w:val="RefSurName"/>
        </w:rPr>
        <w:t xml:space="preserve">Yoo</w:t>
      </w:r>
      <w:r>
        <w:rPr>
          <w:rStyle w:val="RefAuthor"/>
        </w:rPr>
        <w:t xml:space="preserve"> </w:t>
      </w:r>
      <w:r>
        <w:rPr>
          <w:rStyle w:val="RefGivenName"/>
        </w:rPr>
        <w:t xml:space="preserve">KH</w:t>
      </w:r>
      <w:r>
        <w:rPr>
          <w:shd w:val="clear" w:color="" w:fill=""/>
        </w:rPr>
        <w:t xml:space="preserve">, </w:t>
      </w:r>
      <w:r>
        <w:rPr>
          <w:rStyle w:val="RefSurName"/>
        </w:rPr>
        <w:t xml:space="preserve">Oh</w:t>
      </w:r>
      <w:r>
        <w:rPr>
          <w:rStyle w:val="RefAuthor"/>
        </w:rPr>
        <w:t xml:space="preserve"> </w:t>
      </w:r>
      <w:r>
        <w:rPr>
          <w:rStyle w:val="RefGivenName"/>
        </w:rPr>
        <w:t xml:space="preserve">S</w:t>
      </w:r>
      <w:r>
        <w:rPr>
          <w:shd w:val="clear" w:color="" w:fill=""/>
        </w:rPr>
        <w:t xml:space="preserve">, </w:t>
      </w:r>
      <w:r>
        <w:rPr>
          <w:rStyle w:val="RefSurName"/>
        </w:rPr>
        <w:t xml:space="preserve">Villarino</w:t>
      </w:r>
      <w:r>
        <w:rPr>
          <w:rStyle w:val="RefAuthor"/>
        </w:rPr>
        <w:t xml:space="preserve"> </w:t>
      </w:r>
      <w:r>
        <w:rPr>
          <w:rStyle w:val="RefGivenName"/>
        </w:rPr>
        <w:t xml:space="preserve">AV</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SurName"/>
        </w:rPr>
        <w:t xml:space="preserve">Kang</w:t>
      </w:r>
      <w:r>
        <w:rPr>
          <w:rStyle w:val="RefAuthor"/>
        </w:rPr>
        <w:t xml:space="preserve"> </w:t>
      </w:r>
      <w:r>
        <w:rPr>
          <w:rStyle w:val="RefGivenName"/>
        </w:rPr>
        <w:t xml:space="preserve">K</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Year"/>
        </w:rPr>
        <w:t xml:space="preserve">2016</w:t>
      </w:r>
      <w:r>
        <w:rPr>
          <w:shd w:val="clear" w:color="" w:fill=""/>
        </w:rPr>
        <w:t xml:space="preserve">. </w:t>
      </w:r>
      <w:r>
        <w:rPr>
          <w:rStyle w:val="RefArticleTitle"/>
        </w:rPr>
        <w:t xml:space="preserve">An autoregulatory enhancer controls mammary-specific STAT5 functions</w:t>
      </w:r>
      <w:r>
        <w:rPr>
          <w:shd w:val="clear" w:color="" w:fill=""/>
        </w:rPr>
        <w:t xml:space="preserve">. </w:t>
      </w:r>
      <w:r>
        <w:rPr>
          <w:rStyle w:val=""/>
        </w:rPr>
        <w:t xml:space="preserve">Nucleic Acids Research</w:t>
      </w:r>
      <w:r>
        <w:rPr>
          <w:shd w:val="clear" w:color="" w:fill=""/>
        </w:rPr>
        <w:t xml:space="preserve"> </w:t>
      </w:r>
      <w:r>
        <w:rPr>
          <w:rStyle w:val=""/>
        </w:rPr>
        <w:t xml:space="preserve">44</w:t>
      </w:r>
      <w:r>
        <w:rPr>
          <w:shd w:val="clear" w:color="" w:fill=""/>
        </w:rPr>
        <w:t xml:space="preserve">:</w:t>
      </w:r>
      <w:r>
        <w:rPr>
          <w:rStyle w:val="RefFPage"/>
        </w:rPr>
        <w:t xml:space="preserve">1052</w:t>
      </w:r>
      <w:r>
        <w:rPr>
          <w:shd w:val="clear" w:color="" w:fill=""/>
        </w:rPr>
        <w:t xml:space="preserve">–</w:t>
      </w:r>
      <w:r>
        <w:rPr>
          <w:rStyle w:val="RefLPage"/>
        </w:rPr>
        <w:t xml:space="preserve">1063</w:t>
      </w:r>
      <w:r>
        <w:rPr>
          <w:shd w:val="clear" w:color="" w:fill=""/>
        </w:rPr>
        <w:t xml:space="preserve">.</w:t>
      </w:r>
    </w:p>
    <w:p>
      <w:pPr>
        <w:pStyle w:val="jrnlRefText"/>
      </w:pPr>
      <w:bookmarkStart w:id="68" w:name="R48"/>
      <w:bookmarkEnd w:id="68"/>
      <w:r>
        <w:rPr>
          <w:rStyle w:val="RefSurName"/>
        </w:rPr>
        <w:t xml:space="preserve">Moriggl</w:t>
      </w:r>
      <w:r>
        <w:rPr>
          <w:rStyle w:val="RefAuthor"/>
        </w:rPr>
        <w:t xml:space="preserve"> </w:t>
      </w:r>
      <w:r>
        <w:rPr>
          <w:rStyle w:val="RefGivenName"/>
        </w:rPr>
        <w:t xml:space="preserve">R</w:t>
      </w:r>
      <w:r>
        <w:rPr>
          <w:shd w:val="clear" w:color="" w:fill=""/>
        </w:rPr>
        <w:t xml:space="preserve">, </w:t>
      </w:r>
      <w:r>
        <w:rPr>
          <w:rStyle w:val="RefSurName"/>
        </w:rPr>
        <w:t xml:space="preserve">Topham</w:t>
      </w:r>
      <w:r>
        <w:rPr>
          <w:rStyle w:val="RefAuthor"/>
        </w:rPr>
        <w:t xml:space="preserve"> </w:t>
      </w:r>
      <w:r>
        <w:rPr>
          <w:rStyle w:val="RefGivenName"/>
        </w:rPr>
        <w:t xml:space="preserve">DJ</w:t>
      </w:r>
      <w:r>
        <w:rPr>
          <w:shd w:val="clear" w:color="" w:fill=""/>
        </w:rPr>
        <w:t xml:space="preserve">, </w:t>
      </w:r>
      <w:r>
        <w:rPr>
          <w:rStyle w:val="RefSurName"/>
        </w:rPr>
        <w:t xml:space="preserve">Teglund</w:t>
      </w:r>
      <w:r>
        <w:rPr>
          <w:rStyle w:val="RefAuthor"/>
        </w:rPr>
        <w:t xml:space="preserve"> </w:t>
      </w:r>
      <w:r>
        <w:rPr>
          <w:rStyle w:val="RefGivenName"/>
        </w:rPr>
        <w:t xml:space="preserve">S</w:t>
      </w:r>
      <w:r>
        <w:rPr>
          <w:shd w:val="clear" w:color="" w:fill=""/>
        </w:rPr>
        <w:t xml:space="preserve">, </w:t>
      </w:r>
      <w:r>
        <w:rPr>
          <w:rStyle w:val="RefSurName"/>
        </w:rPr>
        <w:t xml:space="preserve">Sexl</w:t>
      </w:r>
      <w:r>
        <w:rPr>
          <w:rStyle w:val="RefAuthor"/>
        </w:rPr>
        <w:t xml:space="preserve"> </w:t>
      </w:r>
      <w:r>
        <w:rPr>
          <w:rStyle w:val="RefGivenName"/>
        </w:rPr>
        <w:t xml:space="preserve">V</w:t>
      </w:r>
      <w:r>
        <w:rPr>
          <w:shd w:val="clear" w:color="" w:fill=""/>
        </w:rPr>
        <w:t xml:space="preserve">, </w:t>
      </w:r>
      <w:r>
        <w:rPr>
          <w:rStyle w:val="RefSurName"/>
        </w:rPr>
        <w:t xml:space="preserve">McKay</w:t>
      </w:r>
      <w:r>
        <w:rPr>
          <w:rStyle w:val="RefAuthor"/>
        </w:rPr>
        <w:t xml:space="preserve"> </w:t>
      </w:r>
      <w:r>
        <w:rPr>
          <w:rStyle w:val="RefGivenName"/>
        </w:rPr>
        <w:t xml:space="preserve">C</w:t>
      </w:r>
      <w:r>
        <w:rPr>
          <w:shd w:val="clear" w:color="" w:fill=""/>
        </w:rPr>
        <w:t xml:space="preserve">, </w:t>
      </w:r>
      <w:r>
        <w:rPr>
          <w:rStyle w:val="RefSurName"/>
        </w:rPr>
        <w:t xml:space="preserve">Wang</w:t>
      </w:r>
      <w:r>
        <w:rPr>
          <w:rStyle w:val="RefAuthor"/>
        </w:rPr>
        <w:t xml:space="preserve"> </w:t>
      </w:r>
      <w:r>
        <w:rPr>
          <w:rStyle w:val="RefGivenName"/>
        </w:rPr>
        <w:t xml:space="preserve">D</w:t>
      </w:r>
      <w:r>
        <w:rPr>
          <w:shd w:val="clear" w:color="" w:fill=""/>
        </w:rPr>
        <w:t xml:space="preserve">, </w:t>
      </w:r>
      <w:r>
        <w:rPr>
          <w:rStyle w:val="RefSurName"/>
        </w:rPr>
        <w:t xml:space="preserve">Hoffmeyer</w:t>
      </w:r>
      <w:r>
        <w:rPr>
          <w:rStyle w:val="RefAuthor"/>
        </w:rPr>
        <w:t xml:space="preserve"> </w:t>
      </w:r>
      <w:r>
        <w:rPr>
          <w:rStyle w:val="RefGivenName"/>
        </w:rPr>
        <w:t xml:space="preserve">A</w:t>
      </w:r>
      <w:r>
        <w:rPr>
          <w:shd w:val="clear" w:color="" w:fill=""/>
        </w:rPr>
        <w:t xml:space="preserve">, </w:t>
      </w:r>
      <w:r>
        <w:rPr>
          <w:rStyle w:val="RefSurName"/>
        </w:rPr>
        <w:t xml:space="preserve">van Deursen</w:t>
      </w:r>
      <w:r>
        <w:rPr>
          <w:rStyle w:val="RefAuthor"/>
        </w:rPr>
        <w:t xml:space="preserve"> </w:t>
      </w:r>
      <w:r>
        <w:rPr>
          <w:rStyle w:val="RefGivenName"/>
        </w:rPr>
        <w:t xml:space="preserve">J</w:t>
      </w:r>
      <w:r>
        <w:rPr>
          <w:shd w:val="clear" w:color="" w:fill=""/>
        </w:rPr>
        <w:t xml:space="preserve">, </w:t>
      </w:r>
      <w:r>
        <w:rPr>
          <w:rStyle w:val="RefSurName"/>
        </w:rPr>
        <w:t xml:space="preserve">Sangster</w:t>
      </w:r>
      <w:r>
        <w:rPr>
          <w:rStyle w:val="RefAuthor"/>
        </w:rPr>
        <w:t xml:space="preserve"> </w:t>
      </w:r>
      <w:r>
        <w:rPr>
          <w:rStyle w:val="RefGivenName"/>
        </w:rPr>
        <w:t xml:space="preserve">MY</w:t>
      </w:r>
      <w:r>
        <w:rPr>
          <w:shd w:val="clear" w:color="" w:fill=""/>
        </w:rPr>
        <w:t xml:space="preserve">, </w:t>
      </w:r>
      <w:r>
        <w:rPr>
          <w:rStyle w:val="RefSurName"/>
        </w:rPr>
        <w:t xml:space="preserve">Bunting</w:t>
      </w:r>
      <w:r>
        <w:rPr>
          <w:rStyle w:val="RefAuthor"/>
        </w:rPr>
        <w:t xml:space="preserve"> </w:t>
      </w:r>
      <w:r>
        <w:rPr>
          <w:rStyle w:val="RefGivenName"/>
        </w:rPr>
        <w:t xml:space="preserve">KD</w:t>
      </w:r>
      <w:r>
        <w:rPr>
          <w:shd w:val="clear" w:color="" w:fill=""/>
        </w:rPr>
        <w:t xml:space="preserve">, </w:t>
      </w:r>
      <w:r>
        <w:rPr>
          <w:rStyle w:val="RefSurName"/>
        </w:rPr>
        <w:t xml:space="preserve">Grosveld</w:t>
      </w:r>
      <w:r>
        <w:rPr>
          <w:rStyle w:val="RefAuthor"/>
        </w:rPr>
        <w:t xml:space="preserve"> </w:t>
      </w:r>
      <w:r>
        <w:rPr>
          <w:rStyle w:val="RefGivenName"/>
        </w:rPr>
        <w:t xml:space="preserve">GC</w:t>
      </w:r>
      <w:r>
        <w:rPr>
          <w:shd w:val="clear" w:color="" w:fill=""/>
        </w:rPr>
        <w:t xml:space="preserve">, </w:t>
      </w:r>
      <w:r>
        <w:rPr>
          <w:rStyle w:val="RefSurName"/>
        </w:rPr>
        <w:t xml:space="preserve">Ihle</w:t>
      </w:r>
      <w:r>
        <w:rPr>
          <w:rStyle w:val="RefAuthor"/>
        </w:rPr>
        <w:t xml:space="preserve"> </w:t>
      </w:r>
      <w:r>
        <w:rPr>
          <w:rStyle w:val="RefGivenName"/>
        </w:rPr>
        <w:t xml:space="preserve">JN</w:t>
      </w:r>
      <w:r>
        <w:rPr>
          <w:shd w:val="clear" w:color="" w:fill=""/>
        </w:rPr>
        <w:t xml:space="preserve">. </w:t>
      </w:r>
      <w:r>
        <w:rPr>
          <w:rStyle w:val="RefYear"/>
        </w:rPr>
        <w:t xml:space="preserve">1999</w:t>
      </w:r>
      <w:r>
        <w:rPr>
          <w:shd w:val="clear" w:color="" w:fill=""/>
        </w:rPr>
        <w:t xml:space="preserve">. </w:t>
      </w:r>
      <w:r>
        <w:rPr>
          <w:rStyle w:val="RefArticleTitle"/>
        </w:rPr>
        <w:t xml:space="preserve">Stat5 is required for </w:t>
      </w:r>
      <w:rPr>
        <w:rStyle w:val="RefArticleTitle"/>
      </w:rPr>
      <w:del w:author="cross-ref" w:date="1970-01-01T00:00:00Z">
        <w:r>
          <w:delText xml:space="preserve">IL</w:delText>
        </w:r>
      </w:del>
      <w:rPr>
        <w:rStyle w:val="RefArticleTitle"/>
      </w:rPr>
      <w:ins w:author="cross-ref" w:date="1970-01-01T00:00:00Z">
        <w:r>
          <w:t xml:space="preserve">il</w:t>
        </w:r>
      </w:ins>
      <w:r>
        <w:rPr>
          <w:rStyle w:val="RefArticleTitle"/>
        </w:rPr>
        <w:t xml:space="preserve">-2-induced cell cycle progression of peripheral T cells</w:t>
      </w:r>
      <w:r>
        <w:rPr>
          <w:shd w:val="clear" w:color="" w:fill=""/>
        </w:rPr>
        <w:t xml:space="preserve">. </w:t>
      </w:r>
      <w:r>
        <w:rPr>
          <w:rStyle w:val=""/>
        </w:rPr>
        <w:t xml:space="preserve">Immunity</w:t>
      </w:r>
      <w:r>
        <w:rPr>
          <w:shd w:val="clear" w:color="" w:fill=""/>
        </w:rPr>
        <w:t xml:space="preserve"> </w:t>
      </w:r>
      <w:r>
        <w:rPr>
          <w:rStyle w:val=""/>
        </w:rPr>
        <w:t xml:space="preserve">10</w:t>
      </w:r>
      <w:r>
        <w:rPr>
          <w:shd w:val="clear" w:color="" w:fill=""/>
        </w:rPr>
        <w:t xml:space="preserve">:</w:t>
      </w:r>
      <w:r>
        <w:rPr>
          <w:rStyle w:val="RefFPage"/>
        </w:rPr>
        <w:t xml:space="preserve">249</w:t>
      </w:r>
      <w:r>
        <w:rPr>
          <w:shd w:val="clear" w:color="" w:fill=""/>
        </w:rPr>
        <w:t xml:space="preserve">–</w:t>
      </w:r>
      <w:r>
        <w:rPr>
          <w:rStyle w:val="RefLPage"/>
        </w:rPr>
        <w:t xml:space="preserve">259</w:t>
      </w:r>
      <w:r>
        <w:rPr>
          <w:shd w:val="clear" w:color="" w:fill=""/>
        </w:rPr>
        <w:t xml:space="preserve">.</w:t>
      </w:r>
    </w:p>
    <w:p>
      <w:pPr>
        <w:pStyle w:val="jrnlRefText"/>
      </w:pPr>
      <w:bookmarkStart w:id="69" w:name="R49"/>
      <w:bookmarkEnd w:id="69"/>
      <w:r>
        <w:rPr>
          <w:rStyle w:val="RefSurName"/>
        </w:rPr>
        <w:t xml:space="preserve">Moriggl</w:t>
      </w:r>
      <w:r>
        <w:rPr>
          <w:rStyle w:val="RefAuthor"/>
        </w:rPr>
        <w:t xml:space="preserve"> </w:t>
      </w:r>
      <w:r>
        <w:rPr>
          <w:rStyle w:val="RefGivenName"/>
        </w:rPr>
        <w:t xml:space="preserve">R</w:t>
      </w:r>
      <w:r>
        <w:rPr>
          <w:shd w:val="clear" w:color="" w:fill=""/>
        </w:rPr>
        <w:t xml:space="preserve">, </w:t>
      </w:r>
      <w:r>
        <w:rPr>
          <w:rStyle w:val="RefSurName"/>
        </w:rPr>
        <w:t xml:space="preserve">Sexl</w:t>
      </w:r>
      <w:r>
        <w:rPr>
          <w:rStyle w:val="RefAuthor"/>
        </w:rPr>
        <w:t xml:space="preserve"> </w:t>
      </w:r>
      <w:r>
        <w:rPr>
          <w:rStyle w:val="RefGivenName"/>
        </w:rPr>
        <w:t xml:space="preserve">V</w:t>
      </w:r>
      <w:r>
        <w:rPr>
          <w:shd w:val="clear" w:color="" w:fill=""/>
        </w:rPr>
        <w:t xml:space="preserve">, </w:t>
      </w:r>
      <w:r>
        <w:rPr>
          <w:rStyle w:val="RefSurName"/>
        </w:rPr>
        <w:t xml:space="preserve">Piekorz</w:t>
      </w:r>
      <w:r>
        <w:rPr>
          <w:rStyle w:val="RefAuthor"/>
        </w:rPr>
        <w:t xml:space="preserve"> </w:t>
      </w:r>
      <w:r>
        <w:rPr>
          <w:rStyle w:val="RefGivenName"/>
        </w:rPr>
        <w:t xml:space="preserve">R</w:t>
      </w:r>
      <w:r>
        <w:rPr>
          <w:shd w:val="clear" w:color="" w:fill=""/>
        </w:rPr>
        <w:t xml:space="preserve">, </w:t>
      </w:r>
      <w:r>
        <w:rPr>
          <w:rStyle w:val="RefSurName"/>
        </w:rPr>
        <w:t xml:space="preserve">Topham</w:t>
      </w:r>
      <w:r>
        <w:rPr>
          <w:rStyle w:val="RefAuthor"/>
        </w:rPr>
        <w:t xml:space="preserve"> </w:t>
      </w:r>
      <w:r>
        <w:rPr>
          <w:rStyle w:val="RefGivenName"/>
        </w:rPr>
        <w:t xml:space="preserve">D</w:t>
      </w:r>
      <w:r>
        <w:rPr>
          <w:shd w:val="clear" w:color="" w:fill=""/>
        </w:rPr>
        <w:t xml:space="preserve">, </w:t>
      </w:r>
      <w:r>
        <w:rPr>
          <w:rStyle w:val="RefSurName"/>
        </w:rPr>
        <w:t xml:space="preserve">Ihle</w:t>
      </w:r>
      <w:r>
        <w:rPr>
          <w:rStyle w:val="RefAuthor"/>
        </w:rPr>
        <w:t xml:space="preserve"> </w:t>
      </w:r>
      <w:r>
        <w:rPr>
          <w:rStyle w:val="RefGivenName"/>
        </w:rPr>
        <w:t xml:space="preserve">JN</w:t>
      </w:r>
      <w:r>
        <w:rPr>
          <w:shd w:val="clear" w:color="" w:fill=""/>
        </w:rPr>
        <w:t xml:space="preserve">. </w:t>
      </w:r>
      <w:r>
        <w:rPr>
          <w:rStyle w:val="RefYear"/>
        </w:rPr>
        <w:t xml:space="preserve">1999</w:t>
      </w:r>
      <w:r>
        <w:rPr>
          <w:shd w:val="clear" w:color="" w:fill=""/>
        </w:rPr>
        <w:t xml:space="preserve">. </w:t>
      </w:r>
      <w:r>
        <w:rPr>
          <w:rStyle w:val="RefArticleTitle"/>
        </w:rPr>
        <w:t xml:space="preserve">Stat5 activation is uniquely associated with cytokine signaling in peripheral T cells</w:t>
      </w:r>
      <w:r>
        <w:rPr>
          <w:shd w:val="clear" w:color="" w:fill=""/>
        </w:rPr>
        <w:t xml:space="preserve">. </w:t>
      </w:r>
      <w:r>
        <w:rPr>
          <w:rStyle w:val=""/>
        </w:rPr>
        <w:t xml:space="preserve">Immunity</w:t>
      </w:r>
      <w:r>
        <w:rPr>
          <w:shd w:val="clear" w:color="" w:fill=""/>
        </w:rPr>
        <w:t xml:space="preserve"> </w:t>
      </w:r>
      <w:r>
        <w:rPr>
          <w:rStyle w:val=""/>
        </w:rPr>
        <w:t xml:space="preserve">11</w:t>
      </w:r>
      <w:r>
        <w:rPr>
          <w:shd w:val="clear" w:color="" w:fill=""/>
        </w:rPr>
        <w:t xml:space="preserve">:</w:t>
      </w:r>
      <w:r>
        <w:rPr>
          <w:rStyle w:val="RefFPage"/>
        </w:rPr>
        <w:t xml:space="preserve">225</w:t>
      </w:r>
      <w:r>
        <w:rPr>
          <w:shd w:val="clear" w:color="" w:fill=""/>
        </w:rPr>
        <w:t xml:space="preserve">–</w:t>
      </w:r>
      <w:r>
        <w:rPr>
          <w:rStyle w:val="RefLPage"/>
        </w:rPr>
        <w:t xml:space="preserve">230</w:t>
      </w:r>
      <w:r>
        <w:rPr>
          <w:shd w:val="clear" w:color="" w:fill=""/>
        </w:rPr>
        <w:t xml:space="preserve">.</w:t>
      </w:r>
    </w:p>
    <w:p>
      <w:pPr>
        <w:pStyle w:val="jrnlRefText"/>
      </w:pPr>
      <w:bookmarkStart w:id="70" w:name="R50"/>
      <w:bookmarkEnd w:id="70"/>
      <w:r>
        <w:rPr>
          <w:rStyle w:val="RefSurName"/>
        </w:rPr>
        <w:t xml:space="preserve">Nivarthi</w:t>
      </w:r>
      <w:r>
        <w:rPr>
          <w:rStyle w:val="RefAuthor"/>
        </w:rPr>
        <w:t xml:space="preserve"> </w:t>
      </w:r>
      <w:r>
        <w:rPr>
          <w:rStyle w:val="RefGivenName"/>
        </w:rPr>
        <w:t xml:space="preserve">H</w:t>
      </w:r>
      <w:r>
        <w:rPr>
          <w:shd w:val="clear" w:color="" w:fill=""/>
        </w:rPr>
        <w:t xml:space="preserve">, </w:t>
      </w:r>
      <w:r>
        <w:rPr>
          <w:rStyle w:val="RefSurName"/>
        </w:rPr>
        <w:t xml:space="preserve">Prchal-Murphy</w:t>
      </w:r>
      <w:r>
        <w:rPr>
          <w:rStyle w:val="RefAuthor"/>
        </w:rPr>
        <w:t xml:space="preserve"> </w:t>
      </w:r>
      <w:r>
        <w:rPr>
          <w:rStyle w:val="RefGivenName"/>
        </w:rPr>
        <w:t xml:space="preserve">M</w:t>
      </w:r>
      <w:r>
        <w:rPr>
          <w:shd w:val="clear" w:color="" w:fill=""/>
        </w:rPr>
        <w:t xml:space="preserve">, </w:t>
      </w:r>
      <w:r>
        <w:rPr>
          <w:rStyle w:val="RefSurName"/>
        </w:rPr>
        <w:t xml:space="preserve">Swoboda</w:t>
      </w:r>
      <w:r>
        <w:rPr>
          <w:rStyle w:val="RefAuthor"/>
        </w:rPr>
        <w:t xml:space="preserve"> </w:t>
      </w:r>
      <w:r>
        <w:rPr>
          <w:rStyle w:val="RefGivenName"/>
        </w:rPr>
        <w:t xml:space="preserve">A</w:t>
      </w:r>
      <w:r>
        <w:rPr>
          <w:shd w:val="clear" w:color="" w:fill=""/>
        </w:rPr>
        <w:t xml:space="preserve">, </w:t>
      </w:r>
      <w:r>
        <w:rPr>
          <w:rStyle w:val="RefSurName"/>
        </w:rPr>
        <w:t xml:space="preserve">Hager</w:t>
      </w:r>
      <w:r>
        <w:rPr>
          <w:rStyle w:val="RefAuthor"/>
        </w:rPr>
        <w:t xml:space="preserve"> </w:t>
      </w:r>
      <w:r>
        <w:rPr>
          <w:rStyle w:val="RefGivenName"/>
        </w:rPr>
        <w:t xml:space="preserve">M</w:t>
      </w:r>
      <w:r>
        <w:rPr>
          <w:shd w:val="clear" w:color="" w:fill=""/>
        </w:rPr>
        <w:t xml:space="preserve">, </w:t>
      </w:r>
      <w:r>
        <w:rPr>
          <w:rStyle w:val="RefSurName"/>
        </w:rPr>
        <w:t xml:space="preserve">Schlederer</w:t>
      </w:r>
      <w:r>
        <w:rPr>
          <w:rStyle w:val="RefAuthor"/>
        </w:rPr>
        <w:t xml:space="preserve"> </w:t>
      </w:r>
      <w:r>
        <w:rPr>
          <w:rStyle w:val="RefGivenName"/>
        </w:rPr>
        <w:t xml:space="preserve">M</w:t>
      </w:r>
      <w:r>
        <w:rPr>
          <w:shd w:val="clear" w:color="" w:fill=""/>
        </w:rPr>
        <w:t xml:space="preserve">, </w:t>
      </w:r>
      <w:r>
        <w:rPr>
          <w:rStyle w:val="RefSurName"/>
        </w:rPr>
        <w:t xml:space="preserve">Kenner</w:t>
      </w:r>
      <w:r>
        <w:rPr>
          <w:rStyle w:val="RefAuthor"/>
        </w:rPr>
        <w:t xml:space="preserve"> </w:t>
      </w:r>
      <w:r>
        <w:rPr>
          <w:rStyle w:val="RefGivenName"/>
        </w:rPr>
        <w:t xml:space="preserve">L</w:t>
      </w:r>
      <w:r>
        <w:rPr>
          <w:shd w:val="clear" w:color="" w:fill=""/>
        </w:rPr>
        <w:t xml:space="preserve">, </w:t>
      </w:r>
      <w:r>
        <w:rPr>
          <w:rStyle w:val="RefSurName"/>
        </w:rPr>
        <w:t xml:space="preserve">Tuckermann</w:t>
      </w:r>
      <w:r>
        <w:rPr>
          <w:rStyle w:val="RefAuthor"/>
        </w:rPr>
        <w:t xml:space="preserve"> </w:t>
      </w:r>
      <w:r>
        <w:rPr>
          <w:rStyle w:val="RefGivenName"/>
        </w:rPr>
        <w:t xml:space="preserve">J</w:t>
      </w:r>
      <w:r>
        <w:rPr>
          <w:shd w:val="clear" w:color="" w:fill=""/>
        </w:rPr>
        <w:t xml:space="preserve">, </w:t>
      </w:r>
      <w:r>
        <w:rPr>
          <w:rStyle w:val="RefSurName"/>
        </w:rPr>
        <w:t xml:space="preserve">Sexl</w:t>
      </w:r>
      <w:r>
        <w:rPr>
          <w:rStyle w:val="RefAuthor"/>
        </w:rPr>
        <w:t xml:space="preserve"> </w:t>
      </w:r>
      <w:r>
        <w:rPr>
          <w:rStyle w:val="RefGivenName"/>
        </w:rPr>
        <w:t xml:space="preserve">V</w:t>
      </w:r>
      <w:r>
        <w:rPr>
          <w:shd w:val="clear" w:color="" w:fill=""/>
        </w:rPr>
        <w:t xml:space="preserve">, </w:t>
      </w:r>
      <w:r>
        <w:rPr>
          <w:rStyle w:val="RefSurName"/>
        </w:rPr>
        <w:t xml:space="preserve">Moriggl</w:t>
      </w:r>
      <w:r>
        <w:rPr>
          <w:rStyle w:val="RefAuthor"/>
        </w:rPr>
        <w:t xml:space="preserve"> </w:t>
      </w:r>
      <w:r>
        <w:rPr>
          <w:rStyle w:val="RefGivenName"/>
        </w:rPr>
        <w:t xml:space="preserve">R</w:t>
      </w:r>
      <w:r>
        <w:rPr>
          <w:shd w:val="clear" w:color="" w:fill=""/>
        </w:rPr>
        <w:t xml:space="preserve">, </w:t>
      </w:r>
      <w:r>
        <w:rPr>
          <w:rStyle w:val="RefSurName"/>
        </w:rPr>
        <w:t xml:space="preserve">Ermakova</w:t>
      </w:r>
      <w:r>
        <w:rPr>
          <w:rStyle w:val="RefAuthor"/>
        </w:rPr>
        <w:t xml:space="preserve"> </w:t>
      </w:r>
      <w:r>
        <w:rPr>
          <w:rStyle w:val="RefGivenName"/>
        </w:rPr>
        <w:t xml:space="preserve">O</w:t>
      </w:r>
      <w:r>
        <w:rPr>
          <w:shd w:val="clear" w:color="" w:fill=""/>
        </w:rPr>
        <w:t xml:space="preserve">. </w:t>
      </w:r>
      <w:r>
        <w:rPr>
          <w:rStyle w:val="RefYear"/>
        </w:rPr>
        <w:t xml:space="preserve">2015</w:t>
      </w:r>
      <w:r>
        <w:rPr>
          <w:shd w:val="clear" w:color="" w:fill=""/>
        </w:rPr>
        <w:t xml:space="preserve">. </w:t>
      </w:r>
      <w:r>
        <w:rPr>
          <w:rStyle w:val="RefArticleTitle"/>
        </w:rPr>
        <w:t xml:space="preserve">Stat5 gene dosage in T cells modulates CD8+ T-cell homeostasis and attenuates contact hypersensitivity response in mice</w:t>
      </w:r>
      <w:r>
        <w:rPr>
          <w:shd w:val="clear" w:color="" w:fill=""/>
        </w:rPr>
        <w:t xml:space="preserve">. </w:t>
      </w:r>
      <w:r>
        <w:rPr>
          <w:rStyle w:val=""/>
        </w:rPr>
        <w:t xml:space="preserve">Allergy</w:t>
      </w:r>
      <w:r>
        <w:rPr>
          <w:shd w:val="clear" w:color="" w:fill=""/>
        </w:rPr>
        <w:t xml:space="preserve"> </w:t>
      </w:r>
      <w:r>
        <w:rPr>
          <w:rStyle w:val=""/>
        </w:rPr>
        <w:t xml:space="preserve">70</w:t>
      </w:r>
      <w:r>
        <w:rPr>
          <w:shd w:val="clear" w:color="" w:fill=""/>
        </w:rPr>
        <w:t xml:space="preserve">.</w:t>
      </w:r>
    </w:p>
    <w:p>
      <w:pPr>
        <w:pStyle w:val="jrnlRefText"/>
      </w:pPr>
      <w:bookmarkStart w:id="71" w:name="R51"/>
      <w:bookmarkEnd w:id="71"/>
      <w:r>
        <w:rPr>
          <w:rStyle w:val="RefSurName"/>
        </w:rPr>
        <w:t xml:space="preserve">Oestreich</w:t>
      </w:r>
      <w:r>
        <w:rPr>
          <w:rStyle w:val="RefAuthor"/>
        </w:rPr>
        <w:t xml:space="preserve"> </w:t>
      </w:r>
      <w:r>
        <w:rPr>
          <w:rStyle w:val="RefGivenName"/>
        </w:rPr>
        <w:t xml:space="preserve">KJ</w:t>
      </w:r>
      <w:r>
        <w:rPr>
          <w:shd w:val="clear" w:color="" w:fill=""/>
        </w:rPr>
        <w:t xml:space="preserve">, </w:t>
      </w:r>
      <w:r>
        <w:rPr>
          <w:rStyle w:val="RefSurName"/>
        </w:rPr>
        <w:t xml:space="preserve">Mohn</w:t>
      </w:r>
      <w:r>
        <w:rPr>
          <w:rStyle w:val="RefAuthor"/>
        </w:rPr>
        <w:t xml:space="preserve"> </w:t>
      </w:r>
      <w:r>
        <w:rPr>
          <w:rStyle w:val="RefGivenName"/>
        </w:rPr>
        <w:t xml:space="preserve">SE</w:t>
      </w:r>
      <w:r>
        <w:rPr>
          <w:shd w:val="clear" w:color="" w:fill=""/>
        </w:rPr>
        <w:t xml:space="preserve">, </w:t>
      </w:r>
      <w:r>
        <w:rPr>
          <w:rStyle w:val="RefSurName"/>
        </w:rPr>
        <w:t xml:space="preserve">Weinmann</w:t>
      </w:r>
      <w:r>
        <w:rPr>
          <w:rStyle w:val="RefAuthor"/>
        </w:rPr>
        <w:t xml:space="preserve"> </w:t>
      </w:r>
      <w:r>
        <w:rPr>
          <w:rStyle w:val="RefGivenName"/>
        </w:rPr>
        <w:t xml:space="preserve">AS</w:t>
      </w:r>
      <w:r>
        <w:rPr>
          <w:shd w:val="clear" w:color="" w:fill=""/>
        </w:rPr>
        <w:t xml:space="preserve">. </w:t>
      </w:r>
      <w:r>
        <w:rPr>
          <w:rStyle w:val="RefYear"/>
        </w:rPr>
        <w:t xml:space="preserve">2012</w:t>
      </w:r>
      <w:r>
        <w:rPr>
          <w:shd w:val="clear" w:color="" w:fill=""/>
        </w:rPr>
        <w:t xml:space="preserve">. </w:t>
      </w:r>
      <w:r>
        <w:rPr>
          <w:rStyle w:val="RefArticleTitle"/>
        </w:rPr>
        <w:t xml:space="preserve">Molecular mechanisms that control the expression and activity of Bcl-6 in TH1 cells to regulate flexibility with a TFH-like gene profile</w:t>
      </w:r>
      <w:r>
        <w:rPr>
          <w:shd w:val="clear" w:color="" w:fill=""/>
        </w:rPr>
        <w:t xml:space="preserve">. </w:t>
      </w:r>
      <w:r>
        <w:rPr>
          <w:rStyle w:val=""/>
        </w:rPr>
        <w:t xml:space="preserve">Nature Immunology</w:t>
      </w:r>
      <w:r>
        <w:rPr>
          <w:shd w:val="clear" w:color="" w:fill=""/>
        </w:rPr>
        <w:t xml:space="preserve"> </w:t>
      </w:r>
      <w:r>
        <w:rPr>
          <w:rStyle w:val=""/>
        </w:rPr>
        <w:t xml:space="preserve">13</w:t>
      </w:r>
      <w:r>
        <w:rPr>
          <w:shd w:val="clear" w:color="" w:fill=""/>
        </w:rPr>
        <w:t xml:space="preserve">:</w:t>
      </w:r>
      <w:r>
        <w:rPr>
          <w:rStyle w:val="RefFPage"/>
        </w:rPr>
        <w:t xml:space="preserve">405</w:t>
      </w:r>
      <w:r>
        <w:rPr>
          <w:shd w:val="clear" w:color="" w:fill=""/>
        </w:rPr>
        <w:t xml:space="preserve">–</w:t>
      </w:r>
      <w:r>
        <w:rPr>
          <w:rStyle w:val="RefLPage"/>
        </w:rPr>
        <w:t xml:space="preserve">411</w:t>
      </w:r>
      <w:r>
        <w:rPr>
          <w:shd w:val="clear" w:color="" w:fill=""/>
        </w:rPr>
        <w:t xml:space="preserve">.</w:t>
      </w:r>
    </w:p>
    <w:p>
      <w:pPr>
        <w:pStyle w:val="jrnlRefText"/>
      </w:pPr>
      <w:bookmarkStart w:id="72" w:name="R52"/>
      <w:bookmarkEnd w:id="72"/>
      <w:r>
        <w:rPr>
          <w:rStyle w:val="RefSurName"/>
        </w:rPr>
        <w:t xml:space="preserve">Pandiyan</w:t>
      </w:r>
      <w:r>
        <w:rPr>
          <w:rStyle w:val="RefAuthor"/>
        </w:rPr>
        <w:t xml:space="preserve"> </w:t>
      </w:r>
      <w:r>
        <w:rPr>
          <w:rStyle w:val="RefGivenName"/>
        </w:rPr>
        <w:t xml:space="preserve">P</w:t>
      </w:r>
      <w:r>
        <w:rPr>
          <w:shd w:val="clear" w:color="" w:fill=""/>
        </w:rPr>
        <w:t xml:space="preserve">, </w:t>
      </w:r>
      <w:r>
        <w:rPr>
          <w:rStyle w:val="RefSurName"/>
        </w:rPr>
        <w:t xml:space="preserve">Zheng</w:t>
      </w:r>
      <w:r>
        <w:rPr>
          <w:rStyle w:val="RefAuthor"/>
        </w:rPr>
        <w:t xml:space="preserve"> </w:t>
      </w:r>
      <w:r>
        <w:rPr>
          <w:rStyle w:val="RefGivenName"/>
        </w:rPr>
        <w:t xml:space="preserve">L</w:t>
      </w:r>
      <w:r>
        <w:rPr>
          <w:shd w:val="clear" w:color="" w:fill=""/>
        </w:rPr>
        <w:t xml:space="preserve">, </w:t>
      </w:r>
      <w:r>
        <w:rPr>
          <w:rStyle w:val="RefSurName"/>
        </w:rPr>
        <w:t xml:space="preserve">Ishihara</w:t>
      </w:r>
      <w:r>
        <w:rPr>
          <w:rStyle w:val="RefAuthor"/>
        </w:rPr>
        <w:t xml:space="preserve"> </w:t>
      </w:r>
      <w:r>
        <w:rPr>
          <w:rStyle w:val="RefGivenName"/>
        </w:rPr>
        <w:t xml:space="preserve">S</w:t>
      </w:r>
      <w:r>
        <w:rPr>
          <w:shd w:val="clear" w:color="" w:fill=""/>
        </w:rPr>
        <w:t xml:space="preserve">, </w:t>
      </w:r>
      <w:r>
        <w:rPr>
          <w:rStyle w:val="RefSurName"/>
        </w:rPr>
        <w:t xml:space="preserve">Reed</w:t>
      </w:r>
      <w:r>
        <w:rPr>
          <w:rStyle w:val="RefAuthor"/>
        </w:rPr>
        <w:t xml:space="preserve"> </w:t>
      </w:r>
      <w:r>
        <w:rPr>
          <w:rStyle w:val="RefGivenName"/>
        </w:rPr>
        <w:t xml:space="preserve">J</w:t>
      </w:r>
      <w:r>
        <w:rPr>
          <w:shd w:val="clear" w:color="" w:fill=""/>
        </w:rPr>
        <w:t xml:space="preserve">, </w:t>
      </w:r>
      <w:r>
        <w:rPr>
          <w:rStyle w:val="RefSurName"/>
        </w:rPr>
        <w:t xml:space="preserve">Lenardo</w:t>
      </w:r>
      <w:r>
        <w:rPr>
          <w:rStyle w:val="RefAuthor"/>
        </w:rPr>
        <w:t xml:space="preserve"> </w:t>
      </w:r>
      <w:r>
        <w:rPr>
          <w:rStyle w:val="RefGivenName"/>
        </w:rPr>
        <w:t xml:space="preserve">MJ</w:t>
      </w:r>
      <w:r>
        <w:rPr>
          <w:shd w:val="clear" w:color="" w:fill=""/>
        </w:rPr>
        <w:t xml:space="preserve">. </w:t>
      </w:r>
      <w:r>
        <w:rPr>
          <w:rStyle w:val="RefYear"/>
        </w:rPr>
        <w:t xml:space="preserve">2007</w:t>
      </w:r>
      <w:r>
        <w:rPr>
          <w:shd w:val="clear" w:color="" w:fill=""/>
        </w:rPr>
        <w:t xml:space="preserve">. </w:t>
      </w:r>
      <w:r>
        <w:rPr>
          <w:rStyle w:val="RefArticleTitle"/>
        </w:rPr>
        <w:t xml:space="preserve">CD4+CD25+Foxp3+ regulatory T cells induce cytokine deprivation-mediated apoptosis of effector CD4+ T cells</w:t>
      </w:r>
      <w:r>
        <w:rPr>
          <w:shd w:val="clear" w:color="" w:fill=""/>
        </w:rPr>
        <w:t xml:space="preserve">. </w:t>
      </w:r>
      <w:r>
        <w:rPr>
          <w:rStyle w:val=""/>
        </w:rPr>
        <w:t xml:space="preserve">Nature Immunology</w:t>
      </w:r>
      <w:r>
        <w:rPr>
          <w:shd w:val="clear" w:color="" w:fill=""/>
        </w:rPr>
        <w:t xml:space="preserve"> </w:t>
      </w:r>
      <w:r>
        <w:rPr>
          <w:rStyle w:val=""/>
        </w:rPr>
        <w:t xml:space="preserve">8</w:t>
      </w:r>
      <w:r>
        <w:rPr>
          <w:shd w:val="clear" w:color="" w:fill=""/>
        </w:rPr>
        <w:t xml:space="preserve">:</w:t>
      </w:r>
      <w:r>
        <w:rPr>
          <w:rStyle w:val="RefFPage"/>
        </w:rPr>
        <w:t xml:space="preserve">1353</w:t>
      </w:r>
      <w:r>
        <w:rPr>
          <w:shd w:val="clear" w:color="" w:fill=""/>
        </w:rPr>
        <w:t xml:space="preserve">–</w:t>
      </w:r>
      <w:r>
        <w:rPr>
          <w:rStyle w:val="RefLPage"/>
        </w:rPr>
        <w:t xml:space="preserve">1362</w:t>
      </w:r>
      <w:r>
        <w:rPr>
          <w:shd w:val="clear" w:color="" w:fill=""/>
        </w:rPr>
        <w:t xml:space="preserve">.</w:t>
      </w:r>
    </w:p>
    <w:p>
      <w:pPr>
        <w:pStyle w:val="jrnlRefText"/>
      </w:pPr>
      <w:bookmarkStart w:id="73" w:name="R53"/>
      <w:bookmarkEnd w:id="73"/>
      <w:r>
        <w:rPr>
          <w:rStyle w:val="RefSurName"/>
        </w:rPr>
        <w:t xml:space="preserve">Ramírez</w:t>
      </w:r>
      <w:r>
        <w:rPr>
          <w:rStyle w:val="RefAuthor"/>
        </w:rPr>
        <w:t xml:space="preserve"> </w:t>
      </w:r>
      <w:r>
        <w:rPr>
          <w:rStyle w:val="RefGivenName"/>
        </w:rPr>
        <w:t xml:space="preserve">F</w:t>
      </w:r>
      <w:r>
        <w:rPr>
          <w:shd w:val="clear" w:color="" w:fill=""/>
        </w:rPr>
        <w:t xml:space="preserve">, </w:t>
      </w:r>
      <w:r>
        <w:rPr>
          <w:rStyle w:val="RefSurName"/>
        </w:rPr>
        <w:t xml:space="preserve">Dündar</w:t>
      </w:r>
      <w:r>
        <w:rPr>
          <w:rStyle w:val="RefAuthor"/>
        </w:rPr>
        <w:t xml:space="preserve"> </w:t>
      </w:r>
      <w:r>
        <w:rPr>
          <w:rStyle w:val="RefGivenName"/>
        </w:rPr>
        <w:t xml:space="preserve">F</w:t>
      </w:r>
      <w:r>
        <w:rPr>
          <w:shd w:val="clear" w:color="" w:fill=""/>
        </w:rPr>
        <w:t xml:space="preserve">, </w:t>
      </w:r>
      <w:r>
        <w:rPr>
          <w:rStyle w:val="RefSurName"/>
        </w:rPr>
        <w:t xml:space="preserve">Diehl</w:t>
      </w:r>
      <w:r>
        <w:rPr>
          <w:rStyle w:val="RefAuthor"/>
        </w:rPr>
        <w:t xml:space="preserve"> </w:t>
      </w:r>
      <w:r>
        <w:rPr>
          <w:rStyle w:val="RefGivenName"/>
        </w:rPr>
        <w:t xml:space="preserve">S</w:t>
      </w:r>
      <w:r>
        <w:rPr>
          <w:shd w:val="clear" w:color="" w:fill=""/>
        </w:rPr>
        <w:t xml:space="preserve">, </w:t>
      </w:r>
      <w:r>
        <w:rPr>
          <w:rStyle w:val="RefSurName"/>
        </w:rPr>
        <w:t xml:space="preserve">Grüning</w:t>
      </w:r>
      <w:r>
        <w:rPr>
          <w:rStyle w:val="RefAuthor"/>
        </w:rPr>
        <w:t xml:space="preserve"> </w:t>
      </w:r>
      <w:r>
        <w:rPr>
          <w:rStyle w:val="RefGivenName"/>
        </w:rPr>
        <w:t xml:space="preserve">BA</w:t>
      </w:r>
      <w:r>
        <w:rPr>
          <w:shd w:val="clear" w:color="" w:fill=""/>
        </w:rPr>
        <w:t xml:space="preserve">, </w:t>
      </w:r>
      <w:r>
        <w:rPr>
          <w:rStyle w:val="RefSurName"/>
        </w:rPr>
        <w:t xml:space="preserve">Manke</w:t>
      </w:r>
      <w:r>
        <w:rPr>
          <w:rStyle w:val="RefAuthor"/>
        </w:rPr>
        <w:t xml:space="preserve"> </w:t>
      </w:r>
      <w:r>
        <w:rPr>
          <w:rStyle w:val="RefGivenName"/>
        </w:rPr>
        <w:t xml:space="preserve">T</w:t>
      </w:r>
      <w:r>
        <w:rPr>
          <w:shd w:val="clear" w:color="" w:fill=""/>
        </w:rPr>
        <w:t xml:space="preserve">. </w:t>
      </w:r>
      <w:r>
        <w:rPr>
          <w:rStyle w:val="RefYear"/>
        </w:rPr>
        <w:t xml:space="preserve">2014</w:t>
      </w:r>
      <w:r>
        <w:rPr>
          <w:shd w:val="clear" w:color="" w:fill=""/>
        </w:rPr>
        <w:t xml:space="preserve">. </w:t>
      </w:r>
      <w:r>
        <w:rPr>
          <w:rStyle w:val="RefArticleTitle"/>
        </w:rPr>
        <w:t xml:space="preserve">deepTools: a flexible platform for exploring deep-sequencing data</w:t>
      </w:r>
      <w:r>
        <w:rPr>
          <w:shd w:val="clear" w:color="" w:fill=""/>
        </w:rPr>
        <w:t xml:space="preserve">. </w:t>
      </w:r>
      <w:r>
        <w:rPr>
          <w:rStyle w:val=""/>
        </w:rPr>
        <w:t xml:space="preserve">Nucleic Acids Research</w:t>
      </w:r>
      <w:r>
        <w:rPr>
          <w:shd w:val="clear" w:color="" w:fill=""/>
        </w:rPr>
        <w:t xml:space="preserve"> </w:t>
      </w:r>
      <w:r>
        <w:rPr>
          <w:rStyle w:val=""/>
        </w:rPr>
        <w:t xml:space="preserve">42</w:t>
      </w:r>
      <w:r>
        <w:rPr>
          <w:shd w:val="clear" w:color="" w:fill=""/>
        </w:rPr>
        <w:t xml:space="preserve">:</w:t>
      </w:r>
      <w:r>
        <w:rPr>
          <w:rStyle w:val="RefFPage"/>
        </w:rPr>
        <w:t xml:space="preserve">W187</w:t>
      </w:r>
      <w:r>
        <w:rPr>
          <w:shd w:val="clear" w:color="" w:fill=""/>
        </w:rPr>
        <w:t xml:space="preserve">–</w:t>
      </w:r>
      <w:r>
        <w:rPr>
          <w:rStyle w:val="RefLPage"/>
        </w:rPr>
        <w:t xml:space="preserve">191</w:t>
      </w:r>
      <w:r>
        <w:rPr>
          <w:shd w:val="clear" w:color="" w:fill=""/>
        </w:rPr>
        <w:t xml:space="preserve">.</w:t>
      </w:r>
    </w:p>
    <w:p>
      <w:pPr>
        <w:pStyle w:val="jrnlRefText"/>
      </w:pPr>
      <w:bookmarkStart w:id="74" w:name="R54"/>
      <w:bookmarkEnd w:id="74"/>
      <w:r>
        <w:rPr>
          <w:rStyle w:val="RefSurName"/>
        </w:rPr>
        <w:t xml:space="preserve">Robinson</w:t>
      </w:r>
      <w:r>
        <w:rPr>
          <w:rStyle w:val="RefAuthor"/>
        </w:rPr>
        <w:t xml:space="preserve"> </w:t>
      </w:r>
      <w:r>
        <w:rPr>
          <w:rStyle w:val="RefGivenName"/>
        </w:rPr>
        <w:t xml:space="preserve">MD</w:t>
      </w:r>
      <w:r>
        <w:rPr>
          <w:shd w:val="clear" w:color="" w:fill=""/>
        </w:rPr>
        <w:t xml:space="preserve">, </w:t>
      </w:r>
      <w:r>
        <w:rPr>
          <w:rStyle w:val="RefSurName"/>
        </w:rPr>
        <w:t xml:space="preserve">McCarthy</w:t>
      </w:r>
      <w:r>
        <w:rPr>
          <w:rStyle w:val="RefAuthor"/>
        </w:rPr>
        <w:t xml:space="preserve"> </w:t>
      </w:r>
      <w:r>
        <w:rPr>
          <w:rStyle w:val="RefGivenName"/>
        </w:rPr>
        <w:t xml:space="preserve">DJ</w:t>
      </w:r>
      <w:r>
        <w:rPr>
          <w:shd w:val="clear" w:color="" w:fill=""/>
        </w:rPr>
        <w:t xml:space="preserve">, </w:t>
      </w:r>
      <w:r>
        <w:rPr>
          <w:rStyle w:val="RefSurName"/>
        </w:rPr>
        <w:t xml:space="preserve">Smyth</w:t>
      </w:r>
      <w:r>
        <w:rPr>
          <w:rStyle w:val="RefAuthor"/>
        </w:rPr>
        <w:t xml:space="preserve"> </w:t>
      </w:r>
      <w:r>
        <w:rPr>
          <w:rStyle w:val="RefGivenName"/>
        </w:rPr>
        <w:t xml:space="preserve">GK</w:t>
      </w:r>
      <w:r>
        <w:rPr>
          <w:shd w:val="clear" w:color="" w:fill=""/>
        </w:rPr>
        <w:t xml:space="preserve">. </w:t>
      </w:r>
      <w:r>
        <w:rPr>
          <w:rStyle w:val="RefYear"/>
        </w:rPr>
        <w:t xml:space="preserve">2010</w:t>
      </w:r>
      <w:r>
        <w:rPr>
          <w:shd w:val="clear" w:color="" w:fill=""/>
        </w:rPr>
        <w:t xml:space="preserve">. </w:t>
      </w:r>
      <w:r>
        <w:rPr>
          <w:rStyle w:val="RefArticleTitle"/>
        </w:rPr>
        <w:t xml:space="preserve">edgeR: a Bioconductor package for differential expression analysis of digital gene expression data</w:t>
      </w:r>
      <w:r>
        <w:rPr>
          <w:shd w:val="clear" w:color="" w:fill=""/>
        </w:rPr>
        <w:t xml:space="preserve">. </w:t>
      </w:r>
      <w:r>
        <w:rPr>
          <w:rStyle w:val=""/>
        </w:rPr>
        <w:t xml:space="preserve">Bioinformatics</w:t>
      </w:r>
      <w:r>
        <w:rPr>
          <w:shd w:val="clear" w:color="" w:fill=""/>
        </w:rPr>
        <w:t xml:space="preserve"> </w:t>
      </w:r>
      <w:r>
        <w:rPr>
          <w:rStyle w:val=""/>
        </w:rPr>
        <w:t xml:space="preserve">26</w:t>
      </w:r>
      <w:r>
        <w:rPr>
          <w:shd w:val="clear" w:color="" w:fill=""/>
        </w:rPr>
        <w:t xml:space="preserve">:</w:t>
      </w:r>
      <w:r>
        <w:rPr>
          <w:rStyle w:val="RefFPage"/>
        </w:rPr>
        <w:t xml:space="preserve">139</w:t>
      </w:r>
      <w:r>
        <w:rPr>
          <w:shd w:val="clear" w:color="" w:fill=""/>
        </w:rPr>
        <w:t xml:space="preserve">–</w:t>
      </w:r>
      <w:r>
        <w:rPr>
          <w:rStyle w:val="RefLPage"/>
        </w:rPr>
        <w:t xml:space="preserve">140</w:t>
      </w:r>
      <w:r>
        <w:rPr>
          <w:shd w:val="clear" w:color="" w:fill=""/>
        </w:rPr>
        <w:t xml:space="preserve">.</w:t>
      </w:r>
    </w:p>
    <w:p>
      <w:pPr>
        <w:pStyle w:val="jrnlRefText"/>
      </w:pPr>
      <w:bookmarkStart w:id="75" w:name="R55"/>
      <w:bookmarkEnd w:id="75"/>
      <w:r>
        <w:rPr>
          <w:rStyle w:val="RefSurName"/>
        </w:rPr>
        <w:t xml:space="preserve">Rochman</w:t>
      </w:r>
      <w:r>
        <w:rPr>
          <w:rStyle w:val="RefAuthor"/>
        </w:rPr>
        <w:t xml:space="preserve"> </w:t>
      </w:r>
      <w:r>
        <w:rPr>
          <w:rStyle w:val="RefGivenName"/>
        </w:rPr>
        <w:t xml:space="preserve">Y</w:t>
      </w:r>
      <w:r>
        <w:rPr>
          <w:shd w:val="clear" w:color="" w:fill=""/>
        </w:rPr>
        <w:t xml:space="preserve">, </w:t>
      </w:r>
      <w:r>
        <w:rPr>
          <w:rStyle w:val="RefSurName"/>
        </w:rPr>
        <w:t xml:space="preserve">Spolski</w:t>
      </w:r>
      <w:r>
        <w:rPr>
          <w:rStyle w:val="RefAuthor"/>
        </w:rPr>
        <w:t xml:space="preserve"> </w:t>
      </w:r>
      <w:r>
        <w:rPr>
          <w:rStyle w:val="RefGivenName"/>
        </w:rPr>
        <w:t xml:space="preserve">R</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2009</w:t>
      </w:r>
      <w:r>
        <w:rPr>
          <w:shd w:val="clear" w:color="" w:fill=""/>
        </w:rPr>
        <w:t xml:space="preserve">. </w:t>
      </w:r>
      <w:r>
        <w:rPr>
          <w:rStyle w:val="RefArticleTitle"/>
        </w:rPr>
        <w:t xml:space="preserve">New insights into the regulation of T cells by gamma(c) family cytokines</w:t>
      </w:r>
      <w:r>
        <w:rPr>
          <w:shd w:val="clear" w:color="" w:fill=""/>
        </w:rPr>
        <w:t xml:space="preserve">. </w:t>
      </w:r>
      <w:r>
        <w:rPr>
          <w:rStyle w:val=""/>
        </w:rPr>
        <w:t xml:space="preserve">Nature Reviews. Immunology</w:t>
      </w:r>
      <w:r>
        <w:rPr>
          <w:shd w:val="clear" w:color="" w:fill=""/>
        </w:rPr>
        <w:t xml:space="preserve"> </w:t>
      </w:r>
      <w:r>
        <w:rPr>
          <w:rStyle w:val=""/>
        </w:rPr>
        <w:t xml:space="preserve">9</w:t>
      </w:r>
      <w:r>
        <w:rPr>
          <w:shd w:val="clear" w:color="" w:fill=""/>
        </w:rPr>
        <w:t xml:space="preserve">:</w:t>
      </w:r>
      <w:r>
        <w:rPr>
          <w:rStyle w:val="RefFPage"/>
        </w:rPr>
        <w:t xml:space="preserve">480</w:t>
      </w:r>
      <w:r>
        <w:rPr>
          <w:shd w:val="clear" w:color="" w:fill=""/>
        </w:rPr>
        <w:t xml:space="preserve">–</w:t>
      </w:r>
      <w:r>
        <w:rPr>
          <w:rStyle w:val="RefLPage"/>
        </w:rPr>
        <w:t xml:space="preserve">490</w:t>
      </w:r>
      <w:r>
        <w:rPr>
          <w:shd w:val="clear" w:color="" w:fill=""/>
        </w:rPr>
        <w:t xml:space="preserve">.</w:t>
      </w:r>
    </w:p>
    <w:p>
      <w:pPr>
        <w:pStyle w:val="jrnlRefText"/>
      </w:pPr>
      <w:bookmarkStart w:id="76" w:name="R56"/>
      <w:bookmarkEnd w:id="76"/>
      <w:r>
        <w:rPr>
          <w:rStyle w:val="RefSurName"/>
        </w:rPr>
        <w:t xml:space="preserve">Rosen</w:t>
      </w:r>
      <w:r>
        <w:rPr>
          <w:rStyle w:val="RefAuthor"/>
        </w:rPr>
        <w:t xml:space="preserve"> </w:t>
      </w:r>
      <w:r>
        <w:rPr>
          <w:rStyle w:val="RefGivenName"/>
        </w:rPr>
        <w:t xml:space="preserve">RL</w:t>
      </w:r>
      <w:r>
        <w:rPr>
          <w:shd w:val="clear" w:color="" w:fill=""/>
        </w:rPr>
        <w:t xml:space="preserve">, </w:t>
      </w:r>
      <w:r>
        <w:rPr>
          <w:rStyle w:val="RefSurName"/>
        </w:rPr>
        <w:t xml:space="preserve">Winestock</w:t>
      </w:r>
      <w:r>
        <w:rPr>
          <w:rStyle w:val="RefAuthor"/>
        </w:rPr>
        <w:t xml:space="preserve"> </w:t>
      </w:r>
      <w:r>
        <w:rPr>
          <w:rStyle w:val="RefGivenName"/>
        </w:rPr>
        <w:t xml:space="preserve">KD</w:t>
      </w:r>
      <w:r>
        <w:rPr>
          <w:shd w:val="clear" w:color="" w:fill=""/>
        </w:rPr>
        <w:t xml:space="preserve">, </w:t>
      </w:r>
      <w:r>
        <w:rPr>
          <w:rStyle w:val="RefSurName"/>
        </w:rPr>
        <w:t xml:space="preserve">Chen</w:t>
      </w:r>
      <w:r>
        <w:rPr>
          <w:rStyle w:val="RefAuthor"/>
        </w:rPr>
        <w:t xml:space="preserve"> </w:t>
      </w:r>
      <w:r>
        <w:rPr>
          <w:rStyle w:val="RefGivenName"/>
        </w:rPr>
        <w:t xml:space="preserve">G</w:t>
      </w:r>
      <w:r>
        <w:rPr>
          <w:shd w:val="clear" w:color="" w:fill=""/>
        </w:rPr>
        <w:t xml:space="preserve">, </w:t>
      </w:r>
      <w:r>
        <w:rPr>
          <w:rStyle w:val="RefSurName"/>
        </w:rPr>
        <w:t xml:space="preserve">Liu</w:t>
      </w:r>
      <w:r>
        <w:rPr>
          <w:rStyle w:val="RefAuthor"/>
        </w:rPr>
        <w:t xml:space="preserve"> </w:t>
      </w:r>
      <w:r>
        <w:rPr>
          <w:rStyle w:val="RefGivenName"/>
        </w:rPr>
        <w:t xml:space="preserve">X</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Finbloom</w:t>
      </w:r>
      <w:r>
        <w:rPr>
          <w:rStyle w:val="RefAuthor"/>
        </w:rPr>
        <w:t xml:space="preserve"> </w:t>
      </w:r>
      <w:r>
        <w:rPr>
          <w:rStyle w:val="RefGivenName"/>
        </w:rPr>
        <w:t xml:space="preserve">DS</w:t>
      </w:r>
      <w:r>
        <w:rPr>
          <w:shd w:val="clear" w:color="" w:fill=""/>
        </w:rPr>
        <w:t xml:space="preserve">. </w:t>
      </w:r>
      <w:r>
        <w:rPr>
          <w:rStyle w:val="RefYear"/>
        </w:rPr>
        <w:t xml:space="preserve">1996</w:t>
      </w:r>
      <w:r>
        <w:rPr>
          <w:shd w:val="clear" w:color="" w:fill=""/>
        </w:rPr>
        <w:t xml:space="preserve">. </w:t>
      </w:r>
      <w:r>
        <w:rPr>
          <w:rStyle w:val="RefArticleTitle"/>
        </w:rPr>
        <w:t xml:space="preserve">Granulocyte-macrophage colony-stimulating factor preferentially activates the 94-kD STAT5A and an 80-kD STAT5A isoform in human peripheral blood monocytes</w:t>
      </w:r>
      <w:r>
        <w:rPr>
          <w:shd w:val="clear" w:color="" w:fill=""/>
        </w:rPr>
        <w:t xml:space="preserve">. </w:t>
      </w:r>
      <w:r>
        <w:rPr>
          <w:rStyle w:val=""/>
        </w:rPr>
        <w:t xml:space="preserve">Blood</w:t>
      </w:r>
      <w:r>
        <w:rPr>
          <w:shd w:val="clear" w:color="" w:fill=""/>
        </w:rPr>
        <w:t xml:space="preserve"> </w:t>
      </w:r>
      <w:r>
        <w:rPr>
          <w:rStyle w:val=""/>
        </w:rPr>
        <w:t xml:space="preserve">88</w:t>
      </w:r>
      <w:r>
        <w:rPr>
          <w:shd w:val="clear" w:color="" w:fill=""/>
        </w:rPr>
        <w:t xml:space="preserve">:</w:t>
      </w:r>
      <w:r>
        <w:rPr>
          <w:rStyle w:val="RefFPage"/>
        </w:rPr>
        <w:t xml:space="preserve">1206</w:t>
      </w:r>
      <w:r>
        <w:rPr>
          <w:shd w:val="clear" w:color="" w:fill=""/>
        </w:rPr>
        <w:t xml:space="preserve">–</w:t>
      </w:r>
      <w:r>
        <w:rPr>
          <w:rStyle w:val="RefLPage"/>
        </w:rPr>
        <w:t xml:space="preserve">1214</w:t>
      </w:r>
      <w:r>
        <w:rPr>
          <w:shd w:val="clear" w:color="" w:fill=""/>
        </w:rPr>
        <w:t xml:space="preserve">.</w:t>
      </w:r>
    </w:p>
    <w:p>
      <w:pPr>
        <w:pStyle w:val="jrnlRefText"/>
      </w:pPr>
      <w:bookmarkStart w:id="77" w:name="R57"/>
      <w:bookmarkEnd w:id="77"/>
      <w:r>
        <w:rPr>
          <w:rStyle w:val="RefSurName"/>
        </w:rPr>
        <w:t xml:space="preserve">Snow</w:t>
      </w:r>
      <w:r>
        <w:rPr>
          <w:rStyle w:val="RefAuthor"/>
        </w:rPr>
        <w:t xml:space="preserve"> </w:t>
      </w:r>
      <w:r>
        <w:rPr>
          <w:rStyle w:val="RefGivenName"/>
        </w:rPr>
        <w:t xml:space="preserve">JW</w:t>
      </w:r>
      <w:r>
        <w:rPr>
          <w:shd w:val="clear" w:color="" w:fill=""/>
        </w:rPr>
        <w:t xml:space="preserve">, </w:t>
      </w:r>
      <w:r>
        <w:rPr>
          <w:rStyle w:val="RefSurName"/>
        </w:rPr>
        <w:t xml:space="preserve">Abraham</w:t>
      </w:r>
      <w:r>
        <w:rPr>
          <w:rStyle w:val="RefAuthor"/>
        </w:rPr>
        <w:t xml:space="preserve"> </w:t>
      </w:r>
      <w:r>
        <w:rPr>
          <w:rStyle w:val="RefGivenName"/>
        </w:rPr>
        <w:t xml:space="preserve">N</w:t>
      </w:r>
      <w:r>
        <w:rPr>
          <w:shd w:val="clear" w:color="" w:fill=""/>
        </w:rPr>
        <w:t xml:space="preserve">, </w:t>
      </w:r>
      <w:r>
        <w:rPr>
          <w:rStyle w:val="RefSurName"/>
        </w:rPr>
        <w:t xml:space="preserve">Ma</w:t>
      </w:r>
      <w:r>
        <w:rPr>
          <w:rStyle w:val="RefAuthor"/>
        </w:rPr>
        <w:t xml:space="preserve"> </w:t>
      </w:r>
      <w:r>
        <w:rPr>
          <w:rStyle w:val="RefGivenName"/>
        </w:rPr>
        <w:t xml:space="preserve">MC</w:t>
      </w:r>
      <w:r>
        <w:rPr>
          <w:shd w:val="clear" w:color="" w:fill=""/>
        </w:rPr>
        <w:t xml:space="preserve">, </w:t>
      </w:r>
      <w:r>
        <w:rPr>
          <w:rStyle w:val="RefSurName"/>
        </w:rPr>
        <w:t xml:space="preserve">Herndier</w:t>
      </w:r>
      <w:r>
        <w:rPr>
          <w:rStyle w:val="RefAuthor"/>
        </w:rPr>
        <w:t xml:space="preserve"> </w:t>
      </w:r>
      <w:r>
        <w:rPr>
          <w:rStyle w:val="RefGivenName"/>
        </w:rPr>
        <w:t xml:space="preserve">BG</w:t>
      </w:r>
      <w:r>
        <w:rPr>
          <w:shd w:val="clear" w:color="" w:fill=""/>
        </w:rPr>
        <w:t xml:space="preserve">, </w:t>
      </w:r>
      <w:r>
        <w:rPr>
          <w:rStyle w:val="RefSurName"/>
        </w:rPr>
        <w:t xml:space="preserve">Pastuszak</w:t>
      </w:r>
      <w:r>
        <w:rPr>
          <w:rStyle w:val="RefAuthor"/>
        </w:rPr>
        <w:t xml:space="preserve"> </w:t>
      </w:r>
      <w:r>
        <w:rPr>
          <w:rStyle w:val="RefGivenName"/>
        </w:rPr>
        <w:t xml:space="preserve">AW</w:t>
      </w:r>
      <w:r>
        <w:rPr>
          <w:shd w:val="clear" w:color="" w:fill=""/>
        </w:rPr>
        <w:t xml:space="preserve">, </w:t>
      </w:r>
      <w:r>
        <w:rPr>
          <w:rStyle w:val="RefSurName"/>
        </w:rPr>
        <w:t xml:space="preserve">Goldsmith</w:t>
      </w:r>
      <w:r>
        <w:rPr>
          <w:rStyle w:val="RefAuthor"/>
        </w:rPr>
        <w:t xml:space="preserve"> </w:t>
      </w:r>
      <w:r>
        <w:rPr>
          <w:rStyle w:val="RefGivenName"/>
        </w:rPr>
        <w:t xml:space="preserve">MA</w:t>
      </w:r>
      <w:r>
        <w:rPr>
          <w:shd w:val="clear" w:color="" w:fill=""/>
        </w:rPr>
        <w:t xml:space="preserve">. </w:t>
      </w:r>
      <w:r>
        <w:rPr>
          <w:rStyle w:val="RefYear"/>
        </w:rPr>
        <w:t xml:space="preserve">2003</w:t>
      </w:r>
      <w:r>
        <w:rPr>
          <w:shd w:val="clear" w:color="" w:fill=""/>
        </w:rPr>
        <w:t xml:space="preserve">. </w:t>
      </w:r>
      <w:r>
        <w:rPr>
          <w:rStyle w:val="RefArticleTitle"/>
        </w:rPr>
        <w:t xml:space="preserve">Loss of tolerance and autoimmunity affecting multiple organs in </w:t>
      </w:r>
      <w:rPr>
        <w:rStyle w:val="RefArticleTitle"/>
      </w:rPr>
      <w:del w:author="cross-ref" w:date="1970-01-01T00:00:00Z">
        <w:r>
          <w:delText xml:space="preserve">STAT5A</w:delText>
        </w:r>
      </w:del>
      <w:rPr>
        <w:rStyle w:val="RefArticleTitle"/>
      </w:rPr>
      <w:ins w:author="cross-ref" w:date="1970-01-01T00:00:00Z">
        <w:r>
          <w:t xml:space="preserve">stat5a</w:t>
        </w:r>
      </w:ins>
      <w:r>
        <w:rPr>
          <w:rStyle w:val="RefArticleTitle"/>
        </w:rPr>
        <w:t xml:space="preserve">/</w:t>
      </w:r>
      <w:rPr>
        <w:rStyle w:val="RefArticleTitle"/>
      </w:rPr>
      <w:del w:author="cross-ref" w:date="1970-01-01T00:00:00Z">
        <w:r>
          <w:delText xml:space="preserve">5B</w:delText>
        </w:r>
      </w:del>
      <w:rPr>
        <w:rStyle w:val="RefArticleTitle"/>
      </w:rPr>
      <w:ins w:author="cross-ref" w:date="1970-01-01T00:00:00Z">
        <w:r>
          <w:t xml:space="preserve">5b</w:t>
        </w:r>
      </w:ins>
      <w:r>
        <w:rPr>
          <w:rStyle w:val="RefArticleTitle"/>
        </w:rPr>
        <w:t xml:space="preserve">-deficient mice</w:t>
      </w:r>
      <w:r>
        <w:rPr>
          <w:shd w:val="clear" w:color="" w:fill=""/>
        </w:rPr>
        <w:t xml:space="preserve">. </w:t>
      </w:r>
      <w:rPr>
        <w:rStyle w:val=""/>
      </w:rPr>
      <w:ins w:author="cross-ref" w:date="1970-01-01T00:00:00Z">
        <w:r>
          <w:t xml:space="preserve">The </w:t>
        </w:r>
      </w:ins>
      <w:r>
        <w:rPr>
          <w:rStyle w:val=""/>
        </w:rPr>
        <w:t xml:space="preserve">Journal of Immunology</w:t>
      </w:r>
      <w:r>
        <w:rPr>
          <w:shd w:val="clear" w:color="" w:fill=""/>
        </w:rPr>
        <w:t xml:space="preserve"> </w:t>
      </w:r>
      <w:r>
        <w:rPr>
          <w:rStyle w:val=""/>
        </w:rPr>
        <w:t xml:space="preserve">171</w:t>
      </w:r>
      <w:r>
        <w:rPr>
          <w:shd w:val="clear" w:color="" w:fill=""/>
        </w:rPr>
        <w:t xml:space="preserve">:</w:t>
      </w:r>
      <w:r>
        <w:rPr>
          <w:rStyle w:val="RefFPage"/>
        </w:rPr>
        <w:t xml:space="preserve">5042</w:t>
      </w:r>
      <w:r>
        <w:rPr>
          <w:shd w:val="clear" w:color="" w:fill=""/>
        </w:rPr>
        <w:t xml:space="preserve">–</w:t>
      </w:r>
      <w:r>
        <w:rPr>
          <w:rStyle w:val="RefLPage"/>
        </w:rPr>
        <w:t xml:space="preserve">5050</w:t>
      </w:r>
      <w:r>
        <w:rPr>
          <w:shd w:val="clear" w:color="" w:fill=""/>
        </w:rPr>
        <w:t xml:space="preserve">.</w:t>
      </w:r>
    </w:p>
    <w:p>
      <w:pPr>
        <w:pStyle w:val="jrnlRefText"/>
      </w:pPr>
      <w:bookmarkStart w:id="78" w:name="R58"/>
      <w:bookmarkEnd w:id="78"/>
      <w:r>
        <w:rPr>
          <w:rStyle w:val="RefSurName"/>
        </w:rPr>
        <w:t xml:space="preserve">Socolovsky</w:t>
      </w:r>
      <w:r>
        <w:rPr>
          <w:rStyle w:val="RefAuthor"/>
        </w:rPr>
        <w:t xml:space="preserve"> </w:t>
      </w:r>
      <w:r>
        <w:rPr>
          <w:rStyle w:val="RefGivenName"/>
        </w:rPr>
        <w:t xml:space="preserve">M</w:t>
      </w:r>
      <w:r>
        <w:rPr>
          <w:shd w:val="clear" w:color="" w:fill=""/>
        </w:rPr>
        <w:t xml:space="preserve">, </w:t>
      </w:r>
      <w:r>
        <w:rPr>
          <w:rStyle w:val="RefSurName"/>
        </w:rPr>
        <w:t xml:space="preserve">Fallon</w:t>
      </w:r>
      <w:r>
        <w:rPr>
          <w:rStyle w:val="RefAuthor"/>
        </w:rPr>
        <w:t xml:space="preserve"> </w:t>
      </w:r>
      <w:r>
        <w:rPr>
          <w:rStyle w:val="RefGivenName"/>
        </w:rPr>
        <w:t xml:space="preserve">AE</w:t>
      </w:r>
      <w:r>
        <w:rPr>
          <w:shd w:val="clear" w:color="" w:fill=""/>
        </w:rPr>
        <w:t xml:space="preserve">, </w:t>
      </w:r>
      <w:r>
        <w:rPr>
          <w:rStyle w:val="RefSurName"/>
        </w:rPr>
        <w:t xml:space="preserve">Wang</w:t>
      </w:r>
      <w:r>
        <w:rPr>
          <w:rStyle w:val="RefAuthor"/>
        </w:rPr>
        <w:t xml:space="preserve"> </w:t>
      </w:r>
      <w:r>
        <w:rPr>
          <w:rStyle w:val="RefGivenName"/>
        </w:rPr>
        <w:t xml:space="preserve">S</w:t>
      </w:r>
      <w:r>
        <w:rPr>
          <w:shd w:val="clear" w:color="" w:fill=""/>
        </w:rPr>
        <w:t xml:space="preserve">, </w:t>
      </w:r>
      <w:r>
        <w:rPr>
          <w:rStyle w:val="RefSurName"/>
        </w:rPr>
        <w:t xml:space="preserve">Brugnara</w:t>
      </w:r>
      <w:r>
        <w:rPr>
          <w:rStyle w:val="RefAuthor"/>
        </w:rPr>
        <w:t xml:space="preserve"> </w:t>
      </w:r>
      <w:r>
        <w:rPr>
          <w:rStyle w:val="RefGivenName"/>
        </w:rPr>
        <w:t xml:space="preserve">C</w:t>
      </w:r>
      <w:r>
        <w:rPr>
          <w:shd w:val="clear" w:color="" w:fill=""/>
        </w:rPr>
        <w:t xml:space="preserve">, </w:t>
      </w:r>
      <w:r>
        <w:rPr>
          <w:rStyle w:val="RefSurName"/>
        </w:rPr>
        <w:t xml:space="preserve">Lodish</w:t>
      </w:r>
      <w:r>
        <w:rPr>
          <w:rStyle w:val="RefAuthor"/>
        </w:rPr>
        <w:t xml:space="preserve"> </w:t>
      </w:r>
      <w:r>
        <w:rPr>
          <w:rStyle w:val="RefGivenName"/>
        </w:rPr>
        <w:t xml:space="preserve">HF</w:t>
      </w:r>
      <w:r>
        <w:rPr>
          <w:shd w:val="clear" w:color="" w:fill=""/>
        </w:rPr>
        <w:t xml:space="preserve">. </w:t>
      </w:r>
      <w:r>
        <w:rPr>
          <w:rStyle w:val="RefYear"/>
        </w:rPr>
        <w:t xml:space="preserve">1999</w:t>
      </w:r>
      <w:r>
        <w:rPr>
          <w:shd w:val="clear" w:color="" w:fill=""/>
        </w:rPr>
        <w:t xml:space="preserve">. </w:t>
      </w:r>
      <w:r>
        <w:rPr>
          <w:rStyle w:val="RefArticleTitle"/>
        </w:rPr>
        <w:t xml:space="preserve">Fetal anemia and apoptosis of red cell progenitors in Stat5a-/-5b-/- mice: a direct role for Stat5 in Bcl-X(L) induction</w:t>
      </w:r>
      <w:r>
        <w:rPr>
          <w:shd w:val="clear" w:color="" w:fill=""/>
        </w:rPr>
        <w:t xml:space="preserve">. </w:t>
      </w:r>
      <w:r>
        <w:rPr>
          <w:rStyle w:val=""/>
        </w:rPr>
        <w:t xml:space="preserve">Cell</w:t>
      </w:r>
      <w:r>
        <w:rPr>
          <w:shd w:val="clear" w:color="" w:fill=""/>
        </w:rPr>
        <w:t xml:space="preserve"> </w:t>
      </w:r>
      <w:r>
        <w:rPr>
          <w:rStyle w:val=""/>
        </w:rPr>
        <w:t xml:space="preserve">98</w:t>
      </w:r>
      <w:r>
        <w:rPr>
          <w:shd w:val="clear" w:color="" w:fill=""/>
        </w:rPr>
        <w:t xml:space="preserve">:</w:t>
      </w:r>
      <w:r>
        <w:rPr>
          <w:rStyle w:val="RefFPage"/>
        </w:rPr>
        <w:t xml:space="preserve">181</w:t>
      </w:r>
      <w:r>
        <w:rPr>
          <w:shd w:val="clear" w:color="" w:fill=""/>
        </w:rPr>
        <w:t xml:space="preserve">–</w:t>
      </w:r>
      <w:r>
        <w:rPr>
          <w:rStyle w:val="RefLPage"/>
        </w:rPr>
        <w:t xml:space="preserve">191</w:t>
      </w:r>
      <w:r>
        <w:rPr>
          <w:shd w:val="clear" w:color="" w:fill=""/>
        </w:rPr>
        <w:t xml:space="preserve"> .</w:t>
      </w:r>
    </w:p>
    <w:p>
      <w:pPr>
        <w:pStyle w:val="jrnlRefText"/>
      </w:pPr>
      <w:bookmarkStart w:id="79" w:name="R59"/>
      <w:bookmarkEnd w:id="79"/>
      <w:r>
        <w:rPr>
          <w:rStyle w:val="RefSurName"/>
        </w:rPr>
        <w:t xml:space="preserve">Soldaini</w:t>
      </w:r>
      <w:r>
        <w:rPr>
          <w:rStyle w:val="RefAuthor"/>
        </w:rPr>
        <w:t xml:space="preserve"> </w:t>
      </w:r>
      <w:r>
        <w:rPr>
          <w:rStyle w:val="RefGivenName"/>
        </w:rPr>
        <w:t xml:space="preserve">E</w:t>
      </w:r>
      <w:r>
        <w:rPr>
          <w:shd w:val="clear" w:color="" w:fill=""/>
        </w:rPr>
        <w:t xml:space="preserve">, </w:t>
      </w:r>
      <w:r>
        <w:rPr>
          <w:rStyle w:val="RefSurName"/>
        </w:rPr>
        <w:t xml:space="preserve">John</w:t>
      </w:r>
      <w:r>
        <w:rPr>
          <w:rStyle w:val="RefAuthor"/>
        </w:rPr>
        <w:t xml:space="preserve"> </w:t>
      </w:r>
      <w:r>
        <w:rPr>
          <w:rStyle w:val="RefGivenName"/>
        </w:rPr>
        <w:t xml:space="preserve">S</w:t>
      </w:r>
      <w:r>
        <w:rPr>
          <w:shd w:val="clear" w:color="" w:fill=""/>
        </w:rPr>
        <w:t xml:space="preserve">, </w:t>
      </w:r>
      <w:r>
        <w:rPr>
          <w:rStyle w:val="RefSurName"/>
        </w:rPr>
        <w:t xml:space="preserve">Moro</w:t>
      </w:r>
      <w:r>
        <w:rPr>
          <w:rStyle w:val="RefAuthor"/>
        </w:rPr>
        <w:t xml:space="preserve"> </w:t>
      </w:r>
      <w:r>
        <w:rPr>
          <w:rStyle w:val="RefGivenName"/>
        </w:rPr>
        <w:t xml:space="preserve">S</w:t>
      </w:r>
      <w:r>
        <w:rPr>
          <w:shd w:val="clear" w:color="" w:fill=""/>
        </w:rPr>
        <w:t xml:space="preserve">, </w:t>
      </w:r>
      <w:r>
        <w:rPr>
          <w:rStyle w:val="RefSurName"/>
        </w:rPr>
        <w:t xml:space="preserve">Bollenbacher</w:t>
      </w:r>
      <w:r>
        <w:rPr>
          <w:rStyle w:val="RefAuthor"/>
        </w:rPr>
        <w:t xml:space="preserve"> </w:t>
      </w:r>
      <w:r>
        <w:rPr>
          <w:rStyle w:val="RefGivenName"/>
        </w:rPr>
        <w:t xml:space="preserve">J</w:t>
      </w:r>
      <w:r>
        <w:rPr>
          <w:shd w:val="clear" w:color="" w:fill=""/>
        </w:rPr>
        <w:t xml:space="preserve">, </w:t>
      </w:r>
      <w:r>
        <w:rPr>
          <w:rStyle w:val="RefSurName"/>
        </w:rPr>
        <w:t xml:space="preserve">Schindler</w:t>
      </w:r>
      <w:r>
        <w:rPr>
          <w:rStyle w:val="RefAuthor"/>
        </w:rPr>
        <w:t xml:space="preserve"> </w:t>
      </w:r>
      <w:r>
        <w:rPr>
          <w:rStyle w:val="RefGivenName"/>
        </w:rPr>
        <w:t xml:space="preserve">U</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Year"/>
        </w:rPr>
        <w:t xml:space="preserve">2000</w:t>
      </w:r>
      <w:r>
        <w:rPr>
          <w:shd w:val="clear" w:color="" w:fill=""/>
        </w:rPr>
        <w:t xml:space="preserve">. </w:t>
      </w:r>
      <w:r>
        <w:rPr>
          <w:rStyle w:val="RefArticleTitle"/>
        </w:rPr>
        <w:t xml:space="preserve">DNA binding site selection of dimeric and tetrameric </w:t>
      </w:r>
      <w:rPr>
        <w:rStyle w:val="RefArticleTitle"/>
      </w:rPr>
      <w:del w:author="cross-ref" w:date="1970-01-01T00:00:00Z">
        <w:r>
          <w:delText xml:space="preserve">Stat5</w:delText>
        </w:r>
      </w:del>
      <w:rPr>
        <w:rStyle w:val="RefArticleTitle"/>
      </w:rPr>
      <w:ins w:author="cross-ref" w:date="1970-01-01T00:00:00Z">
        <w:r>
          <w:t xml:space="preserve">stat5</w:t>
        </w:r>
      </w:ins>
      <w:r>
        <w:rPr>
          <w:rStyle w:val="RefArticleTitle"/>
        </w:rPr>
        <w:t xml:space="preserve"> proteins reveals a large repertoire of divergent tetrameric </w:t>
      </w:r>
      <w:rPr>
        <w:rStyle w:val="RefArticleTitle"/>
      </w:rPr>
      <w:del w:author="cross-ref" w:date="1970-01-01T00:00:00Z">
        <w:r>
          <w:delText xml:space="preserve">Stat5a</w:delText>
        </w:r>
      </w:del>
      <w:rPr>
        <w:rStyle w:val="RefArticleTitle"/>
      </w:rPr>
      <w:ins w:author="cross-ref" w:date="1970-01-01T00:00:00Z">
        <w:r>
          <w:t xml:space="preserve">stat5a</w:t>
        </w:r>
      </w:ins>
      <w:r>
        <w:rPr>
          <w:rStyle w:val="RefArticleTitle"/>
        </w:rPr>
        <w:t xml:space="preserve"> binding sites</w:t>
      </w:r>
      <w:r>
        <w:rPr>
          <w:shd w:val="clear" w:color="" w:fill=""/>
        </w:rPr>
        <w:t xml:space="preserve">. </w:t>
      </w:r>
      <w:r>
        <w:rPr>
          <w:rStyle w:val=""/>
        </w:rPr>
        <w:t xml:space="preserve">Molecular and Cellular Biology</w:t>
      </w:r>
      <w:r>
        <w:rPr>
          <w:shd w:val="clear" w:color="" w:fill=""/>
        </w:rPr>
        <w:t xml:space="preserve"> </w:t>
      </w:r>
      <w:r>
        <w:rPr>
          <w:rStyle w:val=""/>
        </w:rPr>
        <w:t xml:space="preserve">20</w:t>
      </w:r>
      <w:r>
        <w:rPr>
          <w:shd w:val="clear" w:color="" w:fill=""/>
        </w:rPr>
        <w:t xml:space="preserve">:</w:t>
      </w:r>
      <w:r>
        <w:rPr>
          <w:rStyle w:val="RefFPage"/>
        </w:rPr>
        <w:t xml:space="preserve">389</w:t>
      </w:r>
      <w:r>
        <w:rPr>
          <w:shd w:val="clear" w:color="" w:fill=""/>
        </w:rPr>
        <w:t xml:space="preserve">–</w:t>
      </w:r>
      <w:r>
        <w:rPr>
          <w:rStyle w:val="RefLPage"/>
        </w:rPr>
        <w:t xml:space="preserve">401</w:t>
      </w:r>
      <w:r>
        <w:rPr>
          <w:shd w:val="clear" w:color="" w:fill=""/>
        </w:rPr>
        <w:t xml:space="preserve">.</w:t>
      </w:r>
    </w:p>
    <w:p>
      <w:pPr>
        <w:pStyle w:val="jrnlRefText"/>
      </w:pPr>
      <w:bookmarkStart w:id="80" w:name="R60"/>
      <w:bookmarkEnd w:id="80"/>
      <w:r>
        <w:rPr>
          <w:rStyle w:val="RefSurName"/>
        </w:rPr>
        <w:t xml:space="preserve">Stark</w:t>
      </w:r>
      <w:r>
        <w:rPr>
          <w:rStyle w:val="RefAuthor"/>
        </w:rPr>
        <w:t xml:space="preserve"> </w:t>
      </w:r>
      <w:r>
        <w:rPr>
          <w:rStyle w:val="RefGivenName"/>
        </w:rPr>
        <w:t xml:space="preserve">GR</w:t>
      </w:r>
      <w:r>
        <w:rPr>
          <w:shd w:val="clear" w:color="" w:fill=""/>
        </w:rPr>
        <w:t xml:space="preserve">, </w:t>
      </w:r>
      <w:r>
        <w:rPr>
          <w:rStyle w:val="RefSurName"/>
        </w:rPr>
        <w:t xml:space="preserve">Darnell</w:t>
      </w:r>
      <w:r>
        <w:rPr>
          <w:rStyle w:val="RefAuthor"/>
        </w:rPr>
        <w:t xml:space="preserve"> </w:t>
      </w:r>
      <w:r>
        <w:rPr>
          <w:rStyle w:val="RefGivenName"/>
        </w:rPr>
        <w:t xml:space="preserve">JE</w:t>
      </w:r>
      <w:r>
        <w:rPr>
          <w:shd w:val="clear" w:color="" w:fill=""/>
        </w:rPr>
        <w:t xml:space="preserve">. </w:t>
      </w:r>
      <w:r>
        <w:rPr>
          <w:rStyle w:val="RefYear"/>
        </w:rPr>
        <w:t xml:space="preserve">2012</w:t>
      </w:r>
      <w:r>
        <w:rPr>
          <w:shd w:val="clear" w:color="" w:fill=""/>
        </w:rPr>
        <w:t xml:space="preserve">. </w:t>
      </w:r>
      <w:r>
        <w:rPr>
          <w:rStyle w:val="RefArticleTitle"/>
        </w:rPr>
        <w:t xml:space="preserve">The JAK-STAT pathway at twenty</w:t>
      </w:r>
      <w:r>
        <w:rPr>
          <w:shd w:val="clear" w:color="" w:fill=""/>
        </w:rPr>
        <w:t xml:space="preserve">. </w:t>
      </w:r>
      <w:r>
        <w:rPr>
          <w:rStyle w:val=""/>
        </w:rPr>
        <w:t xml:space="preserve">Immunity</w:t>
      </w:r>
      <w:r>
        <w:rPr>
          <w:shd w:val="clear" w:color="" w:fill=""/>
        </w:rPr>
        <w:t xml:space="preserve"> </w:t>
      </w:r>
      <w:r>
        <w:rPr>
          <w:rStyle w:val=""/>
        </w:rPr>
        <w:t xml:space="preserve">36</w:t>
      </w:r>
      <w:r>
        <w:rPr>
          <w:shd w:val="clear" w:color="" w:fill=""/>
        </w:rPr>
        <w:t xml:space="preserve">:</w:t>
      </w:r>
      <w:r>
        <w:rPr>
          <w:rStyle w:val="RefFPage"/>
        </w:rPr>
        <w:t xml:space="preserve">503</w:t>
      </w:r>
      <w:r>
        <w:rPr>
          <w:shd w:val="clear" w:color="" w:fill=""/>
        </w:rPr>
        <w:t xml:space="preserve">–</w:t>
      </w:r>
      <w:r>
        <w:rPr>
          <w:rStyle w:val="RefLPage"/>
        </w:rPr>
        <w:t xml:space="preserve">514</w:t>
      </w:r>
      <w:r>
        <w:rPr>
          <w:shd w:val="clear" w:color="" w:fill=""/>
        </w:rPr>
        <w:t xml:space="preserve">.</w:t>
      </w:r>
    </w:p>
    <w:p>
      <w:pPr>
        <w:pStyle w:val="jrnlRefText"/>
      </w:pPr>
      <w:bookmarkStart w:id="81" w:name="R61"/>
      <w:bookmarkEnd w:id="81"/>
      <w:r>
        <w:rPr>
          <w:rStyle w:val="RefSurName"/>
        </w:rPr>
        <w:t xml:space="preserve">Van der Laan</w:t>
      </w:r>
      <w:r>
        <w:rPr>
          <w:rStyle w:val="RefAuthor"/>
        </w:rPr>
        <w:t xml:space="preserve"> </w:t>
      </w:r>
      <w:r>
        <w:rPr>
          <w:rStyle w:val="RefGivenName"/>
        </w:rPr>
        <w:t xml:space="preserve">MJ</w:t>
      </w:r>
      <w:r>
        <w:rPr>
          <w:shd w:val="clear" w:color="" w:fill=""/>
        </w:rPr>
        <w:t xml:space="preserve">, </w:t>
      </w:r>
      <w:r>
        <w:rPr>
          <w:rStyle w:val="RefSurName"/>
        </w:rPr>
        <w:t xml:space="preserve">Jewell</w:t>
      </w:r>
      <w:r>
        <w:rPr>
          <w:rStyle w:val="RefAuthor"/>
        </w:rPr>
        <w:t xml:space="preserve"> </w:t>
      </w:r>
      <w:r>
        <w:rPr>
          <w:rStyle w:val="RefGivenName"/>
        </w:rPr>
        <w:t xml:space="preserve">NP</w:t>
      </w:r>
      <w:r>
        <w:rPr>
          <w:shd w:val="clear" w:color="" w:fill=""/>
        </w:rPr>
        <w:t xml:space="preserve">. </w:t>
      </w:r>
      <w:r>
        <w:rPr>
          <w:rStyle w:val="RefYear"/>
        </w:rPr>
        <w:t xml:space="preserve">2003</w:t>
      </w:r>
      <w:r>
        <w:rPr>
          <w:shd w:val="clear" w:color="" w:fill=""/>
        </w:rPr>
        <w:t xml:space="preserve">. </w:t>
      </w:r>
      <w:r>
        <w:rPr>
          <w:rStyle w:val="RefArticleTitle"/>
        </w:rPr>
        <w:t xml:space="preserve">Current status and right-censored data structures when observing a marker at the censoring time</w:t>
      </w:r>
      <w:r>
        <w:rPr>
          <w:shd w:val="clear" w:color="" w:fill=""/>
        </w:rPr>
        <w:t xml:space="preserve">. </w:t>
      </w:r>
      <w:r>
        <w:rPr>
          <w:rStyle w:val=""/>
        </w:rPr>
        <w:t xml:space="preserve">Annals of Statistics</w:t>
      </w:r>
      <w:r>
        <w:rPr>
          <w:shd w:val="clear" w:color="" w:fill=""/>
        </w:rPr>
        <w:t xml:space="preserve"> </w:t>
      </w:r>
      <w:r>
        <w:rPr>
          <w:rStyle w:val=""/>
        </w:rPr>
        <w:t xml:space="preserve">31</w:t>
      </w:r>
      <w:r>
        <w:rPr>
          <w:shd w:val="clear" w:color="" w:fill=""/>
        </w:rPr>
        <w:t xml:space="preserve">.</w:t>
      </w:r>
    </w:p>
    <w:p>
      <w:pPr>
        <w:pStyle w:val="jrnlRefText"/>
      </w:pPr>
      <w:bookmarkStart w:id="82" w:name="R62"/>
      <w:bookmarkEnd w:id="82"/>
      <w:r>
        <w:rPr>
          <w:rStyle w:val="RefSurName"/>
        </w:rPr>
        <w:t xml:space="preserve">Subramanian</w:t>
      </w:r>
      <w:r>
        <w:rPr>
          <w:rStyle w:val="RefAuthor"/>
        </w:rPr>
        <w:t xml:space="preserve"> </w:t>
      </w:r>
      <w:r>
        <w:rPr>
          <w:rStyle w:val="RefGivenName"/>
        </w:rPr>
        <w:t xml:space="preserve">A</w:t>
      </w:r>
      <w:r>
        <w:rPr>
          <w:shd w:val="clear" w:color="" w:fill=""/>
        </w:rPr>
        <w:t xml:space="preserve">, </w:t>
      </w:r>
      <w:r>
        <w:rPr>
          <w:rStyle w:val="RefSurName"/>
        </w:rPr>
        <w:t xml:space="preserve">Tamayo</w:t>
      </w:r>
      <w:r>
        <w:rPr>
          <w:rStyle w:val="RefAuthor"/>
        </w:rPr>
        <w:t xml:space="preserve"> </w:t>
      </w:r>
      <w:r>
        <w:rPr>
          <w:rStyle w:val="RefGivenName"/>
        </w:rPr>
        <w:t xml:space="preserve">P</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SurName"/>
        </w:rPr>
        <w:t xml:space="preserve">Mukherjee</w:t>
      </w:r>
      <w:r>
        <w:rPr>
          <w:rStyle w:val="RefAuthor"/>
        </w:rPr>
        <w:t xml:space="preserve"> </w:t>
      </w:r>
      <w:r>
        <w:rPr>
          <w:rStyle w:val="RefGivenName"/>
        </w:rPr>
        <w:t xml:space="preserve">S</w:t>
      </w:r>
      <w:r>
        <w:rPr>
          <w:shd w:val="clear" w:color="" w:fill=""/>
        </w:rPr>
        <w:t xml:space="preserve">, </w:t>
      </w:r>
      <w:r>
        <w:rPr>
          <w:rStyle w:val="RefSurName"/>
        </w:rPr>
        <w:t xml:space="preserve">Ebert</w:t>
      </w:r>
      <w:r>
        <w:rPr>
          <w:rStyle w:val="RefAuthor"/>
        </w:rPr>
        <w:t xml:space="preserve"> </w:t>
      </w:r>
      <w:r>
        <w:rPr>
          <w:rStyle w:val="RefGivenName"/>
        </w:rPr>
        <w:t xml:space="preserve">BL</w:t>
      </w:r>
      <w:r>
        <w:rPr>
          <w:shd w:val="clear" w:color="" w:fill=""/>
        </w:rPr>
        <w:t xml:space="preserve">, </w:t>
      </w:r>
      <w:r>
        <w:rPr>
          <w:rStyle w:val="RefSurName"/>
        </w:rPr>
        <w:t xml:space="preserve">Gillette</w:t>
      </w:r>
      <w:r>
        <w:rPr>
          <w:rStyle w:val="RefAuthor"/>
        </w:rPr>
        <w:t xml:space="preserve"> </w:t>
      </w:r>
      <w:r>
        <w:rPr>
          <w:rStyle w:val="RefGivenName"/>
        </w:rPr>
        <w:t xml:space="preserve">MA</w:t>
      </w:r>
      <w:r>
        <w:rPr>
          <w:shd w:val="clear" w:color="" w:fill=""/>
        </w:rPr>
        <w:t xml:space="preserve">, </w:t>
      </w:r>
      <w:r>
        <w:rPr>
          <w:rStyle w:val="RefSurName"/>
        </w:rPr>
        <w:t xml:space="preserve">Paulovich</w:t>
      </w:r>
      <w:r>
        <w:rPr>
          <w:rStyle w:val="RefAuthor"/>
        </w:rPr>
        <w:t xml:space="preserve"> </w:t>
      </w:r>
      <w:r>
        <w:rPr>
          <w:rStyle w:val="RefGivenName"/>
        </w:rPr>
        <w:t xml:space="preserve">A</w:t>
      </w:r>
      <w:r>
        <w:rPr>
          <w:shd w:val="clear" w:color="" w:fill=""/>
        </w:rPr>
        <w:t xml:space="preserve">, </w:t>
      </w:r>
      <w:r>
        <w:rPr>
          <w:rStyle w:val="RefSurName"/>
        </w:rPr>
        <w:t xml:space="preserve">Pomeroy</w:t>
      </w:r>
      <w:r>
        <w:rPr>
          <w:rStyle w:val="RefAuthor"/>
        </w:rPr>
        <w:t xml:space="preserve"> </w:t>
      </w:r>
      <w:r>
        <w:rPr>
          <w:rStyle w:val="RefGivenName"/>
        </w:rPr>
        <w:t xml:space="preserve">SL</w:t>
      </w:r>
      <w:r>
        <w:rPr>
          <w:shd w:val="clear" w:color="" w:fill=""/>
        </w:rPr>
        <w:t xml:space="preserve">, </w:t>
      </w:r>
      <w:r>
        <w:rPr>
          <w:rStyle w:val="RefSurName"/>
        </w:rPr>
        <w:t xml:space="preserve">Golub</w:t>
      </w:r>
      <w:r>
        <w:rPr>
          <w:rStyle w:val="RefAuthor"/>
        </w:rPr>
        <w:t xml:space="preserve"> </w:t>
      </w:r>
      <w:r>
        <w:rPr>
          <w:rStyle w:val="RefGivenName"/>
        </w:rPr>
        <w:t xml:space="preserve">TR</w:t>
      </w:r>
      <w:r>
        <w:rPr>
          <w:shd w:val="clear" w:color="" w:fill=""/>
        </w:rPr>
        <w:t xml:space="preserve">, </w:t>
      </w:r>
      <w:r>
        <w:rPr>
          <w:rStyle w:val="RefSurName"/>
        </w:rPr>
        <w:t xml:space="preserve">Lander</w:t>
      </w:r>
      <w:r>
        <w:rPr>
          <w:rStyle w:val="RefAuthor"/>
        </w:rPr>
        <w:t xml:space="preserve"> </w:t>
      </w:r>
      <w:r>
        <w:rPr>
          <w:rStyle w:val="RefGivenName"/>
        </w:rPr>
        <w:t xml:space="preserve">ES</w:t>
      </w:r>
      <w:r>
        <w:rPr>
          <w:shd w:val="clear" w:color="" w:fill=""/>
        </w:rPr>
        <w:t xml:space="preserve">, </w:t>
      </w:r>
      <w:r>
        <w:rPr>
          <w:rStyle w:val="RefSurName"/>
        </w:rPr>
        <w:t xml:space="preserve">Mesirov</w:t>
      </w:r>
      <w:r>
        <w:rPr>
          <w:rStyle w:val="RefAuthor"/>
        </w:rPr>
        <w:t xml:space="preserve"> </w:t>
      </w:r>
      <w:r>
        <w:rPr>
          <w:rStyle w:val="RefGivenName"/>
        </w:rPr>
        <w:t xml:space="preserve">JP</w:t>
      </w:r>
      <w:r>
        <w:rPr>
          <w:shd w:val="clear" w:color="" w:fill=""/>
        </w:rPr>
        <w:t xml:space="preserve">. </w:t>
      </w:r>
      <w:r>
        <w:rPr>
          <w:rStyle w:val="RefYear"/>
        </w:rPr>
        <w:t xml:space="preserve">2005</w:t>
      </w:r>
      <w:r>
        <w:rPr>
          <w:shd w:val="clear" w:color="" w:fill=""/>
        </w:rPr>
        <w:t xml:space="preserve">. </w:t>
      </w:r>
      <w:r>
        <w:rPr>
          <w:rStyle w:val="RefArticleTitle"/>
        </w:rPr>
        <w:t xml:space="preserve">Gene set enrichment analysis: a knowledge-based approach for interpreting genome-wide expression profiles</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102</w:t>
      </w:r>
      <w:r>
        <w:rPr>
          <w:shd w:val="clear" w:color="" w:fill=""/>
        </w:rPr>
        <w:t xml:space="preserve">:</w:t>
      </w:r>
      <w:r>
        <w:rPr>
          <w:rStyle w:val="RefFPage"/>
        </w:rPr>
        <w:t xml:space="preserve">15545</w:t>
      </w:r>
      <w:r>
        <w:rPr>
          <w:shd w:val="clear" w:color="" w:fill=""/>
        </w:rPr>
        <w:t xml:space="preserve">–</w:t>
      </w:r>
      <w:r>
        <w:rPr>
          <w:rStyle w:val="RefLPage"/>
        </w:rPr>
        <w:t xml:space="preserve">15550</w:t>
      </w:r>
      <w:r>
        <w:rPr>
          <w:shd w:val="clear" w:color="" w:fill=""/>
        </w:rPr>
        <w:t xml:space="preserve">.</w:t>
      </w:r>
    </w:p>
    <w:p>
      <w:pPr>
        <w:pStyle w:val="jrnlRefText"/>
      </w:pPr>
      <w:bookmarkStart w:id="83" w:name="R63"/>
      <w:bookmarkEnd w:id="83"/>
      <w:r>
        <w:rPr>
          <w:rStyle w:val="RefSurName"/>
        </w:rPr>
        <w:t xml:space="preserve">Teglund</w:t>
      </w:r>
      <w:r>
        <w:rPr>
          <w:rStyle w:val="RefAuthor"/>
        </w:rPr>
        <w:t xml:space="preserve"> </w:t>
      </w:r>
      <w:r>
        <w:rPr>
          <w:rStyle w:val="RefGivenName"/>
        </w:rPr>
        <w:t xml:space="preserve">S</w:t>
      </w:r>
      <w:r>
        <w:rPr>
          <w:shd w:val="clear" w:color="" w:fill=""/>
        </w:rPr>
        <w:t xml:space="preserve">, </w:t>
      </w:r>
      <w:r>
        <w:rPr>
          <w:rStyle w:val="RefSurName"/>
        </w:rPr>
        <w:t xml:space="preserve">McKay</w:t>
      </w:r>
      <w:r>
        <w:rPr>
          <w:rStyle w:val="RefAuthor"/>
        </w:rPr>
        <w:t xml:space="preserve"> </w:t>
      </w:r>
      <w:r>
        <w:rPr>
          <w:rStyle w:val="RefGivenName"/>
        </w:rPr>
        <w:t xml:space="preserve">C</w:t>
      </w:r>
      <w:r>
        <w:rPr>
          <w:shd w:val="clear" w:color="" w:fill=""/>
        </w:rPr>
        <w:t xml:space="preserve">, </w:t>
      </w:r>
      <w:r>
        <w:rPr>
          <w:rStyle w:val="RefSurName"/>
        </w:rPr>
        <w:t xml:space="preserve">Schuetz</w:t>
      </w:r>
      <w:r>
        <w:rPr>
          <w:rStyle w:val="RefAuthor"/>
        </w:rPr>
        <w:t xml:space="preserve"> </w:t>
      </w:r>
      <w:r>
        <w:rPr>
          <w:rStyle w:val="RefGivenName"/>
        </w:rPr>
        <w:t xml:space="preserve">E</w:t>
      </w:r>
      <w:r>
        <w:rPr>
          <w:shd w:val="clear" w:color="" w:fill=""/>
        </w:rPr>
        <w:t xml:space="preserve">, </w:t>
      </w:r>
      <w:r>
        <w:rPr>
          <w:rStyle w:val="RefSurName"/>
        </w:rPr>
        <w:t xml:space="preserve">van Deursen</w:t>
      </w:r>
      <w:r>
        <w:rPr>
          <w:rStyle w:val="RefAuthor"/>
        </w:rPr>
        <w:t xml:space="preserve"> </w:t>
      </w:r>
      <w:r>
        <w:rPr>
          <w:rStyle w:val="RefGivenName"/>
        </w:rPr>
        <w:t xml:space="preserve">JM</w:t>
      </w:r>
      <w:r>
        <w:rPr>
          <w:shd w:val="clear" w:color="" w:fill=""/>
        </w:rPr>
        <w:t xml:space="preserve">, </w:t>
      </w:r>
      <w:r>
        <w:rPr>
          <w:rStyle w:val="RefSurName"/>
        </w:rPr>
        <w:t xml:space="preserve">Stravopodis</w:t>
      </w:r>
      <w:r>
        <w:rPr>
          <w:rStyle w:val="RefAuthor"/>
        </w:rPr>
        <w:t xml:space="preserve"> </w:t>
      </w:r>
      <w:r>
        <w:rPr>
          <w:rStyle w:val="RefGivenName"/>
        </w:rPr>
        <w:t xml:space="preserve">D</w:t>
      </w:r>
      <w:r>
        <w:rPr>
          <w:shd w:val="clear" w:color="" w:fill=""/>
        </w:rPr>
        <w:t xml:space="preserve">, </w:t>
      </w:r>
      <w:r>
        <w:rPr>
          <w:rStyle w:val="RefSurName"/>
        </w:rPr>
        <w:t xml:space="preserve">Wang</w:t>
      </w:r>
      <w:r>
        <w:rPr>
          <w:rStyle w:val="RefAuthor"/>
        </w:rPr>
        <w:t xml:space="preserve"> </w:t>
      </w:r>
      <w:r>
        <w:rPr>
          <w:rStyle w:val="RefGivenName"/>
        </w:rPr>
        <w:t xml:space="preserve">D</w:t>
      </w:r>
      <w:r>
        <w:rPr>
          <w:shd w:val="clear" w:color="" w:fill=""/>
        </w:rPr>
        <w:t xml:space="preserve">, </w:t>
      </w:r>
      <w:r>
        <w:rPr>
          <w:rStyle w:val="RefSurName"/>
        </w:rPr>
        <w:t xml:space="preserve">Brown</w:t>
      </w:r>
      <w:r>
        <w:rPr>
          <w:rStyle w:val="RefAuthor"/>
        </w:rPr>
        <w:t xml:space="preserve"> </w:t>
      </w:r>
      <w:r>
        <w:rPr>
          <w:rStyle w:val="RefGivenName"/>
        </w:rPr>
        <w:t xml:space="preserve">M</w:t>
      </w:r>
      <w:r>
        <w:rPr>
          <w:shd w:val="clear" w:color="" w:fill=""/>
        </w:rPr>
        <w:t xml:space="preserve">, </w:t>
      </w:r>
      <w:r>
        <w:rPr>
          <w:rStyle w:val="RefSurName"/>
        </w:rPr>
        <w:t xml:space="preserve">Bodner</w:t>
      </w:r>
      <w:r>
        <w:rPr>
          <w:rStyle w:val="RefAuthor"/>
        </w:rPr>
        <w:t xml:space="preserve"> </w:t>
      </w:r>
      <w:r>
        <w:rPr>
          <w:rStyle w:val="RefGivenName"/>
        </w:rPr>
        <w:t xml:space="preserve">S</w:t>
      </w:r>
      <w:r>
        <w:rPr>
          <w:shd w:val="clear" w:color="" w:fill=""/>
        </w:rPr>
        <w:t xml:space="preserve">, </w:t>
      </w:r>
      <w:r>
        <w:rPr>
          <w:rStyle w:val="RefSurName"/>
        </w:rPr>
        <w:t xml:space="preserve">Grosveld</w:t>
      </w:r>
      <w:r>
        <w:rPr>
          <w:rStyle w:val="RefAuthor"/>
        </w:rPr>
        <w:t xml:space="preserve"> </w:t>
      </w:r>
      <w:r>
        <w:rPr>
          <w:rStyle w:val="RefGivenName"/>
        </w:rPr>
        <w:t xml:space="preserve">G</w:t>
      </w:r>
      <w:r>
        <w:rPr>
          <w:shd w:val="clear" w:color="" w:fill=""/>
        </w:rPr>
        <w:t xml:space="preserve">, </w:t>
      </w:r>
      <w:r>
        <w:rPr>
          <w:rStyle w:val="RefSurName"/>
        </w:rPr>
        <w:t xml:space="preserve">Ihle</w:t>
      </w:r>
      <w:r>
        <w:rPr>
          <w:rStyle w:val="RefAuthor"/>
        </w:rPr>
        <w:t xml:space="preserve"> </w:t>
      </w:r>
      <w:r>
        <w:rPr>
          <w:rStyle w:val="RefGivenName"/>
        </w:rPr>
        <w:t xml:space="preserve">JN</w:t>
      </w:r>
      <w:r>
        <w:rPr>
          <w:shd w:val="clear" w:color="" w:fill=""/>
        </w:rPr>
        <w:t xml:space="preserve">. </w:t>
      </w:r>
      <w:r>
        <w:rPr>
          <w:rStyle w:val="RefYear"/>
        </w:rPr>
        <w:t xml:space="preserve">1998</w:t>
      </w:r>
      <w:r>
        <w:rPr>
          <w:shd w:val="clear" w:color="" w:fill=""/>
        </w:rPr>
        <w:t xml:space="preserve">. </w:t>
      </w:r>
      <w:r>
        <w:rPr>
          <w:rStyle w:val="RefArticleTitle"/>
        </w:rPr>
        <w:t xml:space="preserve">Stat5a and </w:t>
      </w:r>
      <w:rPr>
        <w:rStyle w:val="RefArticleTitle"/>
      </w:rPr>
      <w:del w:author="cross-ref" w:date="1970-01-01T00:00:00Z">
        <w:r>
          <w:delText xml:space="preserve">Stat5b</w:delText>
        </w:r>
      </w:del>
      <w:rPr>
        <w:rStyle w:val="RefArticleTitle"/>
      </w:rPr>
      <w:ins w:author="cross-ref" w:date="1970-01-01T00:00:00Z">
        <w:r>
          <w:t xml:space="preserve">stat5b</w:t>
        </w:r>
      </w:ins>
      <w:r>
        <w:rPr>
          <w:rStyle w:val="RefArticleTitle"/>
        </w:rPr>
        <w:t xml:space="preserve"> proteins have essential and nonessential, or redundant, roles in cytokine responses</w:t>
      </w:r>
      <w:r>
        <w:rPr>
          <w:shd w:val="clear" w:color="" w:fill=""/>
        </w:rPr>
        <w:t xml:space="preserve">. </w:t>
      </w:r>
      <w:r>
        <w:rPr>
          <w:rStyle w:val=""/>
        </w:rPr>
        <w:t xml:space="preserve">Cell</w:t>
      </w:r>
      <w:r>
        <w:rPr>
          <w:shd w:val="clear" w:color="" w:fill=""/>
        </w:rPr>
        <w:t xml:space="preserve"> </w:t>
      </w:r>
      <w:r>
        <w:rPr>
          <w:rStyle w:val=""/>
        </w:rPr>
        <w:t xml:space="preserve">93</w:t>
      </w:r>
      <w:r>
        <w:rPr>
          <w:shd w:val="clear" w:color="" w:fill=""/>
        </w:rPr>
        <w:t xml:space="preserve">:</w:t>
      </w:r>
      <w:r>
        <w:rPr>
          <w:rStyle w:val="RefFPage"/>
        </w:rPr>
        <w:t xml:space="preserve">841</w:t>
      </w:r>
      <w:r>
        <w:rPr>
          <w:shd w:val="clear" w:color="" w:fill=""/>
        </w:rPr>
        <w:t xml:space="preserve">–</w:t>
      </w:r>
      <w:r>
        <w:rPr>
          <w:rStyle w:val="RefLPage"/>
        </w:rPr>
        <w:t xml:space="preserve">850</w:t>
      </w:r>
      <w:r>
        <w:rPr>
          <w:shd w:val="clear" w:color="" w:fill=""/>
        </w:rPr>
        <w:t xml:space="preserve">.</w:t>
      </w:r>
    </w:p>
    <w:p>
      <w:pPr>
        <w:pStyle w:val="jrnlRefText"/>
      </w:pPr>
      <w:bookmarkStart w:id="84" w:name="R64"/>
      <w:bookmarkEnd w:id="84"/>
      <w:r>
        <w:rPr>
          <w:rStyle w:val="RefSurName"/>
        </w:rPr>
        <w:t xml:space="preserve">Udy</w:t>
      </w:r>
      <w:r>
        <w:rPr>
          <w:rStyle w:val="RefAuthor"/>
        </w:rPr>
        <w:t xml:space="preserve"> </w:t>
      </w:r>
      <w:r>
        <w:rPr>
          <w:rStyle w:val="RefGivenName"/>
        </w:rPr>
        <w:t xml:space="preserve">GB</w:t>
      </w:r>
      <w:r>
        <w:rPr>
          <w:shd w:val="clear" w:color="" w:fill=""/>
        </w:rPr>
        <w:t xml:space="preserve">, </w:t>
      </w:r>
      <w:r>
        <w:rPr>
          <w:rStyle w:val="RefSurName"/>
        </w:rPr>
        <w:t xml:space="preserve">Towers</w:t>
      </w:r>
      <w:r>
        <w:rPr>
          <w:rStyle w:val="RefAuthor"/>
        </w:rPr>
        <w:t xml:space="preserve"> </w:t>
      </w:r>
      <w:r>
        <w:rPr>
          <w:rStyle w:val="RefGivenName"/>
        </w:rPr>
        <w:t xml:space="preserve">RP</w:t>
      </w:r>
      <w:r>
        <w:rPr>
          <w:shd w:val="clear" w:color="" w:fill=""/>
        </w:rPr>
        <w:t xml:space="preserve">, </w:t>
      </w:r>
      <w:r>
        <w:rPr>
          <w:rStyle w:val="RefSurName"/>
        </w:rPr>
        <w:t xml:space="preserve">Snell</w:t>
      </w:r>
      <w:r>
        <w:rPr>
          <w:rStyle w:val="RefAuthor"/>
        </w:rPr>
        <w:t xml:space="preserve"> </w:t>
      </w:r>
      <w:r>
        <w:rPr>
          <w:rStyle w:val="RefGivenName"/>
        </w:rPr>
        <w:t xml:space="preserve">RG</w:t>
      </w:r>
      <w:r>
        <w:rPr>
          <w:shd w:val="clear" w:color="" w:fill=""/>
        </w:rPr>
        <w:t xml:space="preserve">, </w:t>
      </w:r>
      <w:r>
        <w:rPr>
          <w:rStyle w:val="RefSurName"/>
        </w:rPr>
        <w:t xml:space="preserve">Wilkins</w:t>
      </w:r>
      <w:r>
        <w:rPr>
          <w:rStyle w:val="RefAuthor"/>
        </w:rPr>
        <w:t xml:space="preserve"> </w:t>
      </w:r>
      <w:r>
        <w:rPr>
          <w:rStyle w:val="RefGivenName"/>
        </w:rPr>
        <w:t xml:space="preserve">RJ</w:t>
      </w:r>
      <w:r>
        <w:rPr>
          <w:shd w:val="clear" w:color="" w:fill=""/>
        </w:rPr>
        <w:t xml:space="preserve">, </w:t>
      </w:r>
      <w:r>
        <w:rPr>
          <w:rStyle w:val="RefSurName"/>
        </w:rPr>
        <w:t xml:space="preserve">Park</w:t>
      </w:r>
      <w:r>
        <w:rPr>
          <w:rStyle w:val="RefAuthor"/>
        </w:rPr>
        <w:t xml:space="preserve"> </w:t>
      </w:r>
      <w:r>
        <w:rPr>
          <w:rStyle w:val="RefGivenName"/>
        </w:rPr>
        <w:t xml:space="preserve">SH</w:t>
      </w:r>
      <w:r>
        <w:rPr>
          <w:shd w:val="clear" w:color="" w:fill=""/>
        </w:rPr>
        <w:t xml:space="preserve">, </w:t>
      </w:r>
      <w:r>
        <w:rPr>
          <w:rStyle w:val="RefSurName"/>
        </w:rPr>
        <w:t xml:space="preserve">Ram</w:t>
      </w:r>
      <w:r>
        <w:rPr>
          <w:rStyle w:val="RefAuthor"/>
        </w:rPr>
        <w:t xml:space="preserve"> </w:t>
      </w:r>
      <w:r>
        <w:rPr>
          <w:rStyle w:val="RefGivenName"/>
        </w:rPr>
        <w:t xml:space="preserve">PA</w:t>
      </w:r>
      <w:r>
        <w:rPr>
          <w:shd w:val="clear" w:color="" w:fill=""/>
        </w:rPr>
        <w:t xml:space="preserve">, </w:t>
      </w:r>
      <w:r>
        <w:rPr>
          <w:rStyle w:val="RefSurName"/>
        </w:rPr>
        <w:t xml:space="preserve">Waxman</w:t>
      </w:r>
      <w:r>
        <w:rPr>
          <w:rStyle w:val="RefAuthor"/>
        </w:rPr>
        <w:t xml:space="preserve"> </w:t>
      </w:r>
      <w:r>
        <w:rPr>
          <w:rStyle w:val="RefGivenName"/>
        </w:rPr>
        <w:t xml:space="preserve">DJ</w:t>
      </w:r>
      <w:r>
        <w:rPr>
          <w:shd w:val="clear" w:color="" w:fill=""/>
        </w:rPr>
        <w:t xml:space="preserve">, </w:t>
      </w:r>
      <w:r>
        <w:rPr>
          <w:rStyle w:val="RefSurName"/>
        </w:rPr>
        <w:t xml:space="preserve">Davey</w:t>
      </w:r>
      <w:r>
        <w:rPr>
          <w:rStyle w:val="RefAuthor"/>
        </w:rPr>
        <w:t xml:space="preserve"> </w:t>
      </w:r>
      <w:r>
        <w:rPr>
          <w:rStyle w:val="RefGivenName"/>
        </w:rPr>
        <w:t xml:space="preserve">HW</w:t>
      </w:r>
      <w:r>
        <w:rPr>
          <w:shd w:val="clear" w:color="" w:fill=""/>
        </w:rPr>
        <w:t xml:space="preserve">. </w:t>
      </w:r>
      <w:r>
        <w:rPr>
          <w:rStyle w:val="RefYear"/>
        </w:rPr>
        <w:t xml:space="preserve">1997</w:t>
      </w:r>
      <w:r>
        <w:rPr>
          <w:shd w:val="clear" w:color="" w:fill=""/>
        </w:rPr>
        <w:t xml:space="preserve">. </w:t>
      </w:r>
      <w:r>
        <w:rPr>
          <w:rStyle w:val="RefArticleTitle"/>
        </w:rPr>
        <w:t xml:space="preserve">Requirement of STAT5b for sexual dimorphism of body growth rates and liver gene expression</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94</w:t>
      </w:r>
      <w:r>
        <w:rPr>
          <w:shd w:val="clear" w:color="" w:fill=""/>
        </w:rPr>
        <w:t xml:space="preserve">:</w:t>
      </w:r>
      <w:r>
        <w:rPr>
          <w:rStyle w:val="RefFPage"/>
        </w:rPr>
        <w:t xml:space="preserve">7239</w:t>
      </w:r>
      <w:r>
        <w:rPr>
          <w:shd w:val="clear" w:color="" w:fill=""/>
        </w:rPr>
        <w:t xml:space="preserve">–</w:t>
      </w:r>
      <w:r>
        <w:rPr>
          <w:rStyle w:val="RefLPage"/>
        </w:rPr>
        <w:t xml:space="preserve">7244</w:t>
      </w:r>
      <w:r>
        <w:rPr>
          <w:shd w:val="clear" w:color="" w:fill=""/>
        </w:rPr>
        <w:t xml:space="preserve">.</w:t>
      </w:r>
    </w:p>
    <w:p>
      <w:pPr>
        <w:pStyle w:val="jrnlRefText"/>
      </w:pPr>
      <w:bookmarkStart w:id="85" w:name="R65"/>
      <w:bookmarkEnd w:id="85"/>
      <w:r>
        <w:rPr>
          <w:rStyle w:val="RefSurName"/>
        </w:rPr>
        <w:t xml:space="preserve">Villarino</w:t>
      </w:r>
      <w:r>
        <w:rPr>
          <w:rStyle w:val="RefAuthor"/>
        </w:rPr>
        <w:t xml:space="preserve"> </w:t>
      </w:r>
      <w:r>
        <w:rPr>
          <w:rStyle w:val="RefGivenName"/>
        </w:rPr>
        <w:t xml:space="preserve">AV</w:t>
      </w:r>
      <w:r>
        <w:rPr>
          <w:shd w:val="clear" w:color="" w:fill=""/>
        </w:rPr>
        <w:t xml:space="preserve">, </w:t>
      </w:r>
      <w:r>
        <w:rPr>
          <w:rStyle w:val="RefSurName"/>
        </w:rPr>
        <w:t xml:space="preserve">Tato</w:t>
      </w:r>
      <w:r>
        <w:rPr>
          <w:rStyle w:val="RefAuthor"/>
        </w:rPr>
        <w:t xml:space="preserve"> </w:t>
      </w:r>
      <w:r>
        <w:rPr>
          <w:rStyle w:val="RefGivenName"/>
        </w:rPr>
        <w:t xml:space="preserve">CM</w:t>
      </w:r>
      <w:r>
        <w:rPr>
          <w:shd w:val="clear" w:color="" w:fill=""/>
        </w:rPr>
        <w:t xml:space="preserve">, </w:t>
      </w:r>
      <w:r>
        <w:rPr>
          <w:rStyle w:val="RefSurName"/>
        </w:rPr>
        <w:t xml:space="preserve">Stumhofer</w:t>
      </w:r>
      <w:r>
        <w:rPr>
          <w:rStyle w:val="RefAuthor"/>
        </w:rPr>
        <w:t xml:space="preserve"> </w:t>
      </w:r>
      <w:r>
        <w:rPr>
          <w:rStyle w:val="RefGivenName"/>
        </w:rPr>
        <w:t xml:space="preserve">JS</w:t>
      </w:r>
      <w:r>
        <w:rPr>
          <w:shd w:val="clear" w:color="" w:fill=""/>
        </w:rPr>
        <w:t xml:space="preserve">, </w:t>
      </w:r>
      <w:r>
        <w:rPr>
          <w:rStyle w:val="RefSurName"/>
        </w:rPr>
        <w:t xml:space="preserve">Yao</w:t>
      </w:r>
      <w:r>
        <w:rPr>
          <w:rStyle w:val="RefAuthor"/>
        </w:rPr>
        <w:t xml:space="preserve"> </w:t>
      </w:r>
      <w:r>
        <w:rPr>
          <w:rStyle w:val="RefGivenName"/>
        </w:rPr>
        <w:t xml:space="preserve">Z</w:t>
      </w:r>
      <w:r>
        <w:rPr>
          <w:shd w:val="clear" w:color="" w:fill=""/>
        </w:rPr>
        <w:t xml:space="preserve">, </w:t>
      </w:r>
      <w:r>
        <w:rPr>
          <w:rStyle w:val="RefSurName"/>
        </w:rPr>
        <w:t xml:space="preserve">Cui</w:t>
      </w:r>
      <w:r>
        <w:rPr>
          <w:rStyle w:val="RefAuthor"/>
        </w:rPr>
        <w:t xml:space="preserve"> </w:t>
      </w:r>
      <w:r>
        <w:rPr>
          <w:rStyle w:val="RefGivenName"/>
        </w:rPr>
        <w:t xml:space="preserve">YK</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SurName"/>
        </w:rPr>
        <w:t xml:space="preserve">Hunter</w:t>
      </w:r>
      <w:r>
        <w:rPr>
          <w:rStyle w:val="RefAuthor"/>
        </w:rPr>
        <w:t xml:space="preserve"> </w:t>
      </w:r>
      <w:r>
        <w:rPr>
          <w:rStyle w:val="RefGivenName"/>
        </w:rPr>
        <w:t xml:space="preserve">CA</w:t>
      </w:r>
      <w:r>
        <w:rPr>
          <w:shd w:val="clear" w:color="" w:fill=""/>
        </w:rPr>
        <w:t xml:space="preserve">. </w:t>
      </w:r>
      <w:r>
        <w:rPr>
          <w:rStyle w:val="RefYear"/>
        </w:rPr>
        <w:t xml:space="preserve">2007</w:t>
      </w:r>
      <w:r>
        <w:rPr>
          <w:shd w:val="clear" w:color="" w:fill=""/>
        </w:rPr>
        <w:t xml:space="preserve">. </w:t>
      </w:r>
      <w:r>
        <w:rPr>
          <w:rStyle w:val="RefArticleTitle"/>
        </w:rPr>
        <w:t xml:space="preserve">Helper T cell IL-2 production is limited by negative feedback and STAT-dependent cytokine signals</w:t>
      </w:r>
      <w:r>
        <w:rPr>
          <w:shd w:val="clear" w:color="" w:fill=""/>
        </w:rPr>
        <w:t xml:space="preserve">. </w:t>
      </w:r>
      <w:r>
        <w:rPr>
          <w:rStyle w:val=""/>
        </w:rPr>
        <w:t xml:space="preserve">Journal of Experimental Medicine</w:t>
      </w:r>
      <w:r>
        <w:rPr>
          <w:shd w:val="clear" w:color="" w:fill=""/>
        </w:rPr>
        <w:t xml:space="preserve"> </w:t>
      </w:r>
      <w:r>
        <w:rPr>
          <w:rStyle w:val=""/>
        </w:rPr>
        <w:t xml:space="preserve">204</w:t>
      </w:r>
      <w:r>
        <w:rPr>
          <w:shd w:val="clear" w:color="" w:fill=""/>
        </w:rPr>
        <w:t xml:space="preserve">:</w:t>
      </w:r>
      <w:r>
        <w:rPr>
          <w:rStyle w:val="RefFPage"/>
        </w:rPr>
        <w:t xml:space="preserve">65</w:t>
      </w:r>
      <w:r>
        <w:rPr>
          <w:shd w:val="clear" w:color="" w:fill=""/>
        </w:rPr>
        <w:t xml:space="preserve">–</w:t>
      </w:r>
      <w:r>
        <w:rPr>
          <w:rStyle w:val="RefLPage"/>
        </w:rPr>
        <w:t xml:space="preserve">71</w:t>
      </w:r>
      <w:r>
        <w:rPr>
          <w:shd w:val="clear" w:color="" w:fill=""/>
        </w:rPr>
        <w:t xml:space="preserve">.</w:t>
      </w:r>
    </w:p>
    <w:p>
      <w:pPr>
        <w:pStyle w:val="jrnlRefText"/>
      </w:pPr>
      <w:bookmarkStart w:id="86" w:name="R66"/>
      <w:bookmarkEnd w:id="86"/>
      <w:r>
        <w:rPr>
          <w:rStyle w:val="RefSurName"/>
        </w:rPr>
        <w:t xml:space="preserve">Villarino</w:t>
      </w:r>
      <w:r>
        <w:rPr>
          <w:rStyle w:val="RefAuthor"/>
        </w:rPr>
        <w:t xml:space="preserve"> </w:t>
      </w:r>
      <w:r>
        <w:rPr>
          <w:rStyle w:val="RefGivenName"/>
        </w:rPr>
        <w:t xml:space="preserve">AV</w:t>
      </w:r>
      <w:r>
        <w:rPr>
          <w:shd w:val="clear" w:color="" w:fill=""/>
        </w:rPr>
        <w:t xml:space="preserve">, </w:t>
      </w:r>
      <w:r>
        <w:rPr>
          <w:rStyle w:val="RefSurName"/>
        </w:rPr>
        <w:t xml:space="preserve">Kanno</w:t>
      </w:r>
      <w:r>
        <w:rPr>
          <w:rStyle w:val="RefAuthor"/>
        </w:rPr>
        <w:t xml:space="preserve"> </w:t>
      </w:r>
      <w:r>
        <w:rPr>
          <w:rStyle w:val="RefGivenName"/>
        </w:rPr>
        <w:t xml:space="preserve">Y</w:t>
      </w:r>
      <w:r>
        <w:rPr>
          <w:shd w:val="clear" w:color="" w:fill=""/>
        </w:rPr>
        <w:t xml:space="preserve">, </w:t>
      </w:r>
      <w:r>
        <w:rPr>
          <w:rStyle w:val="RefSurName"/>
        </w:rPr>
        <w:t xml:space="preserve">Ferdinand</w:t>
      </w:r>
      <w:r>
        <w:rPr>
          <w:rStyle w:val="RefAuthor"/>
        </w:rPr>
        <w:t xml:space="preserve"> </w:t>
      </w:r>
      <w:r>
        <w:rPr>
          <w:rStyle w:val="RefGivenName"/>
        </w:rPr>
        <w:t xml:space="preserve">JR</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Year"/>
        </w:rPr>
        <w:t xml:space="preserve">2015</w:t>
      </w:r>
      <w:r>
        <w:rPr>
          <w:shd w:val="clear" w:color="" w:fill=""/>
        </w:rPr>
        <w:t xml:space="preserve">. </w:t>
      </w:r>
      <w:r>
        <w:rPr>
          <w:rStyle w:val="RefArticleTitle"/>
        </w:rPr>
        <w:t xml:space="preserve">Mechanisms of Jak/STAT signaling in Immunity and disease</w:t>
      </w:r>
      <w:r>
        <w:rPr>
          <w:shd w:val="clear" w:color="" w:fill=""/>
        </w:rPr>
        <w:t xml:space="preserve">. </w:t>
      </w:r>
      <w:r>
        <w:rPr>
          <w:rStyle w:val=""/>
        </w:rPr>
        <w:t xml:space="preserve">Journal of Immunology</w:t>
      </w:r>
      <w:r>
        <w:rPr>
          <w:shd w:val="clear" w:color="" w:fill=""/>
        </w:rPr>
        <w:t xml:space="preserve"> </w:t>
      </w:r>
      <w:r>
        <w:rPr>
          <w:rStyle w:val=""/>
        </w:rPr>
        <w:t xml:space="preserve">194</w:t>
      </w:r>
      <w:r>
        <w:rPr>
          <w:shd w:val="clear" w:color="" w:fill=""/>
        </w:rPr>
        <w:t xml:space="preserve">:</w:t>
      </w:r>
      <w:r>
        <w:rPr>
          <w:rStyle w:val="RefFPage"/>
        </w:rPr>
        <w:t xml:space="preserve">21</w:t>
      </w:r>
      <w:r>
        <w:rPr>
          <w:shd w:val="clear" w:color="" w:fill=""/>
        </w:rPr>
        <w:t xml:space="preserve">–</w:t>
      </w:r>
      <w:r>
        <w:rPr>
          <w:rStyle w:val="RefLPage"/>
        </w:rPr>
        <w:t xml:space="preserve">27</w:t>
      </w:r>
      <w:r>
        <w:rPr>
          <w:shd w:val="clear" w:color="" w:fill=""/>
        </w:rPr>
        <w:t xml:space="preserve">.</w:t>
      </w:r>
    </w:p>
    <w:p>
      <w:pPr>
        <w:pStyle w:val="jrnlRefText"/>
      </w:pPr>
      <w:bookmarkStart w:id="87" w:name="R67"/>
      <w:bookmarkEnd w:id="87"/>
      <w:r>
        <w:rPr>
          <w:rStyle w:val="RefSurName"/>
        </w:rPr>
        <w:t xml:space="preserve">Wang</w:t>
      </w:r>
      <w:r>
        <w:rPr>
          <w:rStyle w:val="RefAuthor"/>
        </w:rPr>
        <w:t xml:space="preserve"> </w:t>
      </w:r>
      <w:r>
        <w:rPr>
          <w:rStyle w:val="RefGivenName"/>
        </w:rPr>
        <w:t xml:space="preserve">Y</w:t>
      </w:r>
      <w:r>
        <w:rPr>
          <w:shd w:val="clear" w:color="" w:fill=""/>
        </w:rPr>
        <w:t xml:space="preserve">, </w:t>
      </w:r>
      <w:r>
        <w:rPr>
          <w:rStyle w:val="RefSurName"/>
        </w:rPr>
        <w:t xml:space="preserve">Levy</w:t>
      </w:r>
      <w:r>
        <w:rPr>
          <w:rStyle w:val="RefAuthor"/>
        </w:rPr>
        <w:t xml:space="preserve"> </w:t>
      </w:r>
      <w:r>
        <w:rPr>
          <w:rStyle w:val="RefGivenName"/>
        </w:rPr>
        <w:t xml:space="preserve">DE</w:t>
      </w:r>
      <w:r>
        <w:rPr>
          <w:shd w:val="clear" w:color="" w:fill=""/>
        </w:rPr>
        <w:t xml:space="preserve">. </w:t>
      </w:r>
      <w:r>
        <w:rPr>
          <w:rStyle w:val="RefYear"/>
        </w:rPr>
        <w:t xml:space="preserve">2012</w:t>
      </w:r>
      <w:r>
        <w:rPr>
          <w:shd w:val="clear" w:color="" w:fill=""/>
        </w:rPr>
        <w:t xml:space="preserve">. </w:t>
      </w:r>
      <w:r>
        <w:rPr>
          <w:rStyle w:val="RefArticleTitle"/>
        </w:rPr>
        <w:t xml:space="preserve">Comparative evolutionary genomics of the STAT family of transcription factors</w:t>
      </w:r>
      <w:r>
        <w:rPr>
          <w:shd w:val="clear" w:color="" w:fill=""/>
        </w:rPr>
        <w:t xml:space="preserve">. </w:t>
      </w:r>
      <w:r>
        <w:rPr>
          <w:rStyle w:val=""/>
        </w:rPr>
        <w:t xml:space="preserve">JAK-STAT</w:t>
      </w:r>
      <w:r>
        <w:rPr>
          <w:shd w:val="clear" w:color="" w:fill=""/>
        </w:rPr>
        <w:t xml:space="preserve"> </w:t>
      </w:r>
      <w:r>
        <w:rPr>
          <w:rStyle w:val=""/>
        </w:rPr>
        <w:t xml:space="preserve">1</w:t>
      </w:r>
      <w:r>
        <w:rPr>
          <w:shd w:val="clear" w:color="" w:fill=""/>
        </w:rPr>
        <w:t xml:space="preserve">:</w:t>
      </w:r>
      <w:r>
        <w:rPr>
          <w:rStyle w:val="RefFPage"/>
        </w:rPr>
        <w:t xml:space="preserve">23</w:t>
      </w:r>
      <w:r>
        <w:rPr>
          <w:shd w:val="clear" w:color="" w:fill=""/>
        </w:rPr>
        <w:t xml:space="preserve">–</w:t>
      </w:r>
      <w:r>
        <w:rPr>
          <w:rStyle w:val="RefLPage"/>
        </w:rPr>
        <w:t xml:space="preserve">33</w:t>
      </w:r>
      <w:r>
        <w:rPr>
          <w:shd w:val="clear" w:color="" w:fill=""/>
        </w:rPr>
        <w:t xml:space="preserve">.</w:t>
      </w:r>
    </w:p>
    <w:p>
      <w:pPr>
        <w:pStyle w:val="jrnlRefText"/>
      </w:pPr>
      <w:bookmarkStart w:id="88" w:name="R68"/>
      <w:bookmarkEnd w:id="88"/>
      <w:r>
        <w:rPr>
          <w:rStyle w:val="RefSurName"/>
        </w:rPr>
        <w:t xml:space="preserve">Warden</w:t>
      </w:r>
      <w:r>
        <w:rPr>
          <w:rStyle w:val="RefAuthor"/>
        </w:rPr>
        <w:t xml:space="preserve"> </w:t>
      </w:r>
      <w:r>
        <w:rPr>
          <w:rStyle w:val="RefGivenName"/>
        </w:rPr>
        <w:t xml:space="preserve">CD</w:t>
      </w:r>
      <w:r>
        <w:rPr>
          <w:shd w:val="clear" w:color="" w:fill=""/>
        </w:rPr>
        <w:t xml:space="preserve">, </w:t>
      </w:r>
      <w:r>
        <w:rPr>
          <w:rStyle w:val="RefSurName"/>
        </w:rPr>
        <w:t xml:space="preserve">Yuan</w:t>
      </w:r>
      <w:r>
        <w:rPr>
          <w:rStyle w:val="RefAuthor"/>
        </w:rPr>
        <w:t xml:space="preserve"> </w:t>
      </w:r>
      <w:r>
        <w:rPr>
          <w:rStyle w:val="RefGivenName"/>
        </w:rPr>
        <w:t xml:space="preserve">Y-C</w:t>
      </w:r>
      <w:r>
        <w:rPr>
          <w:shd w:val="clear" w:color="" w:fill=""/>
        </w:rPr>
        <w:t xml:space="preserve">, </w:t>
      </w:r>
      <w:r>
        <w:rPr>
          <w:rStyle w:val="RefSurName"/>
        </w:rPr>
        <w:t xml:space="preserve">Wu</w:t>
      </w:r>
      <w:r>
        <w:rPr>
          <w:rStyle w:val="RefAuthor"/>
        </w:rPr>
        <w:t xml:space="preserve"> </w:t>
      </w:r>
      <w:r>
        <w:rPr>
          <w:rStyle w:val="RefGivenName"/>
        </w:rPr>
        <w:t xml:space="preserve">X</w:t>
      </w:r>
      <w:r>
        <w:rPr>
          <w:shd w:val="clear" w:color="" w:fill=""/>
        </w:rPr>
        <w:t xml:space="preserve">. </w:t>
      </w:r>
      <w:r>
        <w:rPr>
          <w:rStyle w:val="RefYear"/>
        </w:rPr>
        <w:t xml:space="preserve">2013</w:t>
      </w:r>
      <w:r>
        <w:rPr>
          <w:shd w:val="clear" w:color="" w:fill=""/>
        </w:rPr>
        <w:t xml:space="preserve">. </w:t>
      </w:r>
      <w:r>
        <w:rPr>
          <w:rStyle w:val="RefArticleTitle"/>
        </w:rPr>
        <w:t xml:space="preserve">Optimal calculation of RNA-Seq fold-change values</w:t>
      </w:r>
      <w:r>
        <w:rPr>
          <w:shd w:val="clear" w:color="" w:fill=""/>
        </w:rPr>
        <w:t xml:space="preserve">. </w:t>
      </w:r>
      <w:r>
        <w:rPr>
          <w:rStyle w:val=""/>
        </w:rPr>
        <w:t xml:space="preserve">International Journal of Computational Bioinformatics and in Silico Modeling</w:t>
      </w:r>
      <w:r>
        <w:rPr>
          <w:shd w:val="clear" w:color="" w:fill=""/>
        </w:rPr>
        <w:t xml:space="preserve"> </w:t>
      </w:r>
      <w:r>
        <w:rPr>
          <w:rStyle w:val=""/>
        </w:rPr>
        <w:t xml:space="preserve">10</w:t>
      </w:r>
      <w:r>
        <w:rPr>
          <w:shd w:val="clear" w:color="" w:fill=""/>
        </w:rPr>
        <w:t xml:space="preserve">.</w:t>
      </w:r>
    </w:p>
    <w:p>
      <w:pPr>
        <w:pStyle w:val="jrnlRefText"/>
      </w:pPr>
      <w:bookmarkStart w:id="89" w:name="R69"/>
      <w:bookmarkEnd w:id="89"/>
      <w:r>
        <w:rPr>
          <w:rStyle w:val="RefSurName"/>
        </w:rPr>
        <w:t xml:space="preserve">Yamaji</w:t>
      </w:r>
      <w:r>
        <w:rPr>
          <w:rStyle w:val="RefAuthor"/>
        </w:rPr>
        <w:t xml:space="preserve"> </w:t>
      </w:r>
      <w:r>
        <w:rPr>
          <w:rStyle w:val="RefGivenName"/>
        </w:rPr>
        <w:t xml:space="preserve">D</w:t>
      </w:r>
      <w:r>
        <w:rPr>
          <w:shd w:val="clear" w:color="" w:fill=""/>
        </w:rPr>
        <w:t xml:space="preserve">, </w:t>
      </w:r>
      <w:r>
        <w:rPr>
          <w:rStyle w:val="RefSurName"/>
        </w:rPr>
        <w:t xml:space="preserve">Kang</w:t>
      </w:r>
      <w:r>
        <w:rPr>
          <w:rStyle w:val="RefAuthor"/>
        </w:rPr>
        <w:t xml:space="preserve"> </w:t>
      </w:r>
      <w:r>
        <w:rPr>
          <w:rStyle w:val="RefGivenName"/>
        </w:rPr>
        <w:t xml:space="preserve">K</w:t>
      </w:r>
      <w:r>
        <w:rPr>
          <w:shd w:val="clear" w:color="" w:fill=""/>
        </w:rPr>
        <w:t xml:space="preserve">, </w:t>
      </w:r>
      <w:r>
        <w:rPr>
          <w:rStyle w:val="RefSurName"/>
        </w:rPr>
        <w:t xml:space="preserve">Robinson</w:t>
      </w:r>
      <w:r>
        <w:rPr>
          <w:rStyle w:val="RefAuthor"/>
        </w:rPr>
        <w:t xml:space="preserve"> </w:t>
      </w:r>
      <w:r>
        <w:rPr>
          <w:rStyle w:val="RefGivenName"/>
        </w:rPr>
        <w:t xml:space="preserve">GW</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Year"/>
        </w:rPr>
        <w:t xml:space="preserve">2013</w:t>
      </w:r>
      <w:r>
        <w:rPr>
          <w:shd w:val="clear" w:color="" w:fill=""/>
        </w:rPr>
        <w:t xml:space="preserve">. </w:t>
      </w:r>
      <w:r>
        <w:rPr>
          <w:rStyle w:val="RefArticleTitle"/>
        </w:rPr>
        <w:t xml:space="preserve">Sequential activation of genetic programs in mouse mammary epithelium during pregnancy depends on STAT5A/B concentration</w:t>
      </w:r>
      <w:r>
        <w:rPr>
          <w:shd w:val="clear" w:color="" w:fill=""/>
        </w:rPr>
        <w:t xml:space="preserve">. </w:t>
      </w:r>
      <w:r>
        <w:rPr>
          <w:rStyle w:val=""/>
        </w:rPr>
        <w:t xml:space="preserve">Nucleic Acids Research</w:t>
      </w:r>
      <w:r>
        <w:rPr>
          <w:shd w:val="clear" w:color="" w:fill=""/>
        </w:rPr>
        <w:t xml:space="preserve"> </w:t>
      </w:r>
      <w:r>
        <w:rPr>
          <w:rStyle w:val=""/>
        </w:rPr>
        <w:t xml:space="preserve">41</w:t>
      </w:r>
      <w:r>
        <w:rPr>
          <w:shd w:val="clear" w:color="" w:fill=""/>
        </w:rPr>
        <w:t xml:space="preserve">:</w:t>
      </w:r>
      <w:r>
        <w:rPr>
          <w:rStyle w:val="RefFPage"/>
        </w:rPr>
        <w:t xml:space="preserve">1622</w:t>
      </w:r>
      <w:r>
        <w:rPr>
          <w:shd w:val="clear" w:color="" w:fill=""/>
        </w:rPr>
        <w:t xml:space="preserve">–</w:t>
      </w:r>
      <w:r>
        <w:rPr>
          <w:rStyle w:val="RefLPage"/>
        </w:rPr>
        <w:t xml:space="preserve">1636</w:t>
      </w:r>
      <w:r>
        <w:rPr>
          <w:shd w:val="clear" w:color="" w:fill=""/>
        </w:rPr>
        <w:t xml:space="preserve">.</w:t>
      </w:r>
    </w:p>
    <w:p>
      <w:pPr>
        <w:pStyle w:val="jrnlRefText"/>
      </w:pPr>
      <w:bookmarkStart w:id="90" w:name="R70"/>
      <w:bookmarkEnd w:id="90"/>
      <w:r>
        <w:rPr>
          <w:rStyle w:val="RefSurName"/>
        </w:rPr>
        <w:t xml:space="preserve">Yamaoka</w:t>
      </w:r>
      <w:r>
        <w:rPr>
          <w:rStyle w:val="RefAuthor"/>
        </w:rPr>
        <w:t xml:space="preserve"> </w:t>
      </w:r>
      <w:r>
        <w:rPr>
          <w:rStyle w:val="RefGivenName"/>
        </w:rPr>
        <w:t xml:space="preserve">K</w:t>
      </w:r>
      <w:r>
        <w:rPr>
          <w:shd w:val="clear" w:color="" w:fill=""/>
        </w:rPr>
        <w:t xml:space="preserve">, </w:t>
      </w:r>
      <w:r>
        <w:rPr>
          <w:rStyle w:val="RefSurName"/>
        </w:rPr>
        <w:t xml:space="preserve">Min</w:t>
      </w:r>
      <w:r>
        <w:rPr>
          <w:rStyle w:val="RefAuthor"/>
        </w:rPr>
        <w:t xml:space="preserve"> </w:t>
      </w:r>
      <w:r>
        <w:rPr>
          <w:rStyle w:val="RefGivenName"/>
        </w:rPr>
        <w:t xml:space="preserve">B</w:t>
      </w:r>
      <w:r>
        <w:rPr>
          <w:shd w:val="clear" w:color="" w:fill=""/>
        </w:rPr>
        <w:t xml:space="preserve">, </w:t>
      </w:r>
      <w:r>
        <w:rPr>
          <w:rStyle w:val="RefSurName"/>
        </w:rPr>
        <w:t xml:space="preserve">Zhou</w:t>
      </w:r>
      <w:r>
        <w:rPr>
          <w:rStyle w:val="RefAuthor"/>
        </w:rPr>
        <w:t xml:space="preserve"> </w:t>
      </w:r>
      <w:r>
        <w:rPr>
          <w:rStyle w:val="RefGivenName"/>
        </w:rPr>
        <w:t xml:space="preserve">YJ</w:t>
      </w:r>
      <w:r>
        <w:rPr>
          <w:shd w:val="clear" w:color="" w:fill=""/>
        </w:rPr>
        <w:t xml:space="preserve">, </w:t>
      </w:r>
      <w:r>
        <w:rPr>
          <w:rStyle w:val="RefSurName"/>
        </w:rPr>
        <w:t xml:space="preserve">Paul</w:t>
      </w:r>
      <w:r>
        <w:rPr>
          <w:rStyle w:val="RefAuthor"/>
        </w:rPr>
        <w:t xml:space="preserve"> </w:t>
      </w:r>
      <w:r>
        <w:rPr>
          <w:rStyle w:val="RefGivenName"/>
        </w:rPr>
        <w:t xml:space="preserve">WE</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Year"/>
        </w:rPr>
        <w:t xml:space="preserve">2005</w:t>
      </w:r>
      <w:r>
        <w:rPr>
          <w:shd w:val="clear" w:color="" w:fill=""/>
        </w:rPr>
        <w:t xml:space="preserve">. </w:t>
      </w:r>
      <w:r>
        <w:rPr>
          <w:rStyle w:val="RefArticleTitle"/>
        </w:rPr>
        <w:t xml:space="preserve">Jak3 negatively regulates dendritic-cell cytokine production and survival</w:t>
      </w:r>
      <w:r>
        <w:rPr>
          <w:shd w:val="clear" w:color="" w:fill=""/>
        </w:rPr>
        <w:t xml:space="preserve">. </w:t>
      </w:r>
      <w:r>
        <w:rPr>
          <w:rStyle w:val=""/>
        </w:rPr>
        <w:t xml:space="preserve">Blood</w:t>
      </w:r>
      <w:r>
        <w:rPr>
          <w:shd w:val="clear" w:color="" w:fill=""/>
        </w:rPr>
        <w:t xml:space="preserve"> </w:t>
      </w:r>
      <w:r>
        <w:rPr>
          <w:rStyle w:val=""/>
        </w:rPr>
        <w:t xml:space="preserve">106</w:t>
      </w:r>
      <w:r>
        <w:rPr>
          <w:shd w:val="clear" w:color="" w:fill=""/>
        </w:rPr>
        <w:t xml:space="preserve">:</w:t>
      </w:r>
      <w:r>
        <w:rPr>
          <w:rStyle w:val="RefFPage"/>
        </w:rPr>
        <w:t xml:space="preserve">3227</w:t>
      </w:r>
      <w:r>
        <w:rPr>
          <w:shd w:val="clear" w:color="" w:fill=""/>
        </w:rPr>
        <w:t xml:space="preserve">–</w:t>
      </w:r>
      <w:r>
        <w:rPr>
          <w:rStyle w:val="RefLPage"/>
        </w:rPr>
        <w:t xml:space="preserve">3233</w:t>
      </w:r>
      <w:r>
        <w:rPr>
          <w:shd w:val="clear" w:color="" w:fill=""/>
        </w:rPr>
        <w:t xml:space="preserve">.</w:t>
      </w:r>
    </w:p>
    <w:p>
      <w:pPr>
        <w:pStyle w:val="jrnlRefText"/>
      </w:pPr>
      <w:bookmarkStart w:id="91" w:name="R71"/>
      <w:bookmarkEnd w:id="91"/>
      <w:r>
        <w:rPr>
          <w:rStyle w:val="RefSurName"/>
        </w:rPr>
        <w:t xml:space="preserve">Yao</w:t>
      </w:r>
      <w:r>
        <w:rPr>
          <w:rStyle w:val="RefAuthor"/>
        </w:rPr>
        <w:t xml:space="preserve"> </w:t>
      </w:r>
      <w:r>
        <w:rPr>
          <w:rStyle w:val="RefGivenName"/>
        </w:rPr>
        <w:t xml:space="preserve">Z</w:t>
      </w:r>
      <w:r>
        <w:rPr>
          <w:shd w:val="clear" w:color="" w:fill=""/>
        </w:rPr>
        <w:t xml:space="preserve">, </w:t>
      </w:r>
      <w:r>
        <w:rPr>
          <w:rStyle w:val="RefSurName"/>
        </w:rPr>
        <w:t xml:space="preserve">Cui</w:t>
      </w:r>
      <w:r>
        <w:rPr>
          <w:rStyle w:val="RefAuthor"/>
        </w:rPr>
        <w:t xml:space="preserve"> </w:t>
      </w:r>
      <w:r>
        <w:rPr>
          <w:rStyle w:val="RefGivenName"/>
        </w:rPr>
        <w:t xml:space="preserve">Y</w:t>
      </w:r>
      <w:r>
        <w:rPr>
          <w:shd w:val="clear" w:color="" w:fill=""/>
        </w:rPr>
        <w:t xml:space="preserve">, </w:t>
      </w:r>
      <w:r>
        <w:rPr>
          <w:rStyle w:val="RefSurName"/>
        </w:rPr>
        <w:t xml:space="preserve">Watford</w:t>
      </w:r>
      <w:r>
        <w:rPr>
          <w:rStyle w:val="RefAuthor"/>
        </w:rPr>
        <w:t xml:space="preserve"> </w:t>
      </w:r>
      <w:r>
        <w:rPr>
          <w:rStyle w:val="RefGivenName"/>
        </w:rPr>
        <w:t xml:space="preserve">WT</w:t>
      </w:r>
      <w:r>
        <w:rPr>
          <w:shd w:val="clear" w:color="" w:fill=""/>
        </w:rPr>
        <w:t xml:space="preserve">, </w:t>
      </w:r>
      <w:r>
        <w:rPr>
          <w:rStyle w:val="RefSurName"/>
        </w:rPr>
        <w:t xml:space="preserve">Bream</w:t>
      </w:r>
      <w:r>
        <w:rPr>
          <w:rStyle w:val="RefAuthor"/>
        </w:rPr>
        <w:t xml:space="preserve"> </w:t>
      </w:r>
      <w:r>
        <w:rPr>
          <w:rStyle w:val="RefGivenName"/>
        </w:rPr>
        <w:t xml:space="preserve">JH</w:t>
      </w:r>
      <w:r>
        <w:rPr>
          <w:shd w:val="clear" w:color="" w:fill=""/>
        </w:rPr>
        <w:t xml:space="preserve">, </w:t>
      </w:r>
      <w:r>
        <w:rPr>
          <w:rStyle w:val="RefSurName"/>
        </w:rPr>
        <w:t xml:space="preserve">Yamaoka</w:t>
      </w:r>
      <w:r>
        <w:rPr>
          <w:rStyle w:val="RefAuthor"/>
        </w:rPr>
        <w:t xml:space="preserve"> </w:t>
      </w:r>
      <w:r>
        <w:rPr>
          <w:rStyle w:val="RefGivenName"/>
        </w:rPr>
        <w:t xml:space="preserve">K</w:t>
      </w:r>
      <w:r>
        <w:rPr>
          <w:shd w:val="clear" w:color="" w:fill=""/>
        </w:rPr>
        <w:t xml:space="preserve">, </w:t>
      </w:r>
      <w:r>
        <w:rPr>
          <w:rStyle w:val="RefSurName"/>
        </w:rPr>
        <w:t xml:space="preserve">Hissong</w:t>
      </w:r>
      <w:r>
        <w:rPr>
          <w:rStyle w:val="RefAuthor"/>
        </w:rPr>
        <w:t xml:space="preserve"> </w:t>
      </w:r>
      <w:r>
        <w:rPr>
          <w:rStyle w:val="RefGivenName"/>
        </w:rPr>
        <w:t xml:space="preserve">BD</w:t>
      </w:r>
      <w:r>
        <w:rPr>
          <w:shd w:val="clear" w:color="" w:fill=""/>
        </w:rPr>
        <w:t xml:space="preserve">, </w:t>
      </w:r>
      <w:r>
        <w:rPr>
          <w:rStyle w:val="RefSurName"/>
        </w:rPr>
        <w:t xml:space="preserve">Li</w:t>
      </w:r>
      <w:r>
        <w:rPr>
          <w:rStyle w:val="RefAuthor"/>
        </w:rPr>
        <w:t xml:space="preserve"> </w:t>
      </w:r>
      <w:r>
        <w:rPr>
          <w:rStyle w:val="RefGivenName"/>
        </w:rPr>
        <w:t xml:space="preserve">D</w:t>
      </w:r>
      <w:r>
        <w:rPr>
          <w:shd w:val="clear" w:color="" w:fill=""/>
        </w:rPr>
        <w:t xml:space="preserve">, </w:t>
      </w:r>
      <w:r>
        <w:rPr>
          <w:rStyle w:val="RefSurName"/>
        </w:rPr>
        <w:t xml:space="preserve">Durum</w:t>
      </w:r>
      <w:r>
        <w:rPr>
          <w:rStyle w:val="RefAuthor"/>
        </w:rPr>
        <w:t xml:space="preserve"> </w:t>
      </w:r>
      <w:r>
        <w:rPr>
          <w:rStyle w:val="RefGivenName"/>
        </w:rPr>
        <w:t xml:space="preserve">SK</w:t>
      </w:r>
      <w:r>
        <w:rPr>
          <w:shd w:val="clear" w:color="" w:fill=""/>
        </w:rPr>
        <w:t xml:space="preserve">, </w:t>
      </w:r>
      <w:r>
        <w:rPr>
          <w:rStyle w:val="RefSurName"/>
        </w:rPr>
        <w:t xml:space="preserve">Jiang</w:t>
      </w:r>
      <w:r>
        <w:rPr>
          <w:rStyle w:val="RefAuthor"/>
        </w:rPr>
        <w:t xml:space="preserve"> </w:t>
      </w:r>
      <w:r>
        <w:rPr>
          <w:rStyle w:val="RefGivenName"/>
        </w:rPr>
        <w:t xml:space="preserve">Q</w:t>
      </w:r>
      <w:r>
        <w:rPr>
          <w:shd w:val="clear" w:color="" w:fill=""/>
        </w:rPr>
        <w:t xml:space="preserve">, </w:t>
      </w:r>
      <w:r>
        <w:rPr>
          <w:rStyle w:val="RefSurName"/>
        </w:rPr>
        <w:t xml:space="preserve">Bhandoola</w:t>
      </w:r>
      <w:r>
        <w:rPr>
          <w:rStyle w:val="RefAuthor"/>
        </w:rPr>
        <w:t xml:space="preserve"> </w:t>
      </w:r>
      <w:r>
        <w:rPr>
          <w:rStyle w:val="RefGivenName"/>
        </w:rPr>
        <w:t xml:space="preserve">A</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Year"/>
        </w:rPr>
        <w:t xml:space="preserve">2006</w:t>
      </w:r>
      <w:r>
        <w:rPr>
          <w:shd w:val="clear" w:color="" w:fill=""/>
        </w:rPr>
        <w:t xml:space="preserve">. </w:t>
      </w:r>
      <w:r>
        <w:rPr>
          <w:rStyle w:val="RefArticleTitle"/>
        </w:rPr>
        <w:t xml:space="preserve">Stat5a/b are essential for normal lymphoid development and differentiation</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103</w:t>
      </w:r>
      <w:r>
        <w:rPr>
          <w:shd w:val="clear" w:color="" w:fill=""/>
        </w:rPr>
        <w:t xml:space="preserve">:</w:t>
      </w:r>
      <w:r>
        <w:rPr>
          <w:rStyle w:val="RefFPage"/>
        </w:rPr>
        <w:t xml:space="preserve">1000</w:t>
      </w:r>
      <w:r>
        <w:rPr>
          <w:shd w:val="clear" w:color="" w:fill=""/>
        </w:rPr>
        <w:t xml:space="preserve">–</w:t>
      </w:r>
      <w:r>
        <w:rPr>
          <w:rStyle w:val="RefLPage"/>
        </w:rPr>
        <w:t xml:space="preserve">1005</w:t>
      </w:r>
      <w:r>
        <w:rPr>
          <w:shd w:val="clear" w:color="" w:fill=""/>
        </w:rPr>
        <w:t xml:space="preserve">.</w:t>
      </w:r>
    </w:p>
    <w:p>
      <w:pPr>
        <w:pStyle w:val="jrnlRefText"/>
      </w:pPr>
      <w:bookmarkStart w:id="92" w:name="R72"/>
      <w:bookmarkEnd w:id="92"/>
      <w:r>
        <w:rPr>
          <w:rStyle w:val="RefSurName"/>
        </w:rPr>
        <w:t xml:space="preserve">Yao</w:t>
      </w:r>
      <w:r>
        <w:rPr>
          <w:rStyle w:val="RefAuthor"/>
        </w:rPr>
        <w:t xml:space="preserve"> </w:t>
      </w:r>
      <w:r>
        <w:rPr>
          <w:rStyle w:val="RefGivenName"/>
        </w:rPr>
        <w:t xml:space="preserve">Z</w:t>
      </w:r>
      <w:r>
        <w:rPr>
          <w:shd w:val="clear" w:color="" w:fill=""/>
        </w:rPr>
        <w:t xml:space="preserve">, </w:t>
      </w:r>
      <w:r>
        <w:rPr>
          <w:rStyle w:val="RefSurName"/>
        </w:rPr>
        <w:t xml:space="preserve">Kanno</w:t>
      </w:r>
      <w:r>
        <w:rPr>
          <w:rStyle w:val="RefAuthor"/>
        </w:rPr>
        <w:t xml:space="preserve"> </w:t>
      </w:r>
      <w:r>
        <w:rPr>
          <w:rStyle w:val="RefGivenName"/>
        </w:rPr>
        <w:t xml:space="preserve">Y</w:t>
      </w:r>
      <w:r>
        <w:rPr>
          <w:shd w:val="clear" w:color="" w:fill=""/>
        </w:rPr>
        <w:t xml:space="preserve">, </w:t>
      </w:r>
      <w:r>
        <w:rPr>
          <w:rStyle w:val="RefSurName"/>
        </w:rPr>
        <w:t xml:space="preserve">Kerenyi</w:t>
      </w:r>
      <w:r>
        <w:rPr>
          <w:rStyle w:val="RefAuthor"/>
        </w:rPr>
        <w:t xml:space="preserve"> </w:t>
      </w:r>
      <w:r>
        <w:rPr>
          <w:rStyle w:val="RefGivenName"/>
        </w:rPr>
        <w:t xml:space="preserve">M</w:t>
      </w:r>
      <w:r>
        <w:rPr>
          <w:shd w:val="clear" w:color="" w:fill=""/>
        </w:rPr>
        <w:t xml:space="preserve">, </w:t>
      </w:r>
      <w:r>
        <w:rPr>
          <w:rStyle w:val="RefSurName"/>
        </w:rPr>
        <w:t xml:space="preserve">Stephens</w:t>
      </w:r>
      <w:r>
        <w:rPr>
          <w:rStyle w:val="RefAuthor"/>
        </w:rPr>
        <w:t xml:space="preserve"> </w:t>
      </w:r>
      <w:r>
        <w:rPr>
          <w:rStyle w:val="RefGivenName"/>
        </w:rPr>
        <w:t xml:space="preserve">G</w:t>
      </w:r>
      <w:r>
        <w:rPr>
          <w:shd w:val="clear" w:color="" w:fill=""/>
        </w:rPr>
        <w:t xml:space="preserve">, </w:t>
      </w:r>
      <w:r>
        <w:rPr>
          <w:rStyle w:val="RefSurName"/>
        </w:rPr>
        <w:t xml:space="preserve">Durant</w:t>
      </w:r>
      <w:r>
        <w:rPr>
          <w:rStyle w:val="RefAuthor"/>
        </w:rPr>
        <w:t xml:space="preserve"> </w:t>
      </w:r>
      <w:r>
        <w:rPr>
          <w:rStyle w:val="RefGivenName"/>
        </w:rPr>
        <w:t xml:space="preserve">L</w:t>
      </w:r>
      <w:r>
        <w:rPr>
          <w:shd w:val="clear" w:color="" w:fill=""/>
        </w:rPr>
        <w:t xml:space="preserve">, </w:t>
      </w:r>
      <w:r>
        <w:rPr>
          <w:rStyle w:val="RefSurName"/>
        </w:rPr>
        <w:t xml:space="preserve">Watford</w:t>
      </w:r>
      <w:r>
        <w:rPr>
          <w:rStyle w:val="RefAuthor"/>
        </w:rPr>
        <w:t xml:space="preserve"> </w:t>
      </w:r>
      <w:r>
        <w:rPr>
          <w:rStyle w:val="RefGivenName"/>
        </w:rPr>
        <w:t xml:space="preserve">WT</w:t>
      </w:r>
      <w:r>
        <w:rPr>
          <w:shd w:val="clear" w:color="" w:fill=""/>
        </w:rPr>
        <w:t xml:space="preserve">, </w:t>
      </w:r>
      <w:r>
        <w:rPr>
          <w:rStyle w:val="RefSurName"/>
        </w:rPr>
        <w:t xml:space="preserve">Laurence</w:t>
      </w:r>
      <w:r>
        <w:rPr>
          <w:rStyle w:val="RefAuthor"/>
        </w:rPr>
        <w:t xml:space="preserve"> </w:t>
      </w:r>
      <w:r>
        <w:rPr>
          <w:rStyle w:val="RefGivenName"/>
        </w:rPr>
        <w:t xml:space="preserve">A</w:t>
      </w:r>
      <w:r>
        <w:rPr>
          <w:shd w:val="clear" w:color="" w:fill=""/>
        </w:rPr>
        <w:t xml:space="preserve">, </w:t>
      </w:r>
      <w:r>
        <w:rPr>
          <w:rStyle w:val="RefSurName"/>
        </w:rPr>
        <w:t xml:space="preserve">Robinson</w:t>
      </w:r>
      <w:r>
        <w:rPr>
          <w:rStyle w:val="RefAuthor"/>
        </w:rPr>
        <w:t xml:space="preserve"> </w:t>
      </w:r>
      <w:r>
        <w:rPr>
          <w:rStyle w:val="RefGivenName"/>
        </w:rPr>
        <w:t xml:space="preserve">GW</w:t>
      </w:r>
      <w:r>
        <w:rPr>
          <w:shd w:val="clear" w:color="" w:fill=""/>
        </w:rPr>
        <w:t xml:space="preserve">, </w:t>
      </w:r>
      <w:r>
        <w:rPr>
          <w:rStyle w:val="RefSurName"/>
        </w:rPr>
        <w:t xml:space="preserve">Shevach</w:t>
      </w:r>
      <w:r>
        <w:rPr>
          <w:rStyle w:val="RefAuthor"/>
        </w:rPr>
        <w:t xml:space="preserve"> </w:t>
      </w:r>
      <w:r>
        <w:rPr>
          <w:rStyle w:val="RefGivenName"/>
        </w:rPr>
        <w:t xml:space="preserve">EM</w:t>
      </w:r>
      <w:r>
        <w:rPr>
          <w:shd w:val="clear" w:color="" w:fill=""/>
        </w:rPr>
        <w:t xml:space="preserve">, </w:t>
      </w:r>
      <w:r>
        <w:rPr>
          <w:rStyle w:val="RefSurName"/>
        </w:rPr>
        <w:t xml:space="preserve">Moriggl</w:t>
      </w:r>
      <w:r>
        <w:rPr>
          <w:rStyle w:val="RefAuthor"/>
        </w:rPr>
        <w:t xml:space="preserve"> </w:t>
      </w:r>
      <w:r>
        <w:rPr>
          <w:rStyle w:val="RefGivenName"/>
        </w:rPr>
        <w:t xml:space="preserve">R</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SurName"/>
        </w:rPr>
        <w:t xml:space="preserve">Wu</w:t>
      </w:r>
      <w:r>
        <w:rPr>
          <w:rStyle w:val="RefAuthor"/>
        </w:rPr>
        <w:t xml:space="preserve"> </w:t>
      </w:r>
      <w:r>
        <w:rPr>
          <w:rStyle w:val="RefGivenName"/>
        </w:rPr>
        <w:t xml:space="preserve">C</w:t>
      </w:r>
      <w:r>
        <w:rPr>
          <w:shd w:val="clear" w:color="" w:fill=""/>
        </w:rPr>
        <w:t xml:space="preserve">, </w:t>
      </w:r>
      <w:r>
        <w:rPr>
          <w:rStyle w:val="RefSurName"/>
        </w:rPr>
        <w:t xml:space="preserve">O'Shea</w:t>
      </w:r>
      <w:r>
        <w:rPr>
          <w:rStyle w:val="RefAuthor"/>
        </w:rPr>
        <w:t xml:space="preserve"> </w:t>
      </w:r>
      <w:r>
        <w:rPr>
          <w:rStyle w:val="RefGivenName"/>
        </w:rPr>
        <w:t xml:space="preserve">JJ</w:t>
      </w:r>
      <w:r>
        <w:rPr>
          <w:shd w:val="clear" w:color="" w:fill=""/>
        </w:rPr>
        <w:t xml:space="preserve">. </w:t>
      </w:r>
      <w:r>
        <w:rPr>
          <w:rStyle w:val="RefYear"/>
        </w:rPr>
        <w:t xml:space="preserve">2007</w:t>
      </w:r>
      <w:r>
        <w:rPr>
          <w:shd w:val="clear" w:color="" w:fill=""/>
        </w:rPr>
        <w:t xml:space="preserve">. </w:t>
      </w:r>
      <w:r>
        <w:rPr>
          <w:rStyle w:val="RefArticleTitle"/>
        </w:rPr>
        <w:t xml:space="preserve">Nonredundant roles for Stat5a/b in directly regulating Foxp3</w:t>
      </w:r>
      <w:r>
        <w:rPr>
          <w:shd w:val="clear" w:color="" w:fill=""/>
        </w:rPr>
        <w:t xml:space="preserve">. </w:t>
      </w:r>
      <w:r>
        <w:rPr>
          <w:rStyle w:val=""/>
        </w:rPr>
        <w:t xml:space="preserve">Blood</w:t>
      </w:r>
      <w:r>
        <w:rPr>
          <w:shd w:val="clear" w:color="" w:fill=""/>
        </w:rPr>
        <w:t xml:space="preserve"> </w:t>
      </w:r>
      <w:r>
        <w:rPr>
          <w:rStyle w:val=""/>
        </w:rPr>
        <w:t xml:space="preserve">109</w:t>
      </w:r>
      <w:r>
        <w:rPr>
          <w:shd w:val="clear" w:color="" w:fill=""/>
        </w:rPr>
        <w:t xml:space="preserve">:</w:t>
      </w:r>
      <w:r>
        <w:rPr>
          <w:rStyle w:val="RefFPage"/>
        </w:rPr>
        <w:t xml:space="preserve">4368</w:t>
      </w:r>
      <w:r>
        <w:rPr>
          <w:shd w:val="clear" w:color="" w:fill=""/>
        </w:rPr>
        <w:t xml:space="preserve">–</w:t>
      </w:r>
      <w:r>
        <w:rPr>
          <w:rStyle w:val="RefLPage"/>
        </w:rPr>
        <w:t xml:space="preserve">4375</w:t>
      </w:r>
      <w:r>
        <w:rPr>
          <w:shd w:val="clear" w:color="" w:fill=""/>
        </w:rPr>
        <w:t xml:space="preserve">.</w:t>
      </w:r>
    </w:p>
    <w:p>
      <w:pPr>
        <w:pStyle w:val="jrnlRefText"/>
      </w:pPr>
      <w:bookmarkStart w:id="93" w:name="R73"/>
      <w:bookmarkEnd w:id="93"/>
      <w:r>
        <w:rPr>
          <w:rStyle w:val="RefSurName"/>
        </w:rPr>
        <w:t xml:space="preserve">Yue</w:t>
      </w:r>
      <w:r>
        <w:rPr>
          <w:rStyle w:val="RefAuthor"/>
        </w:rPr>
        <w:t xml:space="preserve"> </w:t>
      </w:r>
      <w:r>
        <w:rPr>
          <w:rStyle w:val="RefGivenName"/>
        </w:rPr>
        <w:t xml:space="preserve">F</w:t>
      </w:r>
      <w:r>
        <w:rPr>
          <w:shd w:val="clear" w:color="" w:fill=""/>
        </w:rPr>
        <w:t xml:space="preserve">, </w:t>
      </w:r>
      <w:r>
        <w:rPr>
          <w:rStyle w:val="RefSurName"/>
        </w:rPr>
        <w:t xml:space="preserve">Cheng</w:t>
      </w:r>
      <w:r>
        <w:rPr>
          <w:rStyle w:val="RefAuthor"/>
        </w:rPr>
        <w:t xml:space="preserve"> </w:t>
      </w:r>
      <w:r>
        <w:rPr>
          <w:rStyle w:val="RefGivenName"/>
        </w:rPr>
        <w:t xml:space="preserve">Y</w:t>
      </w:r>
      <w:r>
        <w:rPr>
          <w:shd w:val="clear" w:color="" w:fill=""/>
        </w:rPr>
        <w:t xml:space="preserve">, </w:t>
      </w:r>
      <w:r>
        <w:rPr>
          <w:rStyle w:val="RefSurName"/>
        </w:rPr>
        <w:t xml:space="preserve">Breschi</w:t>
      </w:r>
      <w:r>
        <w:rPr>
          <w:rStyle w:val="RefAuthor"/>
        </w:rPr>
        <w:t xml:space="preserve"> </w:t>
      </w:r>
      <w:r>
        <w:rPr>
          <w:rStyle w:val="RefGivenName"/>
        </w:rPr>
        <w:t xml:space="preserve">A</w:t>
      </w:r>
      <w:r>
        <w:rPr>
          <w:shd w:val="clear" w:color="" w:fill=""/>
        </w:rPr>
        <w:t xml:space="preserve">, </w:t>
      </w:r>
      <w:r>
        <w:rPr>
          <w:rStyle w:val="RefSurName"/>
        </w:rPr>
        <w:t xml:space="preserve">Vierstra</w:t>
      </w:r>
      <w:r>
        <w:rPr>
          <w:rStyle w:val="RefAuthor"/>
        </w:rPr>
        <w:t xml:space="preserve"> </w:t>
      </w:r>
      <w:r>
        <w:rPr>
          <w:rStyle w:val="RefGivenName"/>
        </w:rPr>
        <w:t xml:space="preserve">J</w:t>
      </w:r>
      <w:r>
        <w:rPr>
          <w:shd w:val="clear" w:color="" w:fill=""/>
        </w:rPr>
        <w:t xml:space="preserve">, </w:t>
      </w:r>
      <w:r>
        <w:rPr>
          <w:rStyle w:val="RefSurName"/>
        </w:rPr>
        <w:t xml:space="preserve">Wu</w:t>
      </w:r>
      <w:r>
        <w:rPr>
          <w:rStyle w:val="RefAuthor"/>
        </w:rPr>
        <w:t xml:space="preserve"> </w:t>
      </w:r>
      <w:r>
        <w:rPr>
          <w:rStyle w:val="RefGivenName"/>
        </w:rPr>
        <w:t xml:space="preserve">W</w:t>
      </w:r>
      <w:r>
        <w:rPr>
          <w:shd w:val="clear" w:color="" w:fill=""/>
        </w:rPr>
        <w:t xml:space="preserve">, </w:t>
      </w:r>
      <w:r>
        <w:rPr>
          <w:rStyle w:val="RefSurName"/>
        </w:rPr>
        <w:t xml:space="preserve">Ryba</w:t>
      </w:r>
      <w:r>
        <w:rPr>
          <w:rStyle w:val="RefAuthor"/>
        </w:rPr>
        <w:t xml:space="preserve"> </w:t>
      </w:r>
      <w:r>
        <w:rPr>
          <w:rStyle w:val="RefGivenName"/>
        </w:rPr>
        <w:t xml:space="preserve">T</w:t>
      </w:r>
      <w:r>
        <w:rPr>
          <w:shd w:val="clear" w:color="" w:fill=""/>
        </w:rPr>
        <w:t xml:space="preserve">, </w:t>
      </w:r>
      <w:r>
        <w:rPr>
          <w:rStyle w:val="RefSurName"/>
        </w:rPr>
        <w:t xml:space="preserve">Sandstrom</w:t>
      </w:r>
      <w:r>
        <w:rPr>
          <w:rStyle w:val="RefAuthor"/>
        </w:rPr>
        <w:t xml:space="preserve"> </w:t>
      </w:r>
      <w:r>
        <w:rPr>
          <w:rStyle w:val="RefGivenName"/>
        </w:rPr>
        <w:t xml:space="preserve">R</w:t>
      </w:r>
      <w:r>
        <w:rPr>
          <w:shd w:val="clear" w:color="" w:fill=""/>
        </w:rPr>
        <w:t xml:space="preserve">, </w:t>
      </w:r>
      <w:r>
        <w:rPr>
          <w:rStyle w:val="RefSurName"/>
        </w:rPr>
        <w:t xml:space="preserve">Ma</w:t>
      </w:r>
      <w:r>
        <w:rPr>
          <w:rStyle w:val="RefAuthor"/>
        </w:rPr>
        <w:t xml:space="preserve"> </w:t>
      </w:r>
      <w:r>
        <w:rPr>
          <w:rStyle w:val="RefGivenName"/>
        </w:rPr>
        <w:t xml:space="preserve">Z</w:t>
      </w:r>
      <w:r>
        <w:rPr>
          <w:shd w:val="clear" w:color="" w:fill=""/>
        </w:rPr>
        <w:t xml:space="preserve">, </w:t>
      </w:r>
      <w:r>
        <w:rPr>
          <w:rStyle w:val="RefSurName"/>
        </w:rPr>
        <w:t xml:space="preserve">Davis</w:t>
      </w:r>
      <w:r>
        <w:rPr>
          <w:rStyle w:val="RefAuthor"/>
        </w:rPr>
        <w:t xml:space="preserve"> </w:t>
      </w:r>
      <w:r>
        <w:rPr>
          <w:rStyle w:val="RefGivenName"/>
        </w:rPr>
        <w:t xml:space="preserve">C</w:t>
      </w:r>
      <w:r>
        <w:rPr>
          <w:shd w:val="clear" w:color="" w:fill=""/>
        </w:rPr>
        <w:t xml:space="preserve">, </w:t>
      </w:r>
      <w:r>
        <w:rPr>
          <w:rStyle w:val="RefSurName"/>
        </w:rPr>
        <w:t xml:space="preserve">Pope</w:t>
      </w:r>
      <w:r>
        <w:rPr>
          <w:rStyle w:val="RefAuthor"/>
        </w:rPr>
        <w:t xml:space="preserve"> </w:t>
      </w:r>
      <w:r>
        <w:rPr>
          <w:rStyle w:val="RefGivenName"/>
        </w:rPr>
        <w:t xml:space="preserve">BD</w:t>
      </w:r>
      <w:r>
        <w:rPr>
          <w:shd w:val="clear" w:color="" w:fill=""/>
        </w:rPr>
        <w:t xml:space="preserve">, </w:t>
      </w:r>
      <w:r>
        <w:rPr>
          <w:rStyle w:val="RefSurName"/>
        </w:rPr>
        <w:t xml:space="preserve">Shen</w:t>
      </w:r>
      <w:r>
        <w:rPr>
          <w:rStyle w:val="RefAuthor"/>
        </w:rPr>
        <w:t xml:space="preserve"> </w:t>
      </w:r>
      <w:r>
        <w:rPr>
          <w:rStyle w:val="RefGivenName"/>
        </w:rPr>
        <w:t xml:space="preserve">Y</w:t>
      </w:r>
      <w:r>
        <w:rPr>
          <w:shd w:val="clear" w:color="" w:fill=""/>
        </w:rPr>
        <w:t xml:space="preserve">, </w:t>
      </w:r>
      <w:r>
        <w:rPr>
          <w:rStyle w:val="RefSurName"/>
        </w:rPr>
        <w:t xml:space="preserve">Pervouchine</w:t>
      </w:r>
      <w:r>
        <w:rPr>
          <w:rStyle w:val="RefAuthor"/>
        </w:rPr>
        <w:t xml:space="preserve"> </w:t>
      </w:r>
      <w:r>
        <w:rPr>
          <w:rStyle w:val="RefGivenName"/>
        </w:rPr>
        <w:t xml:space="preserve">DD</w:t>
      </w:r>
      <w:r>
        <w:rPr>
          <w:shd w:val="clear" w:color="" w:fill=""/>
        </w:rPr>
        <w:t xml:space="preserve">, </w:t>
      </w:r>
      <w:r>
        <w:rPr>
          <w:rStyle w:val="RefSurName"/>
        </w:rPr>
        <w:t xml:space="preserve">Djebali</w:t>
      </w:r>
      <w:r>
        <w:rPr>
          <w:rStyle w:val="RefAuthor"/>
        </w:rPr>
        <w:t xml:space="preserve"> </w:t>
      </w:r>
      <w:r>
        <w:rPr>
          <w:rStyle w:val="RefGivenName"/>
        </w:rPr>
        <w:t xml:space="preserve">S</w:t>
      </w:r>
      <w:r>
        <w:rPr>
          <w:shd w:val="clear" w:color="" w:fill=""/>
        </w:rPr>
        <w:t xml:space="preserve">, </w:t>
      </w:r>
      <w:r>
        <w:rPr>
          <w:rStyle w:val="RefSurName"/>
        </w:rPr>
        <w:t xml:space="preserve">Thurman</w:t>
      </w:r>
      <w:r>
        <w:rPr>
          <w:rStyle w:val="RefAuthor"/>
        </w:rPr>
        <w:t xml:space="preserve"> </w:t>
      </w:r>
      <w:r>
        <w:rPr>
          <w:rStyle w:val="RefGivenName"/>
        </w:rPr>
        <w:t xml:space="preserve">RE</w:t>
      </w:r>
      <w:r>
        <w:rPr>
          <w:shd w:val="clear" w:color="" w:fill=""/>
        </w:rPr>
        <w:t xml:space="preserve">, </w:t>
      </w:r>
      <w:r>
        <w:rPr>
          <w:rStyle w:val="RefSurName"/>
        </w:rPr>
        <w:t xml:space="preserve">Kaul</w:t>
      </w:r>
      <w:r>
        <w:rPr>
          <w:rStyle w:val="RefAuthor"/>
        </w:rPr>
        <w:t xml:space="preserve"> </w:t>
      </w:r>
      <w:r>
        <w:rPr>
          <w:rStyle w:val="RefGivenName"/>
        </w:rPr>
        <w:t xml:space="preserve">R</w:t>
      </w:r>
      <w:r>
        <w:rPr>
          <w:shd w:val="clear" w:color="" w:fill=""/>
        </w:rPr>
        <w:t xml:space="preserve">, </w:t>
      </w:r>
      <w:r>
        <w:rPr>
          <w:rStyle w:val="RefSurName"/>
        </w:rPr>
        <w:t xml:space="preserve">Rynes</w:t>
      </w:r>
      <w:r>
        <w:rPr>
          <w:rStyle w:val="RefAuthor"/>
        </w:rPr>
        <w:t xml:space="preserve"> </w:t>
      </w:r>
      <w:r>
        <w:rPr>
          <w:rStyle w:val="RefGivenName"/>
        </w:rPr>
        <w:t xml:space="preserve">E</w:t>
      </w:r>
      <w:r>
        <w:rPr>
          <w:shd w:val="clear" w:color="" w:fill=""/>
        </w:rPr>
        <w:t xml:space="preserve">, </w:t>
      </w:r>
      <w:r>
        <w:rPr>
          <w:rStyle w:val="RefSurName"/>
        </w:rPr>
        <w:t xml:space="preserve">Kirilusha</w:t>
      </w:r>
      <w:r>
        <w:rPr>
          <w:rStyle w:val="RefAuthor"/>
        </w:rPr>
        <w:t xml:space="preserve"> </w:t>
      </w:r>
      <w:r>
        <w:rPr>
          <w:rStyle w:val="RefGivenName"/>
        </w:rPr>
        <w:t xml:space="preserve">A</w:t>
      </w:r>
      <w:r>
        <w:rPr>
          <w:shd w:val="clear" w:color="" w:fill=""/>
        </w:rPr>
        <w:t xml:space="preserve">, </w:t>
      </w:r>
      <w:r>
        <w:rPr>
          <w:rStyle w:val="RefSurName"/>
        </w:rPr>
        <w:t xml:space="preserve">Marinov</w:t>
      </w:r>
      <w:r>
        <w:rPr>
          <w:rStyle w:val="RefAuthor"/>
        </w:rPr>
        <w:t xml:space="preserve"> </w:t>
      </w:r>
      <w:r>
        <w:rPr>
          <w:rStyle w:val="RefGivenName"/>
        </w:rPr>
        <w:t xml:space="preserve">GK</w:t>
      </w:r>
      <w:r>
        <w:rPr>
          <w:shd w:val="clear" w:color="" w:fill=""/>
        </w:rPr>
        <w:t xml:space="preserve">, </w:t>
      </w:r>
      <w:r>
        <w:rPr>
          <w:rStyle w:val="RefSurName"/>
        </w:rPr>
        <w:t xml:space="preserve">Williams</w:t>
      </w:r>
      <w:r>
        <w:rPr>
          <w:rStyle w:val="RefAuthor"/>
        </w:rPr>
        <w:t xml:space="preserve"> </w:t>
      </w:r>
      <w:r>
        <w:rPr>
          <w:rStyle w:val="RefGivenName"/>
        </w:rPr>
        <w:t xml:space="preserve">BA</w:t>
      </w:r>
      <w:r>
        <w:rPr>
          <w:shd w:val="clear" w:color="" w:fill=""/>
        </w:rPr>
        <w:t xml:space="preserve">, </w:t>
      </w:r>
      <w:r>
        <w:rPr>
          <w:rStyle w:val="RefSurName"/>
        </w:rPr>
        <w:t xml:space="preserve">Trout</w:t>
      </w:r>
      <w:r>
        <w:rPr>
          <w:rStyle w:val="RefAuthor"/>
        </w:rPr>
        <w:t xml:space="preserve"> </w:t>
      </w:r>
      <w:r>
        <w:rPr>
          <w:rStyle w:val="RefGivenName"/>
        </w:rPr>
        <w:t xml:space="preserve">D</w:t>
      </w:r>
      <w:r>
        <w:rPr>
          <w:shd w:val="clear" w:color="" w:fill=""/>
        </w:rPr>
        <w:t xml:space="preserve">, </w:t>
      </w:r>
      <w:r>
        <w:rPr>
          <w:rStyle w:val="RefSurName"/>
        </w:rPr>
        <w:t xml:space="preserve">Amrhein</w:t>
      </w:r>
      <w:r>
        <w:rPr>
          <w:rStyle w:val="RefAuthor"/>
        </w:rPr>
        <w:t xml:space="preserve"> </w:t>
      </w:r>
      <w:r>
        <w:rPr>
          <w:rStyle w:val="RefGivenName"/>
        </w:rPr>
        <w:t xml:space="preserve">H</w:t>
      </w:r>
      <w:r>
        <w:rPr>
          <w:shd w:val="clear" w:color="" w:fill=""/>
        </w:rPr>
        <w:t xml:space="preserve">, </w:t>
      </w:r>
      <w:r>
        <w:rPr>
          <w:rStyle w:val="RefSurName"/>
        </w:rPr>
        <w:t xml:space="preserve">Fisher-Aylor</w:t>
      </w:r>
      <w:r>
        <w:rPr>
          <w:rStyle w:val="RefAuthor"/>
        </w:rPr>
        <w:t xml:space="preserve"> </w:t>
      </w:r>
      <w:r>
        <w:rPr>
          <w:rStyle w:val="RefGivenName"/>
        </w:rPr>
        <w:t xml:space="preserve">K</w:t>
      </w:r>
      <w:r>
        <w:rPr>
          <w:shd w:val="clear" w:color="" w:fill=""/>
        </w:rPr>
        <w:t xml:space="preserve">, </w:t>
      </w:r>
      <w:r>
        <w:rPr>
          <w:rStyle w:val="RefSurName"/>
        </w:rPr>
        <w:t xml:space="preserve">Antoshechkin</w:t>
      </w:r>
      <w:r>
        <w:rPr>
          <w:rStyle w:val="RefAuthor"/>
        </w:rPr>
        <w:t xml:space="preserve"> </w:t>
      </w:r>
      <w:r>
        <w:rPr>
          <w:rStyle w:val="RefGivenName"/>
        </w:rPr>
        <w:t xml:space="preserve">I</w:t>
      </w:r>
      <w:r>
        <w:rPr>
          <w:shd w:val="clear" w:color="" w:fill=""/>
        </w:rPr>
        <w:t xml:space="preserve">, </w:t>
      </w:r>
      <w:r>
        <w:rPr>
          <w:rStyle w:val="RefSurName"/>
        </w:rPr>
        <w:t xml:space="preserve">DeSalvo</w:t>
      </w:r>
      <w:r>
        <w:rPr>
          <w:rStyle w:val="RefAuthor"/>
        </w:rPr>
        <w:t xml:space="preserve"> </w:t>
      </w:r>
      <w:r>
        <w:rPr>
          <w:rStyle w:val="RefGivenName"/>
        </w:rPr>
        <w:t xml:space="preserve">G</w:t>
      </w:r>
      <w:r>
        <w:rPr>
          <w:shd w:val="clear" w:color="" w:fill=""/>
        </w:rPr>
        <w:t xml:space="preserve">, </w:t>
      </w:r>
      <w:r>
        <w:rPr>
          <w:rStyle w:val="RefSurName"/>
        </w:rPr>
        <w:t xml:space="preserve">See</w:t>
      </w:r>
      <w:r>
        <w:rPr>
          <w:rStyle w:val="RefAuthor"/>
        </w:rPr>
        <w:t xml:space="preserve"> </w:t>
      </w:r>
      <w:r>
        <w:rPr>
          <w:rStyle w:val="RefGivenName"/>
        </w:rPr>
        <w:t xml:space="preserve">LH</w:t>
      </w:r>
      <w:r>
        <w:rPr>
          <w:shd w:val="clear" w:color="" w:fill=""/>
        </w:rPr>
        <w:t xml:space="preserve">, </w:t>
      </w:r>
      <w:r>
        <w:rPr>
          <w:rStyle w:val="RefSurName"/>
        </w:rPr>
        <w:t xml:space="preserve">Fastuca</w:t>
      </w:r>
      <w:r>
        <w:rPr>
          <w:rStyle w:val="RefAuthor"/>
        </w:rPr>
        <w:t xml:space="preserve"> </w:t>
      </w:r>
      <w:r>
        <w:rPr>
          <w:rStyle w:val="RefGivenName"/>
        </w:rPr>
        <w:t xml:space="preserve">M</w:t>
      </w:r>
      <w:r>
        <w:rPr>
          <w:shd w:val="clear" w:color="" w:fill=""/>
        </w:rPr>
        <w:t xml:space="preserve">, </w:t>
      </w:r>
      <w:r>
        <w:rPr>
          <w:rStyle w:val="RefSurName"/>
        </w:rPr>
        <w:t xml:space="preserve">Drenkow</w:t>
      </w:r>
      <w:r>
        <w:rPr>
          <w:rStyle w:val="RefAuthor"/>
        </w:rPr>
        <w:t xml:space="preserve"> </w:t>
      </w:r>
      <w:r>
        <w:rPr>
          <w:rStyle w:val="RefGivenName"/>
        </w:rPr>
        <w:t xml:space="preserve">J</w:t>
      </w:r>
      <w:r>
        <w:rPr>
          <w:shd w:val="clear" w:color="" w:fill=""/>
        </w:rPr>
        <w:t xml:space="preserve">, </w:t>
      </w:r>
      <w:r>
        <w:rPr>
          <w:rStyle w:val="RefSurName"/>
        </w:rPr>
        <w:t xml:space="preserve">Zaleski</w:t>
      </w:r>
      <w:r>
        <w:rPr>
          <w:rStyle w:val="RefAuthor"/>
        </w:rPr>
        <w:t xml:space="preserve"> </w:t>
      </w:r>
      <w:r>
        <w:rPr>
          <w:rStyle w:val="RefGivenName"/>
        </w:rPr>
        <w:t xml:space="preserve">C</w:t>
      </w:r>
      <w:r>
        <w:rPr>
          <w:shd w:val="clear" w:color="" w:fill=""/>
        </w:rPr>
        <w:t xml:space="preserve">, </w:t>
      </w:r>
      <w:r>
        <w:rPr>
          <w:rStyle w:val="RefSurName"/>
        </w:rPr>
        <w:t xml:space="preserve">Dobin</w:t>
      </w:r>
      <w:r>
        <w:rPr>
          <w:rStyle w:val="RefAuthor"/>
        </w:rPr>
        <w:t xml:space="preserve"> </w:t>
      </w:r>
      <w:r>
        <w:rPr>
          <w:rStyle w:val="RefGivenName"/>
        </w:rPr>
        <w:t xml:space="preserve">A</w:t>
      </w:r>
      <w:r>
        <w:rPr>
          <w:shd w:val="clear" w:color="" w:fill=""/>
        </w:rPr>
        <w:t xml:space="preserve">, </w:t>
      </w:r>
      <w:r>
        <w:rPr>
          <w:rStyle w:val="RefSurName"/>
        </w:rPr>
        <w:t xml:space="preserve">Prieto</w:t>
      </w:r>
      <w:r>
        <w:rPr>
          <w:rStyle w:val="RefAuthor"/>
        </w:rPr>
        <w:t xml:space="preserve"> </w:t>
      </w:r>
      <w:r>
        <w:rPr>
          <w:rStyle w:val="RefGivenName"/>
        </w:rPr>
        <w:t xml:space="preserve">P</w:t>
      </w:r>
      <w:r>
        <w:rPr>
          <w:shd w:val="clear" w:color="" w:fill=""/>
        </w:rPr>
        <w:t xml:space="preserve">, </w:t>
      </w:r>
      <w:r>
        <w:rPr>
          <w:rStyle w:val="RefSurName"/>
        </w:rPr>
        <w:t xml:space="preserve">Lagarde</w:t>
      </w:r>
      <w:r>
        <w:rPr>
          <w:rStyle w:val="RefAuthor"/>
        </w:rPr>
        <w:t xml:space="preserve"> </w:t>
      </w:r>
      <w:r>
        <w:rPr>
          <w:rStyle w:val="RefGivenName"/>
        </w:rPr>
        <w:t xml:space="preserve">J</w:t>
      </w:r>
      <w:r>
        <w:rPr>
          <w:shd w:val="clear" w:color="" w:fill=""/>
        </w:rPr>
        <w:t xml:space="preserve">, </w:t>
      </w:r>
      <w:r>
        <w:rPr>
          <w:rStyle w:val="RefSurName"/>
        </w:rPr>
        <w:t xml:space="preserve">Bussotti</w:t>
      </w:r>
      <w:r>
        <w:rPr>
          <w:rStyle w:val="RefAuthor"/>
        </w:rPr>
        <w:t xml:space="preserve"> </w:t>
      </w:r>
      <w:r>
        <w:rPr>
          <w:rStyle w:val="RefGivenName"/>
        </w:rPr>
        <w:t xml:space="preserve">G</w:t>
      </w:r>
      <w:r>
        <w:rPr>
          <w:shd w:val="clear" w:color="" w:fill=""/>
        </w:rPr>
        <w:t xml:space="preserve">, </w:t>
      </w:r>
      <w:r>
        <w:rPr>
          <w:rStyle w:val="RefSurName"/>
        </w:rPr>
        <w:t xml:space="preserve">Tanzer</w:t>
      </w:r>
      <w:r>
        <w:rPr>
          <w:rStyle w:val="RefAuthor"/>
        </w:rPr>
        <w:t xml:space="preserve"> </w:t>
      </w:r>
      <w:r>
        <w:rPr>
          <w:rStyle w:val="RefGivenName"/>
        </w:rPr>
        <w:t xml:space="preserve">A</w:t>
      </w:r>
      <w:r>
        <w:rPr>
          <w:shd w:val="clear" w:color="" w:fill=""/>
        </w:rPr>
        <w:t xml:space="preserve">, </w:t>
      </w:r>
      <w:r>
        <w:rPr>
          <w:rStyle w:val="RefSurName"/>
        </w:rPr>
        <w:t xml:space="preserve">Denas</w:t>
      </w:r>
      <w:r>
        <w:rPr>
          <w:rStyle w:val="RefAuthor"/>
        </w:rPr>
        <w:t xml:space="preserve"> </w:t>
      </w:r>
      <w:r>
        <w:rPr>
          <w:rStyle w:val="RefGivenName"/>
        </w:rPr>
        <w:t xml:space="preserve">O</w:t>
      </w:r>
      <w:r>
        <w:rPr>
          <w:shd w:val="clear" w:color="" w:fill=""/>
        </w:rPr>
        <w:t xml:space="preserve">, </w:t>
      </w:r>
      <w:r>
        <w:rPr>
          <w:rStyle w:val="RefSurName"/>
        </w:rPr>
        <w:t xml:space="preserve">Li</w:t>
      </w:r>
      <w:r>
        <w:rPr>
          <w:rStyle w:val="RefAuthor"/>
        </w:rPr>
        <w:t xml:space="preserve"> </w:t>
      </w:r>
      <w:r>
        <w:rPr>
          <w:rStyle w:val="RefGivenName"/>
        </w:rPr>
        <w:t xml:space="preserve">K</w:t>
      </w:r>
      <w:r>
        <w:rPr>
          <w:shd w:val="clear" w:color="" w:fill=""/>
        </w:rPr>
        <w:t xml:space="preserve">, </w:t>
      </w:r>
      <w:r>
        <w:rPr>
          <w:rStyle w:val="RefSurName"/>
        </w:rPr>
        <w:t xml:space="preserve">Bender</w:t>
      </w:r>
      <w:r>
        <w:rPr>
          <w:rStyle w:val="RefAuthor"/>
        </w:rPr>
        <w:t xml:space="preserve"> </w:t>
      </w:r>
      <w:r>
        <w:rPr>
          <w:rStyle w:val="RefGivenName"/>
        </w:rPr>
        <w:t xml:space="preserve">MA</w:t>
      </w:r>
      <w:r>
        <w:rPr>
          <w:shd w:val="clear" w:color="" w:fill=""/>
        </w:rPr>
        <w:t xml:space="preserve">, </w:t>
      </w:r>
      <w:r>
        <w:rPr>
          <w:rStyle w:val="RefSurName"/>
        </w:rPr>
        <w:t xml:space="preserve">Zhang</w:t>
      </w:r>
      <w:r>
        <w:rPr>
          <w:rStyle w:val="RefAuthor"/>
        </w:rPr>
        <w:t xml:space="preserve"> </w:t>
      </w:r>
      <w:r>
        <w:rPr>
          <w:rStyle w:val="RefGivenName"/>
        </w:rPr>
        <w:t xml:space="preserve">M</w:t>
      </w:r>
      <w:r>
        <w:rPr>
          <w:shd w:val="clear" w:color="" w:fill=""/>
        </w:rPr>
        <w:t xml:space="preserve">, </w:t>
      </w:r>
      <w:r>
        <w:rPr>
          <w:rStyle w:val="RefSurName"/>
        </w:rPr>
        <w:t xml:space="preserve">Byron</w:t>
      </w:r>
      <w:r>
        <w:rPr>
          <w:rStyle w:val="RefAuthor"/>
        </w:rPr>
        <w:t xml:space="preserve"> </w:t>
      </w:r>
      <w:r>
        <w:rPr>
          <w:rStyle w:val="RefGivenName"/>
        </w:rPr>
        <w:t xml:space="preserve">R</w:t>
      </w:r>
      <w:r>
        <w:rPr>
          <w:shd w:val="clear" w:color="" w:fill=""/>
        </w:rPr>
        <w:t xml:space="preserve">, </w:t>
      </w:r>
      <w:r>
        <w:rPr>
          <w:rStyle w:val="RefSurName"/>
        </w:rPr>
        <w:t xml:space="preserve">Groudine</w:t>
      </w:r>
      <w:r>
        <w:rPr>
          <w:rStyle w:val="RefAuthor"/>
        </w:rPr>
        <w:t xml:space="preserve"> </w:t>
      </w:r>
      <w:r>
        <w:rPr>
          <w:rStyle w:val="RefGivenName"/>
        </w:rPr>
        <w:t xml:space="preserve">MT</w:t>
      </w:r>
      <w:r>
        <w:rPr>
          <w:shd w:val="clear" w:color="" w:fill=""/>
        </w:rPr>
        <w:t xml:space="preserve">, </w:t>
      </w:r>
      <w:r>
        <w:rPr>
          <w:rStyle w:val="RefSurName"/>
        </w:rPr>
        <w:t xml:space="preserve">McCleary</w:t>
      </w:r>
      <w:r>
        <w:rPr>
          <w:rStyle w:val="RefAuthor"/>
        </w:rPr>
        <w:t xml:space="preserve"> </w:t>
      </w:r>
      <w:r>
        <w:rPr>
          <w:rStyle w:val="RefGivenName"/>
        </w:rPr>
        <w:t xml:space="preserve">D</w:t>
      </w:r>
      <w:r>
        <w:rPr>
          <w:shd w:val="clear" w:color="" w:fill=""/>
        </w:rPr>
        <w:t xml:space="preserve">, </w:t>
      </w:r>
      <w:r>
        <w:rPr>
          <w:rStyle w:val="RefSurName"/>
        </w:rPr>
        <w:t xml:space="preserve">Pham</w:t>
      </w:r>
      <w:r>
        <w:rPr>
          <w:rStyle w:val="RefAuthor"/>
        </w:rPr>
        <w:t xml:space="preserve"> </w:t>
      </w:r>
      <w:r>
        <w:rPr>
          <w:rStyle w:val="RefGivenName"/>
        </w:rPr>
        <w:t xml:space="preserve">L</w:t>
      </w:r>
      <w:r>
        <w:rPr>
          <w:shd w:val="clear" w:color="" w:fill=""/>
        </w:rPr>
        <w:t xml:space="preserve">, </w:t>
      </w:r>
      <w:r>
        <w:rPr>
          <w:rStyle w:val="RefSurName"/>
        </w:rPr>
        <w:t xml:space="preserve">Ye</w:t>
      </w:r>
      <w:r>
        <w:rPr>
          <w:rStyle w:val="RefAuthor"/>
        </w:rPr>
        <w:t xml:space="preserve"> </w:t>
      </w:r>
      <w:r>
        <w:rPr>
          <w:rStyle w:val="RefGivenName"/>
        </w:rPr>
        <w:t xml:space="preserve">Z</w:t>
      </w:r>
      <w:r>
        <w:rPr>
          <w:shd w:val="clear" w:color="" w:fill=""/>
        </w:rPr>
        <w:t xml:space="preserve">, </w:t>
      </w:r>
      <w:r>
        <w:rPr>
          <w:rStyle w:val="RefSurName"/>
        </w:rPr>
        <w:t xml:space="preserve">Kuan</w:t>
      </w:r>
      <w:r>
        <w:rPr>
          <w:rStyle w:val="RefAuthor"/>
        </w:rPr>
        <w:t xml:space="preserve"> </w:t>
      </w:r>
      <w:r>
        <w:rPr>
          <w:rStyle w:val="RefGivenName"/>
        </w:rPr>
        <w:t xml:space="preserve">S</w:t>
      </w:r>
      <w:r>
        <w:rPr>
          <w:shd w:val="clear" w:color="" w:fill=""/>
        </w:rPr>
        <w:t xml:space="preserve">, </w:t>
      </w:r>
      <w:r>
        <w:rPr>
          <w:rStyle w:val="RefSurName"/>
        </w:rPr>
        <w:t xml:space="preserve">Edsall</w:t>
      </w:r>
      <w:r>
        <w:rPr>
          <w:rStyle w:val="RefAuthor"/>
        </w:rPr>
        <w:t xml:space="preserve"> </w:t>
      </w:r>
      <w:r>
        <w:rPr>
          <w:rStyle w:val="RefGivenName"/>
        </w:rPr>
        <w:t xml:space="preserve">L</w:t>
      </w:r>
      <w:r>
        <w:rPr>
          <w:shd w:val="clear" w:color="" w:fill=""/>
        </w:rPr>
        <w:t xml:space="preserve">, </w:t>
      </w:r>
      <w:r>
        <w:rPr>
          <w:rStyle w:val="RefSurName"/>
        </w:rPr>
        <w:t xml:space="preserve">Wu</w:t>
      </w:r>
      <w:r>
        <w:rPr>
          <w:rStyle w:val="RefAuthor"/>
        </w:rPr>
        <w:t xml:space="preserve"> </w:t>
      </w:r>
      <w:r>
        <w:rPr>
          <w:rStyle w:val="RefGivenName"/>
        </w:rPr>
        <w:t xml:space="preserve">YC</w:t>
      </w:r>
      <w:r>
        <w:rPr>
          <w:shd w:val="clear" w:color="" w:fill=""/>
        </w:rPr>
        <w:t xml:space="preserve">, </w:t>
      </w:r>
      <w:r>
        <w:rPr>
          <w:rStyle w:val="RefSurName"/>
        </w:rPr>
        <w:t xml:space="preserve">Rasmussen</w:t>
      </w:r>
      <w:r>
        <w:rPr>
          <w:rStyle w:val="RefAuthor"/>
        </w:rPr>
        <w:t xml:space="preserve"> </w:t>
      </w:r>
      <w:r>
        <w:rPr>
          <w:rStyle w:val="RefGivenName"/>
        </w:rPr>
        <w:t xml:space="preserve">MD</w:t>
      </w:r>
      <w:r>
        <w:rPr>
          <w:shd w:val="clear" w:color="" w:fill=""/>
        </w:rPr>
        <w:t xml:space="preserve">, </w:t>
      </w:r>
      <w:r>
        <w:rPr>
          <w:rStyle w:val="RefSurName"/>
        </w:rPr>
        <w:t xml:space="preserve">Bansal</w:t>
      </w:r>
      <w:r>
        <w:rPr>
          <w:rStyle w:val="RefAuthor"/>
        </w:rPr>
        <w:t xml:space="preserve"> </w:t>
      </w:r>
      <w:r>
        <w:rPr>
          <w:rStyle w:val="RefGivenName"/>
        </w:rPr>
        <w:t xml:space="preserve">MS</w:t>
      </w:r>
      <w:r>
        <w:rPr>
          <w:shd w:val="clear" w:color="" w:fill=""/>
        </w:rPr>
        <w:t xml:space="preserve">, </w:t>
      </w:r>
      <w:r>
        <w:rPr>
          <w:rStyle w:val="RefSurName"/>
        </w:rPr>
        <w:t xml:space="preserve">Kellis</w:t>
      </w:r>
      <w:r>
        <w:rPr>
          <w:rStyle w:val="RefAuthor"/>
        </w:rPr>
        <w:t xml:space="preserve"> </w:t>
      </w:r>
      <w:r>
        <w:rPr>
          <w:rStyle w:val="RefGivenName"/>
        </w:rPr>
        <w:t xml:space="preserve">M</w:t>
      </w:r>
      <w:r>
        <w:rPr>
          <w:shd w:val="clear" w:color="" w:fill=""/>
        </w:rPr>
        <w:t xml:space="preserve">, </w:t>
      </w:r>
      <w:r>
        <w:rPr>
          <w:rStyle w:val="RefSurName"/>
        </w:rPr>
        <w:t xml:space="preserve">Keller</w:t>
      </w:r>
      <w:r>
        <w:rPr>
          <w:rStyle w:val="RefAuthor"/>
        </w:rPr>
        <w:t xml:space="preserve"> </w:t>
      </w:r>
      <w:r>
        <w:rPr>
          <w:rStyle w:val="RefGivenName"/>
        </w:rPr>
        <w:t xml:space="preserve">CA</w:t>
      </w:r>
      <w:r>
        <w:rPr>
          <w:shd w:val="clear" w:color="" w:fill=""/>
        </w:rPr>
        <w:t xml:space="preserve">, </w:t>
      </w:r>
      <w:r>
        <w:rPr>
          <w:rStyle w:val="RefSurName"/>
        </w:rPr>
        <w:t xml:space="preserve">Morrissey</w:t>
      </w:r>
      <w:r>
        <w:rPr>
          <w:rStyle w:val="RefAuthor"/>
        </w:rPr>
        <w:t xml:space="preserve"> </w:t>
      </w:r>
      <w:r>
        <w:rPr>
          <w:rStyle w:val="RefGivenName"/>
        </w:rPr>
        <w:t xml:space="preserve">CS</w:t>
      </w:r>
      <w:r>
        <w:rPr>
          <w:shd w:val="clear" w:color="" w:fill=""/>
        </w:rPr>
        <w:t xml:space="preserve">, </w:t>
      </w:r>
      <w:r>
        <w:rPr>
          <w:rStyle w:val="RefSurName"/>
        </w:rPr>
        <w:t xml:space="preserve">Mishra</w:t>
      </w:r>
      <w:r>
        <w:rPr>
          <w:rStyle w:val="RefAuthor"/>
        </w:rPr>
        <w:t xml:space="preserve"> </w:t>
      </w:r>
      <w:r>
        <w:rPr>
          <w:rStyle w:val="RefGivenName"/>
        </w:rPr>
        <w:t xml:space="preserve">T</w:t>
      </w:r>
      <w:r>
        <w:rPr>
          <w:shd w:val="clear" w:color="" w:fill=""/>
        </w:rPr>
        <w:t xml:space="preserve">, </w:t>
      </w:r>
      <w:r>
        <w:rPr>
          <w:rStyle w:val="RefSurName"/>
        </w:rPr>
        <w:t xml:space="preserve">Jain</w:t>
      </w:r>
      <w:r>
        <w:rPr>
          <w:rStyle w:val="RefAuthor"/>
        </w:rPr>
        <w:t xml:space="preserve"> </w:t>
      </w:r>
      <w:r>
        <w:rPr>
          <w:rStyle w:val="RefGivenName"/>
        </w:rPr>
        <w:t xml:space="preserve">D</w:t>
      </w:r>
      <w:r>
        <w:rPr>
          <w:shd w:val="clear" w:color="" w:fill=""/>
        </w:rPr>
        <w:t xml:space="preserve">, </w:t>
      </w:r>
      <w:r>
        <w:rPr>
          <w:rStyle w:val="RefSurName"/>
        </w:rPr>
        <w:t xml:space="preserve">Dogan</w:t>
      </w:r>
      <w:r>
        <w:rPr>
          <w:rStyle w:val="RefAuthor"/>
        </w:rPr>
        <w:t xml:space="preserve"> </w:t>
      </w:r>
      <w:r>
        <w:rPr>
          <w:rStyle w:val="RefGivenName"/>
        </w:rPr>
        <w:t xml:space="preserve">N</w:t>
      </w:r>
      <w:r>
        <w:rPr>
          <w:shd w:val="clear" w:color="" w:fill=""/>
        </w:rPr>
        <w:t xml:space="preserve">, </w:t>
      </w:r>
      <w:r>
        <w:rPr>
          <w:rStyle w:val="RefSurName"/>
        </w:rPr>
        <w:t xml:space="preserve">Harris</w:t>
      </w:r>
      <w:r>
        <w:rPr>
          <w:rStyle w:val="RefAuthor"/>
        </w:rPr>
        <w:t xml:space="preserve"> </w:t>
      </w:r>
      <w:r>
        <w:rPr>
          <w:rStyle w:val="RefGivenName"/>
        </w:rPr>
        <w:t xml:space="preserve">RS</w:t>
      </w:r>
      <w:r>
        <w:rPr>
          <w:shd w:val="clear" w:color="" w:fill=""/>
        </w:rPr>
        <w:t xml:space="preserve">, </w:t>
      </w:r>
      <w:r>
        <w:rPr>
          <w:rStyle w:val="RefSurName"/>
        </w:rPr>
        <w:t xml:space="preserve">Cayting</w:t>
      </w:r>
      <w:r>
        <w:rPr>
          <w:rStyle w:val="RefAuthor"/>
        </w:rPr>
        <w:t xml:space="preserve"> </w:t>
      </w:r>
      <w:r>
        <w:rPr>
          <w:rStyle w:val="RefGivenName"/>
        </w:rPr>
        <w:t xml:space="preserve">P</w:t>
      </w:r>
      <w:r>
        <w:rPr>
          <w:shd w:val="clear" w:color="" w:fill=""/>
        </w:rPr>
        <w:t xml:space="preserve">, </w:t>
      </w:r>
      <w:r>
        <w:rPr>
          <w:rStyle w:val="RefSurName"/>
        </w:rPr>
        <w:t xml:space="preserve">Kawli</w:t>
      </w:r>
      <w:r>
        <w:rPr>
          <w:rStyle w:val="RefAuthor"/>
        </w:rPr>
        <w:t xml:space="preserve"> </w:t>
      </w:r>
      <w:r>
        <w:rPr>
          <w:rStyle w:val="RefGivenName"/>
        </w:rPr>
        <w:t xml:space="preserve">T</w:t>
      </w:r>
      <w:r>
        <w:rPr>
          <w:shd w:val="clear" w:color="" w:fill=""/>
        </w:rPr>
        <w:t xml:space="preserve">, </w:t>
      </w:r>
      <w:r>
        <w:rPr>
          <w:rStyle w:val="RefSurName"/>
        </w:rPr>
        <w:t xml:space="preserve">Boyle</w:t>
      </w:r>
      <w:r>
        <w:rPr>
          <w:rStyle w:val="RefAuthor"/>
        </w:rPr>
        <w:t xml:space="preserve"> </w:t>
      </w:r>
      <w:r>
        <w:rPr>
          <w:rStyle w:val="RefGivenName"/>
        </w:rPr>
        <w:t xml:space="preserve">AP</w:t>
      </w:r>
      <w:r>
        <w:rPr>
          <w:shd w:val="clear" w:color="" w:fill=""/>
        </w:rPr>
        <w:t xml:space="preserve">, </w:t>
      </w:r>
      <w:r>
        <w:rPr>
          <w:rStyle w:val="RefSurName"/>
        </w:rPr>
        <w:t xml:space="preserve">Euskirchen</w:t>
      </w:r>
      <w:r>
        <w:rPr>
          <w:rStyle w:val="RefAuthor"/>
        </w:rPr>
        <w:t xml:space="preserve"> </w:t>
      </w:r>
      <w:r>
        <w:rPr>
          <w:rStyle w:val="RefGivenName"/>
        </w:rPr>
        <w:t xml:space="preserve">G</w:t>
      </w:r>
      <w:r>
        <w:rPr>
          <w:shd w:val="clear" w:color="" w:fill=""/>
        </w:rPr>
        <w:t xml:space="preserve">, </w:t>
      </w:r>
      <w:r>
        <w:rPr>
          <w:rStyle w:val="RefSurName"/>
        </w:rPr>
        <w:t xml:space="preserve">Kundaje</w:t>
      </w:r>
      <w:r>
        <w:rPr>
          <w:rStyle w:val="RefAuthor"/>
        </w:rPr>
        <w:t xml:space="preserve"> </w:t>
      </w:r>
      <w:r>
        <w:rPr>
          <w:rStyle w:val="RefGivenName"/>
        </w:rPr>
        <w:t xml:space="preserve">A</w:t>
      </w:r>
      <w:r>
        <w:rPr>
          <w:shd w:val="clear" w:color="" w:fill=""/>
        </w:rPr>
        <w:t xml:space="preserve">, </w:t>
      </w:r>
      <w:r>
        <w:rPr>
          <w:rStyle w:val="RefSurName"/>
        </w:rPr>
        <w:t xml:space="preserve">Lin</w:t>
      </w:r>
      <w:r>
        <w:rPr>
          <w:rStyle w:val="RefAuthor"/>
        </w:rPr>
        <w:t xml:space="preserve"> </w:t>
      </w:r>
      <w:r>
        <w:rPr>
          <w:rStyle w:val="RefGivenName"/>
        </w:rPr>
        <w:t xml:space="preserve">S</w:t>
      </w:r>
      <w:r>
        <w:rPr>
          <w:shd w:val="clear" w:color="" w:fill=""/>
        </w:rPr>
        <w:t xml:space="preserve">, </w:t>
      </w:r>
      <w:r>
        <w:rPr>
          <w:rStyle w:val="RefSurName"/>
        </w:rPr>
        <w:t xml:space="preserve">Lin</w:t>
      </w:r>
      <w:r>
        <w:rPr>
          <w:rStyle w:val="RefAuthor"/>
        </w:rPr>
        <w:t xml:space="preserve"> </w:t>
      </w:r>
      <w:r>
        <w:rPr>
          <w:rStyle w:val="RefGivenName"/>
        </w:rPr>
        <w:t xml:space="preserve">Y</w:t>
      </w:r>
      <w:r>
        <w:rPr>
          <w:shd w:val="clear" w:color="" w:fill=""/>
        </w:rPr>
        <w:t xml:space="preserve">, </w:t>
      </w:r>
      <w:r>
        <w:rPr>
          <w:rStyle w:val="RefSurName"/>
        </w:rPr>
        <w:t xml:space="preserve">Jansen</w:t>
      </w:r>
      <w:r>
        <w:rPr>
          <w:rStyle w:val="RefAuthor"/>
        </w:rPr>
        <w:t xml:space="preserve"> </w:t>
      </w:r>
      <w:r>
        <w:rPr>
          <w:rStyle w:val="RefGivenName"/>
        </w:rPr>
        <w:t xml:space="preserve">C</w:t>
      </w:r>
      <w:r>
        <w:rPr>
          <w:shd w:val="clear" w:color="" w:fill=""/>
        </w:rPr>
        <w:t xml:space="preserve">, </w:t>
      </w:r>
      <w:r>
        <w:rPr>
          <w:rStyle w:val="RefSurName"/>
        </w:rPr>
        <w:t xml:space="preserve">Malladi</w:t>
      </w:r>
      <w:r>
        <w:rPr>
          <w:rStyle w:val="RefAuthor"/>
        </w:rPr>
        <w:t xml:space="preserve"> </w:t>
      </w:r>
      <w:r>
        <w:rPr>
          <w:rStyle w:val="RefGivenName"/>
        </w:rPr>
        <w:t xml:space="preserve">VS</w:t>
      </w:r>
      <w:r>
        <w:rPr>
          <w:shd w:val="clear" w:color="" w:fill=""/>
        </w:rPr>
        <w:t xml:space="preserve">, </w:t>
      </w:r>
      <w:r>
        <w:rPr>
          <w:rStyle w:val="RefSurName"/>
        </w:rPr>
        <w:t xml:space="preserve">Cline</w:t>
      </w:r>
      <w:r>
        <w:rPr>
          <w:rStyle w:val="RefAuthor"/>
        </w:rPr>
        <w:t xml:space="preserve"> </w:t>
      </w:r>
      <w:r>
        <w:rPr>
          <w:rStyle w:val="RefGivenName"/>
        </w:rPr>
        <w:t xml:space="preserve">MS</w:t>
      </w:r>
      <w:r>
        <w:rPr>
          <w:shd w:val="clear" w:color="" w:fill=""/>
        </w:rPr>
        <w:t xml:space="preserve">, </w:t>
      </w:r>
      <w:r>
        <w:rPr>
          <w:rStyle w:val="RefSurName"/>
        </w:rPr>
        <w:t xml:space="preserve">Erickson</w:t>
      </w:r>
      <w:r>
        <w:rPr>
          <w:rStyle w:val="RefAuthor"/>
        </w:rPr>
        <w:t xml:space="preserve"> </w:t>
      </w:r>
      <w:r>
        <w:rPr>
          <w:rStyle w:val="RefGivenName"/>
        </w:rPr>
        <w:t xml:space="preserve">DT</w:t>
      </w:r>
      <w:r>
        <w:rPr>
          <w:shd w:val="clear" w:color="" w:fill=""/>
        </w:rPr>
        <w:t xml:space="preserve">, </w:t>
      </w:r>
      <w:r>
        <w:rPr>
          <w:rStyle w:val="RefSurName"/>
        </w:rPr>
        <w:t xml:space="preserve">Kirkup</w:t>
      </w:r>
      <w:r>
        <w:rPr>
          <w:rStyle w:val="RefAuthor"/>
        </w:rPr>
        <w:t xml:space="preserve"> </w:t>
      </w:r>
      <w:r>
        <w:rPr>
          <w:rStyle w:val="RefGivenName"/>
        </w:rPr>
        <w:t xml:space="preserve">VM</w:t>
      </w:r>
      <w:r>
        <w:rPr>
          <w:shd w:val="clear" w:color="" w:fill=""/>
        </w:rPr>
        <w:t xml:space="preserve">, </w:t>
      </w:r>
      <w:r>
        <w:rPr>
          <w:rStyle w:val="RefSurName"/>
        </w:rPr>
        <w:t xml:space="preserve">Learned</w:t>
      </w:r>
      <w:r>
        <w:rPr>
          <w:rStyle w:val="RefAuthor"/>
        </w:rPr>
        <w:t xml:space="preserve"> </w:t>
      </w:r>
      <w:r>
        <w:rPr>
          <w:rStyle w:val="RefGivenName"/>
        </w:rPr>
        <w:t xml:space="preserve">K</w:t>
      </w:r>
      <w:r>
        <w:rPr>
          <w:shd w:val="clear" w:color="" w:fill=""/>
        </w:rPr>
        <w:t xml:space="preserve">, </w:t>
      </w:r>
      <w:r>
        <w:rPr>
          <w:rStyle w:val="RefSurName"/>
        </w:rPr>
        <w:t xml:space="preserve">Sloan</w:t>
      </w:r>
      <w:r>
        <w:rPr>
          <w:rStyle w:val="RefAuthor"/>
        </w:rPr>
        <w:t xml:space="preserve"> </w:t>
      </w:r>
      <w:r>
        <w:rPr>
          <w:rStyle w:val="RefGivenName"/>
        </w:rPr>
        <w:t xml:space="preserve">CA</w:t>
      </w:r>
      <w:r>
        <w:rPr>
          <w:shd w:val="clear" w:color="" w:fill=""/>
        </w:rPr>
        <w:t xml:space="preserve">, </w:t>
      </w:r>
      <w:r>
        <w:rPr>
          <w:rStyle w:val="RefSurName"/>
        </w:rPr>
        <w:t xml:space="preserve">Rosenbloom</w:t>
      </w:r>
      <w:r>
        <w:rPr>
          <w:rStyle w:val="RefAuthor"/>
        </w:rPr>
        <w:t xml:space="preserve"> </w:t>
      </w:r>
      <w:r>
        <w:rPr>
          <w:rStyle w:val="RefGivenName"/>
        </w:rPr>
        <w:t xml:space="preserve">KR</w:t>
      </w:r>
      <w:r>
        <w:rPr>
          <w:shd w:val="clear" w:color="" w:fill=""/>
        </w:rPr>
        <w:t xml:space="preserve">, </w:t>
      </w:r>
      <w:r>
        <w:rPr>
          <w:rStyle w:val="RefSurName"/>
        </w:rPr>
        <w:t xml:space="preserve">Lacerda de Sousa</w:t>
      </w:r>
      <w:r>
        <w:rPr>
          <w:rStyle w:val="RefAuthor"/>
        </w:rPr>
        <w:t xml:space="preserve"> </w:t>
      </w:r>
      <w:r>
        <w:rPr>
          <w:rStyle w:val="RefGivenName"/>
        </w:rPr>
        <w:t xml:space="preserve">B</w:t>
      </w:r>
      <w:r>
        <w:rPr>
          <w:shd w:val="clear" w:color="" w:fill=""/>
        </w:rPr>
        <w:t xml:space="preserve">, </w:t>
      </w:r>
      <w:r>
        <w:rPr>
          <w:rStyle w:val="RefSurName"/>
        </w:rPr>
        <w:t xml:space="preserve">Beal</w:t>
      </w:r>
      <w:r>
        <w:rPr>
          <w:rStyle w:val="RefAuthor"/>
        </w:rPr>
        <w:t xml:space="preserve"> </w:t>
      </w:r>
      <w:r>
        <w:rPr>
          <w:rStyle w:val="RefGivenName"/>
        </w:rPr>
        <w:t xml:space="preserve">K</w:t>
      </w:r>
      <w:r>
        <w:rPr>
          <w:shd w:val="clear" w:color="" w:fill=""/>
        </w:rPr>
        <w:t xml:space="preserve">, </w:t>
      </w:r>
      <w:r>
        <w:rPr>
          <w:rStyle w:val="RefSurName"/>
        </w:rPr>
        <w:t xml:space="preserve">Pignatelli</w:t>
      </w:r>
      <w:r>
        <w:rPr>
          <w:rStyle w:val="RefAuthor"/>
        </w:rPr>
        <w:t xml:space="preserve"> </w:t>
      </w:r>
      <w:r>
        <w:rPr>
          <w:rStyle w:val="RefGivenName"/>
        </w:rPr>
        <w:t xml:space="preserve">M</w:t>
      </w:r>
      <w:r>
        <w:rPr>
          <w:shd w:val="clear" w:color="" w:fill=""/>
        </w:rPr>
        <w:t xml:space="preserve">, </w:t>
      </w:r>
      <w:r>
        <w:rPr>
          <w:rStyle w:val="RefSurName"/>
        </w:rPr>
        <w:t xml:space="preserve">Flicek</w:t>
      </w:r>
      <w:r>
        <w:rPr>
          <w:rStyle w:val="RefAuthor"/>
        </w:rPr>
        <w:t xml:space="preserve"> </w:t>
      </w:r>
      <w:r>
        <w:rPr>
          <w:rStyle w:val="RefGivenName"/>
        </w:rPr>
        <w:t xml:space="preserve">P</w:t>
      </w:r>
      <w:r>
        <w:rPr>
          <w:shd w:val="clear" w:color="" w:fill=""/>
        </w:rPr>
        <w:t xml:space="preserve">, </w:t>
      </w:r>
      <w:r>
        <w:rPr>
          <w:rStyle w:val="RefSurName"/>
        </w:rPr>
        <w:t xml:space="preserve">Lian</w:t>
      </w:r>
      <w:r>
        <w:rPr>
          <w:rStyle w:val="RefAuthor"/>
        </w:rPr>
        <w:t xml:space="preserve"> </w:t>
      </w:r>
      <w:r>
        <w:rPr>
          <w:rStyle w:val="RefGivenName"/>
        </w:rPr>
        <w:t xml:space="preserve">J</w:t>
      </w:r>
      <w:r>
        <w:rPr>
          <w:shd w:val="clear" w:color="" w:fill=""/>
        </w:rPr>
        <w:t xml:space="preserve">, </w:t>
      </w:r>
      <w:r>
        <w:rPr>
          <w:rStyle w:val="RefSurName"/>
        </w:rPr>
        <w:t xml:space="preserve">Kahveci</w:t>
      </w:r>
      <w:r>
        <w:rPr>
          <w:rStyle w:val="RefAuthor"/>
        </w:rPr>
        <w:t xml:space="preserve"> </w:t>
      </w:r>
      <w:r>
        <w:rPr>
          <w:rStyle w:val="RefGivenName"/>
        </w:rPr>
        <w:t xml:space="preserve">T</w:t>
      </w:r>
      <w:r>
        <w:rPr>
          <w:shd w:val="clear" w:color="" w:fill=""/>
        </w:rPr>
        <w:t xml:space="preserve">, </w:t>
      </w:r>
      <w:r>
        <w:rPr>
          <w:rStyle w:val="RefSurName"/>
        </w:rPr>
        <w:t xml:space="preserve">Lee</w:t>
      </w:r>
      <w:r>
        <w:rPr>
          <w:rStyle w:val="RefAuthor"/>
        </w:rPr>
        <w:t xml:space="preserve"> </w:t>
      </w:r>
      <w:r>
        <w:rPr>
          <w:rStyle w:val="RefGivenName"/>
        </w:rPr>
        <w:t xml:space="preserve">D</w:t>
      </w:r>
      <w:r>
        <w:rPr>
          <w:shd w:val="clear" w:color="" w:fill=""/>
        </w:rPr>
        <w:t xml:space="preserve">, </w:t>
      </w:r>
      <w:r>
        <w:rPr>
          <w:rStyle w:val="RefSurName"/>
        </w:rPr>
        <w:t xml:space="preserve">Kent</w:t>
      </w:r>
      <w:r>
        <w:rPr>
          <w:rStyle w:val="RefAuthor"/>
        </w:rPr>
        <w:t xml:space="preserve"> </w:t>
      </w:r>
      <w:r>
        <w:rPr>
          <w:rStyle w:val="RefGivenName"/>
        </w:rPr>
        <w:t xml:space="preserve">WJ</w:t>
      </w:r>
      <w:r>
        <w:rPr>
          <w:shd w:val="clear" w:color="" w:fill=""/>
        </w:rPr>
        <w:t xml:space="preserve">, </w:t>
      </w:r>
      <w:r>
        <w:rPr>
          <w:rStyle w:val="RefSurName"/>
        </w:rPr>
        <w:t xml:space="preserve">Ramalho Santos</w:t>
      </w:r>
      <w:r>
        <w:rPr>
          <w:rStyle w:val="RefAuthor"/>
        </w:rPr>
        <w:t xml:space="preserve"> </w:t>
      </w:r>
      <w:r>
        <w:rPr>
          <w:rStyle w:val="RefGivenName"/>
        </w:rPr>
        <w:t xml:space="preserve">M</w:t>
      </w:r>
      <w:r>
        <w:rPr>
          <w:shd w:val="clear" w:color="" w:fill=""/>
        </w:rPr>
        <w:t xml:space="preserve">, </w:t>
      </w:r>
      <w:r>
        <w:rPr>
          <w:rStyle w:val="RefSurName"/>
        </w:rPr>
        <w:t xml:space="preserve">Herrero</w:t>
      </w:r>
      <w:r>
        <w:rPr>
          <w:rStyle w:val="RefAuthor"/>
        </w:rPr>
        <w:t xml:space="preserve"> </w:t>
      </w:r>
      <w:r>
        <w:rPr>
          <w:rStyle w:val="RefGivenName"/>
        </w:rPr>
        <w:t xml:space="preserve">J</w:t>
      </w:r>
      <w:r>
        <w:rPr>
          <w:shd w:val="clear" w:color="" w:fill=""/>
        </w:rPr>
        <w:t xml:space="preserve">, </w:t>
      </w:r>
      <w:r>
        <w:rPr>
          <w:rStyle w:val="RefSurName"/>
        </w:rPr>
        <w:t xml:space="preserve">Notredame</w:t>
      </w:r>
      <w:r>
        <w:rPr>
          <w:rStyle w:val="RefAuthor"/>
        </w:rPr>
        <w:t xml:space="preserve"> </w:t>
      </w:r>
      <w:r>
        <w:rPr>
          <w:rStyle w:val="RefGivenName"/>
        </w:rPr>
        <w:t xml:space="preserve">C</w:t>
      </w:r>
      <w:r>
        <w:rPr>
          <w:shd w:val="clear" w:color="" w:fill=""/>
        </w:rPr>
        <w:t xml:space="preserve">, </w:t>
      </w:r>
      <w:r>
        <w:rPr>
          <w:rStyle w:val="RefSurName"/>
        </w:rPr>
        <w:t xml:space="preserve">Johnson</w:t>
      </w:r>
      <w:r>
        <w:rPr>
          <w:rStyle w:val="RefAuthor"/>
        </w:rPr>
        <w:t xml:space="preserve"> </w:t>
      </w:r>
      <w:r>
        <w:rPr>
          <w:rStyle w:val="RefGivenName"/>
        </w:rPr>
        <w:t xml:space="preserve">A</w:t>
      </w:r>
      <w:r>
        <w:rPr>
          <w:shd w:val="clear" w:color="" w:fill=""/>
        </w:rPr>
        <w:t xml:space="preserve">, </w:t>
      </w:r>
      <w:r>
        <w:rPr>
          <w:rStyle w:val="RefSurName"/>
        </w:rPr>
        <w:t xml:space="preserve">Vong</w:t>
      </w:r>
      <w:r>
        <w:rPr>
          <w:rStyle w:val="RefAuthor"/>
        </w:rPr>
        <w:t xml:space="preserve"> </w:t>
      </w:r>
      <w:r>
        <w:rPr>
          <w:rStyle w:val="RefGivenName"/>
        </w:rPr>
        <w:t xml:space="preserve">S</w:t>
      </w:r>
      <w:r>
        <w:rPr>
          <w:shd w:val="clear" w:color="" w:fill=""/>
        </w:rPr>
        <w:t xml:space="preserve">, </w:t>
      </w:r>
      <w:r>
        <w:rPr>
          <w:rStyle w:val="RefSurName"/>
        </w:rPr>
        <w:t xml:space="preserve">Lee</w:t>
      </w:r>
      <w:r>
        <w:rPr>
          <w:rStyle w:val="RefAuthor"/>
        </w:rPr>
        <w:t xml:space="preserve"> </w:t>
      </w:r>
      <w:r>
        <w:rPr>
          <w:rStyle w:val="RefGivenName"/>
        </w:rPr>
        <w:t xml:space="preserve">K</w:t>
      </w:r>
      <w:r>
        <w:rPr>
          <w:shd w:val="clear" w:color="" w:fill=""/>
        </w:rPr>
        <w:t xml:space="preserve">, </w:t>
      </w:r>
      <w:r>
        <w:rPr>
          <w:rStyle w:val="RefSurName"/>
        </w:rPr>
        <w:t xml:space="preserve">Bates</w:t>
      </w:r>
      <w:r>
        <w:rPr>
          <w:rStyle w:val="RefAuthor"/>
        </w:rPr>
        <w:t xml:space="preserve"> </w:t>
      </w:r>
      <w:r>
        <w:rPr>
          <w:rStyle w:val="RefGivenName"/>
        </w:rPr>
        <w:t xml:space="preserve">D</w:t>
      </w:r>
      <w:r>
        <w:rPr>
          <w:shd w:val="clear" w:color="" w:fill=""/>
        </w:rPr>
        <w:t xml:space="preserve">, </w:t>
      </w:r>
      <w:r>
        <w:rPr>
          <w:rStyle w:val="RefSurName"/>
        </w:rPr>
        <w:t xml:space="preserve">Neri</w:t>
      </w:r>
      <w:r>
        <w:rPr>
          <w:rStyle w:val="RefAuthor"/>
        </w:rPr>
        <w:t xml:space="preserve"> </w:t>
      </w:r>
      <w:r>
        <w:rPr>
          <w:rStyle w:val="RefGivenName"/>
        </w:rPr>
        <w:t xml:space="preserve">F</w:t>
      </w:r>
      <w:r>
        <w:rPr>
          <w:shd w:val="clear" w:color="" w:fill=""/>
        </w:rPr>
        <w:t xml:space="preserve">, </w:t>
      </w:r>
      <w:r>
        <w:rPr>
          <w:rStyle w:val="RefSurName"/>
        </w:rPr>
        <w:t xml:space="preserve">Diegel</w:t>
      </w:r>
      <w:r>
        <w:rPr>
          <w:rStyle w:val="RefAuthor"/>
        </w:rPr>
        <w:t xml:space="preserve"> </w:t>
      </w:r>
      <w:r>
        <w:rPr>
          <w:rStyle w:val="RefGivenName"/>
        </w:rPr>
        <w:t xml:space="preserve">M</w:t>
      </w:r>
      <w:r>
        <w:rPr>
          <w:shd w:val="clear" w:color="" w:fill=""/>
        </w:rPr>
        <w:t xml:space="preserve">, </w:t>
      </w:r>
      <w:r>
        <w:rPr>
          <w:rStyle w:val="RefSurName"/>
        </w:rPr>
        <w:t xml:space="preserve">Canfield</w:t>
      </w:r>
      <w:r>
        <w:rPr>
          <w:rStyle w:val="RefAuthor"/>
        </w:rPr>
        <w:t xml:space="preserve"> </w:t>
      </w:r>
      <w:r>
        <w:rPr>
          <w:rStyle w:val="RefGivenName"/>
        </w:rPr>
        <w:t xml:space="preserve">T</w:t>
      </w:r>
      <w:r>
        <w:rPr>
          <w:shd w:val="clear" w:color="" w:fill=""/>
        </w:rPr>
        <w:t xml:space="preserve">, </w:t>
      </w:r>
      <w:r>
        <w:rPr>
          <w:rStyle w:val="RefSurName"/>
        </w:rPr>
        <w:t xml:space="preserve">Sabo</w:t>
      </w:r>
      <w:r>
        <w:rPr>
          <w:rStyle w:val="RefAuthor"/>
        </w:rPr>
        <w:t xml:space="preserve"> </w:t>
      </w:r>
      <w:r>
        <w:rPr>
          <w:rStyle w:val="RefGivenName"/>
        </w:rPr>
        <w:t xml:space="preserve">PJ</w:t>
      </w:r>
      <w:r>
        <w:rPr>
          <w:shd w:val="clear" w:color="" w:fill=""/>
        </w:rPr>
        <w:t xml:space="preserve">, </w:t>
      </w:r>
      <w:r>
        <w:rPr>
          <w:rStyle w:val="RefSurName"/>
        </w:rPr>
        <w:t xml:space="preserve">Wilken</w:t>
      </w:r>
      <w:r>
        <w:rPr>
          <w:rStyle w:val="RefAuthor"/>
        </w:rPr>
        <w:t xml:space="preserve"> </w:t>
      </w:r>
      <w:r>
        <w:rPr>
          <w:rStyle w:val="RefGivenName"/>
        </w:rPr>
        <w:t xml:space="preserve">MS</w:t>
      </w:r>
      <w:r>
        <w:rPr>
          <w:shd w:val="clear" w:color="" w:fill=""/>
        </w:rPr>
        <w:t xml:space="preserve">, </w:t>
      </w:r>
      <w:r>
        <w:rPr>
          <w:rStyle w:val="RefSurName"/>
        </w:rPr>
        <w:t xml:space="preserve">Reh</w:t>
      </w:r>
      <w:r>
        <w:rPr>
          <w:rStyle w:val="RefAuthor"/>
        </w:rPr>
        <w:t xml:space="preserve"> </w:t>
      </w:r>
      <w:r>
        <w:rPr>
          <w:rStyle w:val="RefGivenName"/>
        </w:rPr>
        <w:t xml:space="preserve">TA</w:t>
      </w:r>
      <w:r>
        <w:rPr>
          <w:shd w:val="clear" w:color="" w:fill=""/>
        </w:rPr>
        <w:t xml:space="preserve">, </w:t>
      </w:r>
      <w:r>
        <w:rPr>
          <w:rStyle w:val="RefSurName"/>
        </w:rPr>
        <w:t xml:space="preserve">Giste</w:t>
      </w:r>
      <w:r>
        <w:rPr>
          <w:rStyle w:val="RefAuthor"/>
        </w:rPr>
        <w:t xml:space="preserve"> </w:t>
      </w:r>
      <w:r>
        <w:rPr>
          <w:rStyle w:val="RefGivenName"/>
        </w:rPr>
        <w:t xml:space="preserve">E</w:t>
      </w:r>
      <w:r>
        <w:rPr>
          <w:shd w:val="clear" w:color="" w:fill=""/>
        </w:rPr>
        <w:t xml:space="preserve">, </w:t>
      </w:r>
      <w:r>
        <w:rPr>
          <w:rStyle w:val="RefSurName"/>
        </w:rPr>
        <w:t xml:space="preserve">Shafer</w:t>
      </w:r>
      <w:r>
        <w:rPr>
          <w:rStyle w:val="RefAuthor"/>
        </w:rPr>
        <w:t xml:space="preserve"> </w:t>
      </w:r>
      <w:r>
        <w:rPr>
          <w:rStyle w:val="RefGivenName"/>
        </w:rPr>
        <w:t xml:space="preserve">A</w:t>
      </w:r>
      <w:r>
        <w:rPr>
          <w:shd w:val="clear" w:color="" w:fill=""/>
        </w:rPr>
        <w:t xml:space="preserve">, </w:t>
      </w:r>
      <w:r>
        <w:rPr>
          <w:rStyle w:val="RefSurName"/>
        </w:rPr>
        <w:t xml:space="preserve">Kutyavin</w:t>
      </w:r>
      <w:r>
        <w:rPr>
          <w:rStyle w:val="RefAuthor"/>
        </w:rPr>
        <w:t xml:space="preserve"> </w:t>
      </w:r>
      <w:r>
        <w:rPr>
          <w:rStyle w:val="RefGivenName"/>
        </w:rPr>
        <w:t xml:space="preserve">T</w:t>
      </w:r>
      <w:r>
        <w:rPr>
          <w:shd w:val="clear" w:color="" w:fill=""/>
        </w:rPr>
        <w:t xml:space="preserve">, </w:t>
      </w:r>
      <w:r>
        <w:rPr>
          <w:rStyle w:val="RefSurName"/>
        </w:rPr>
        <w:t xml:space="preserve">Haugen</w:t>
      </w:r>
      <w:r>
        <w:rPr>
          <w:rStyle w:val="RefAuthor"/>
        </w:rPr>
        <w:t xml:space="preserve"> </w:t>
      </w:r>
      <w:r>
        <w:rPr>
          <w:rStyle w:val="RefGivenName"/>
        </w:rPr>
        <w:t xml:space="preserve">E</w:t>
      </w:r>
      <w:r>
        <w:rPr>
          <w:shd w:val="clear" w:color="" w:fill=""/>
        </w:rPr>
        <w:t xml:space="preserve">, </w:t>
      </w:r>
      <w:r>
        <w:rPr>
          <w:rStyle w:val="RefSurName"/>
        </w:rPr>
        <w:t xml:space="preserve">Dunn</w:t>
      </w:r>
      <w:r>
        <w:rPr>
          <w:rStyle w:val="RefAuthor"/>
        </w:rPr>
        <w:t xml:space="preserve"> </w:t>
      </w:r>
      <w:r>
        <w:rPr>
          <w:rStyle w:val="RefGivenName"/>
        </w:rPr>
        <w:t xml:space="preserve">D</w:t>
      </w:r>
      <w:r>
        <w:rPr>
          <w:shd w:val="clear" w:color="" w:fill=""/>
        </w:rPr>
        <w:t xml:space="preserve">, </w:t>
      </w:r>
      <w:r>
        <w:rPr>
          <w:rStyle w:val="RefSurName"/>
        </w:rPr>
        <w:t xml:space="preserve">Reynolds</w:t>
      </w:r>
      <w:r>
        <w:rPr>
          <w:rStyle w:val="RefAuthor"/>
        </w:rPr>
        <w:t xml:space="preserve"> </w:t>
      </w:r>
      <w:r>
        <w:rPr>
          <w:rStyle w:val="RefGivenName"/>
        </w:rPr>
        <w:t xml:space="preserve">AP</w:t>
      </w:r>
      <w:r>
        <w:rPr>
          <w:shd w:val="clear" w:color="" w:fill=""/>
        </w:rPr>
        <w:t xml:space="preserve">, </w:t>
      </w:r>
      <w:r>
        <w:rPr>
          <w:rStyle w:val="RefSurName"/>
        </w:rPr>
        <w:t xml:space="preserve">Neph</w:t>
      </w:r>
      <w:r>
        <w:rPr>
          <w:rStyle w:val="RefAuthor"/>
        </w:rPr>
        <w:t xml:space="preserve"> </w:t>
      </w:r>
      <w:r>
        <w:rPr>
          <w:rStyle w:val="RefGivenName"/>
        </w:rPr>
        <w:t xml:space="preserve">S</w:t>
      </w:r>
      <w:r>
        <w:rPr>
          <w:shd w:val="clear" w:color="" w:fill=""/>
        </w:rPr>
        <w:t xml:space="preserve">, </w:t>
      </w:r>
      <w:r>
        <w:rPr>
          <w:rStyle w:val="RefSurName"/>
        </w:rPr>
        <w:t xml:space="preserve">Humbert</w:t>
      </w:r>
      <w:r>
        <w:rPr>
          <w:rStyle w:val="RefAuthor"/>
        </w:rPr>
        <w:t xml:space="preserve"> </w:t>
      </w:r>
      <w:r>
        <w:rPr>
          <w:rStyle w:val="RefGivenName"/>
        </w:rPr>
        <w:t xml:space="preserve">R</w:t>
      </w:r>
      <w:r>
        <w:rPr>
          <w:shd w:val="clear" w:color="" w:fill=""/>
        </w:rPr>
        <w:t xml:space="preserve">, </w:t>
      </w:r>
      <w:r>
        <w:rPr>
          <w:rStyle w:val="RefSurName"/>
        </w:rPr>
        <w:t xml:space="preserve">Hansen</w:t>
      </w:r>
      <w:r>
        <w:rPr>
          <w:rStyle w:val="RefAuthor"/>
        </w:rPr>
        <w:t xml:space="preserve"> </w:t>
      </w:r>
      <w:r>
        <w:rPr>
          <w:rStyle w:val="RefGivenName"/>
        </w:rPr>
        <w:t xml:space="preserve">RS</w:t>
      </w:r>
      <w:r>
        <w:rPr>
          <w:shd w:val="clear" w:color="" w:fill=""/>
        </w:rPr>
        <w:t xml:space="preserve">, </w:t>
      </w:r>
      <w:r>
        <w:rPr>
          <w:rStyle w:val="RefSurName"/>
        </w:rPr>
        <w:t xml:space="preserve">De Bruijn</w:t>
      </w:r>
      <w:r>
        <w:rPr>
          <w:rStyle w:val="RefAuthor"/>
        </w:rPr>
        <w:t xml:space="preserve"> </w:t>
      </w:r>
      <w:r>
        <w:rPr>
          <w:rStyle w:val="RefGivenName"/>
        </w:rPr>
        <w:t xml:space="preserve">M</w:t>
      </w:r>
      <w:r>
        <w:rPr>
          <w:shd w:val="clear" w:color="" w:fill=""/>
        </w:rPr>
        <w:t xml:space="preserve">, </w:t>
      </w:r>
      <w:r>
        <w:rPr>
          <w:rStyle w:val="RefSurName"/>
        </w:rPr>
        <w:t xml:space="preserve">Selleri</w:t>
      </w:r>
      <w:r>
        <w:rPr>
          <w:rStyle w:val="RefAuthor"/>
        </w:rPr>
        <w:t xml:space="preserve"> </w:t>
      </w:r>
      <w:r>
        <w:rPr>
          <w:rStyle w:val="RefGivenName"/>
        </w:rPr>
        <w:t xml:space="preserve">L</w:t>
      </w:r>
      <w:r>
        <w:rPr>
          <w:shd w:val="clear" w:color="" w:fill=""/>
        </w:rPr>
        <w:t xml:space="preserve">, </w:t>
      </w:r>
      <w:r>
        <w:rPr>
          <w:rStyle w:val="RefSurName"/>
        </w:rPr>
        <w:t xml:space="preserve">Rudensky</w:t>
      </w:r>
      <w:r>
        <w:rPr>
          <w:rStyle w:val="RefAuthor"/>
        </w:rPr>
        <w:t xml:space="preserve"> </w:t>
      </w:r>
      <w:r>
        <w:rPr>
          <w:rStyle w:val="RefGivenName"/>
        </w:rPr>
        <w:t xml:space="preserve">A</w:t>
      </w:r>
      <w:r>
        <w:rPr>
          <w:shd w:val="clear" w:color="" w:fill=""/>
        </w:rPr>
        <w:t xml:space="preserve">, </w:t>
      </w:r>
      <w:r>
        <w:rPr>
          <w:rStyle w:val="RefSurName"/>
        </w:rPr>
        <w:t xml:space="preserve">Josefowicz</w:t>
      </w:r>
      <w:r>
        <w:rPr>
          <w:rStyle w:val="RefAuthor"/>
        </w:rPr>
        <w:t xml:space="preserve"> </w:t>
      </w:r>
      <w:r>
        <w:rPr>
          <w:rStyle w:val="RefGivenName"/>
        </w:rPr>
        <w:t xml:space="preserve">S</w:t>
      </w:r>
      <w:r>
        <w:rPr>
          <w:shd w:val="clear" w:color="" w:fill=""/>
        </w:rPr>
        <w:t xml:space="preserve">, </w:t>
      </w:r>
      <w:r>
        <w:rPr>
          <w:rStyle w:val="RefSurName"/>
        </w:rPr>
        <w:t xml:space="preserve">Samstein</w:t>
      </w:r>
      <w:r>
        <w:rPr>
          <w:rStyle w:val="RefAuthor"/>
        </w:rPr>
        <w:t xml:space="preserve"> </w:t>
      </w:r>
      <w:r>
        <w:rPr>
          <w:rStyle w:val="RefGivenName"/>
        </w:rPr>
        <w:t xml:space="preserve">R</w:t>
      </w:r>
      <w:r>
        <w:rPr>
          <w:shd w:val="clear" w:color="" w:fill=""/>
        </w:rPr>
        <w:t xml:space="preserve">, </w:t>
      </w:r>
      <w:r>
        <w:rPr>
          <w:rStyle w:val="RefSurName"/>
        </w:rPr>
        <w:t xml:space="preserve">Eichler</w:t>
      </w:r>
      <w:r>
        <w:rPr>
          <w:rStyle w:val="RefAuthor"/>
        </w:rPr>
        <w:t xml:space="preserve"> </w:t>
      </w:r>
      <w:r>
        <w:rPr>
          <w:rStyle w:val="RefGivenName"/>
        </w:rPr>
        <w:t xml:space="preserve">EE</w:t>
      </w:r>
      <w:r>
        <w:rPr>
          <w:shd w:val="clear" w:color="" w:fill=""/>
        </w:rPr>
        <w:t xml:space="preserve">, </w:t>
      </w:r>
      <w:r>
        <w:rPr>
          <w:rStyle w:val="RefSurName"/>
        </w:rPr>
        <w:t xml:space="preserve">Orkin</w:t>
      </w:r>
      <w:r>
        <w:rPr>
          <w:rStyle w:val="RefAuthor"/>
        </w:rPr>
        <w:t xml:space="preserve"> </w:t>
      </w:r>
      <w:r>
        <w:rPr>
          <w:rStyle w:val="RefGivenName"/>
        </w:rPr>
        <w:t xml:space="preserve">SH</w:t>
      </w:r>
      <w:r>
        <w:rPr>
          <w:shd w:val="clear" w:color="" w:fill=""/>
        </w:rPr>
        <w:t xml:space="preserve">, </w:t>
      </w:r>
      <w:r>
        <w:rPr>
          <w:rStyle w:val="RefSurName"/>
        </w:rPr>
        <w:t xml:space="preserve">Levasseur</w:t>
      </w:r>
      <w:r>
        <w:rPr>
          <w:rStyle w:val="RefAuthor"/>
        </w:rPr>
        <w:t xml:space="preserve"> </w:t>
      </w:r>
      <w:r>
        <w:rPr>
          <w:rStyle w:val="RefGivenName"/>
        </w:rPr>
        <w:t xml:space="preserve">D</w:t>
      </w:r>
      <w:r>
        <w:rPr>
          <w:shd w:val="clear" w:color="" w:fill=""/>
        </w:rPr>
        <w:t xml:space="preserve">, </w:t>
      </w:r>
      <w:r>
        <w:rPr>
          <w:rStyle w:val="RefSurName"/>
        </w:rPr>
        <w:t xml:space="preserve">Papayannopoulou</w:t>
      </w:r>
      <w:r>
        <w:rPr>
          <w:rStyle w:val="RefAuthor"/>
        </w:rPr>
        <w:t xml:space="preserve"> </w:t>
      </w:r>
      <w:r>
        <w:rPr>
          <w:rStyle w:val="RefGivenName"/>
        </w:rPr>
        <w:t xml:space="preserve">T</w:t>
      </w:r>
      <w:r>
        <w:rPr>
          <w:shd w:val="clear" w:color="" w:fill=""/>
        </w:rPr>
        <w:t xml:space="preserve">, </w:t>
      </w:r>
      <w:r>
        <w:rPr>
          <w:rStyle w:val="RefSurName"/>
        </w:rPr>
        <w:t xml:space="preserve">Chang</w:t>
      </w:r>
      <w:r>
        <w:rPr>
          <w:rStyle w:val="RefAuthor"/>
        </w:rPr>
        <w:t xml:space="preserve"> </w:t>
      </w:r>
      <w:r>
        <w:rPr>
          <w:rStyle w:val="RefGivenName"/>
        </w:rPr>
        <w:t xml:space="preserve">KH</w:t>
      </w:r>
      <w:r>
        <w:rPr>
          <w:shd w:val="clear" w:color="" w:fill=""/>
        </w:rPr>
        <w:t xml:space="preserve">, </w:t>
      </w:r>
      <w:r>
        <w:rPr>
          <w:rStyle w:val="RefSurName"/>
        </w:rPr>
        <w:t xml:space="preserve">Skoultchi</w:t>
      </w:r>
      <w:r>
        <w:rPr>
          <w:rStyle w:val="RefAuthor"/>
        </w:rPr>
        <w:t xml:space="preserve"> </w:t>
      </w:r>
      <w:r>
        <w:rPr>
          <w:rStyle w:val="RefGivenName"/>
        </w:rPr>
        <w:t xml:space="preserve">A</w:t>
      </w:r>
      <w:r>
        <w:rPr>
          <w:shd w:val="clear" w:color="" w:fill=""/>
        </w:rPr>
        <w:t xml:space="preserve">, </w:t>
      </w:r>
      <w:r>
        <w:rPr>
          <w:rStyle w:val="RefSurName"/>
        </w:rPr>
        <w:t xml:space="preserve">Gosh</w:t>
      </w:r>
      <w:r>
        <w:rPr>
          <w:rStyle w:val="RefAuthor"/>
        </w:rPr>
        <w:t xml:space="preserve"> </w:t>
      </w:r>
      <w:r>
        <w:rPr>
          <w:rStyle w:val="RefGivenName"/>
        </w:rPr>
        <w:t xml:space="preserve">S</w:t>
      </w:r>
      <w:r>
        <w:rPr>
          <w:shd w:val="clear" w:color="" w:fill=""/>
        </w:rPr>
        <w:t xml:space="preserve">, </w:t>
      </w:r>
      <w:r>
        <w:rPr>
          <w:rStyle w:val="RefSurName"/>
        </w:rPr>
        <w:t xml:space="preserve">Disteche</w:t>
      </w:r>
      <w:r>
        <w:rPr>
          <w:rStyle w:val="RefAuthor"/>
        </w:rPr>
        <w:t xml:space="preserve"> </w:t>
      </w:r>
      <w:r>
        <w:rPr>
          <w:rStyle w:val="RefGivenName"/>
        </w:rPr>
        <w:t xml:space="preserve">C</w:t>
      </w:r>
      <w:r>
        <w:rPr>
          <w:shd w:val="clear" w:color="" w:fill=""/>
        </w:rPr>
        <w:t xml:space="preserve">, </w:t>
      </w:r>
      <w:r>
        <w:rPr>
          <w:rStyle w:val="RefSurName"/>
        </w:rPr>
        <w:t xml:space="preserve">Treuting</w:t>
      </w:r>
      <w:r>
        <w:rPr>
          <w:rStyle w:val="RefAuthor"/>
        </w:rPr>
        <w:t xml:space="preserve"> </w:t>
      </w:r>
      <w:r>
        <w:rPr>
          <w:rStyle w:val="RefGivenName"/>
        </w:rPr>
        <w:t xml:space="preserve">P</w:t>
      </w:r>
      <w:r>
        <w:rPr>
          <w:shd w:val="clear" w:color="" w:fill=""/>
        </w:rPr>
        <w:t xml:space="preserve">, </w:t>
      </w:r>
      <w:r>
        <w:rPr>
          <w:rStyle w:val="RefSurName"/>
        </w:rPr>
        <w:t xml:space="preserve">Wang</w:t>
      </w:r>
      <w:r>
        <w:rPr>
          <w:rStyle w:val="RefAuthor"/>
        </w:rPr>
        <w:t xml:space="preserve"> </w:t>
      </w:r>
      <w:r>
        <w:rPr>
          <w:rStyle w:val="RefGivenName"/>
        </w:rPr>
        <w:t xml:space="preserve">Y</w:t>
      </w:r>
      <w:r>
        <w:rPr>
          <w:shd w:val="clear" w:color="" w:fill=""/>
        </w:rPr>
        <w:t xml:space="preserve">, </w:t>
      </w:r>
      <w:r>
        <w:rPr>
          <w:rStyle w:val="RefSurName"/>
        </w:rPr>
        <w:t xml:space="preserve">Weiss</w:t>
      </w:r>
      <w:r>
        <w:rPr>
          <w:rStyle w:val="RefAuthor"/>
        </w:rPr>
        <w:t xml:space="preserve"> </w:t>
      </w:r>
      <w:r>
        <w:rPr>
          <w:rStyle w:val="RefGivenName"/>
        </w:rPr>
        <w:t xml:space="preserve">MJ</w:t>
      </w:r>
      <w:r>
        <w:rPr>
          <w:shd w:val="clear" w:color="" w:fill=""/>
        </w:rPr>
        <w:t xml:space="preserve">, </w:t>
      </w:r>
      <w:r>
        <w:rPr>
          <w:rStyle w:val="RefSurName"/>
        </w:rPr>
        <w:t xml:space="preserve">Blobel</w:t>
      </w:r>
      <w:r>
        <w:rPr>
          <w:rStyle w:val="RefAuthor"/>
        </w:rPr>
        <w:t xml:space="preserve"> </w:t>
      </w:r>
      <w:r>
        <w:rPr>
          <w:rStyle w:val="RefGivenName"/>
        </w:rPr>
        <w:t xml:space="preserve">GA</w:t>
      </w:r>
      <w:r>
        <w:rPr>
          <w:shd w:val="clear" w:color="" w:fill=""/>
        </w:rPr>
        <w:t xml:space="preserve">, </w:t>
      </w:r>
      <w:r>
        <w:rPr>
          <w:rStyle w:val="RefSurName"/>
        </w:rPr>
        <w:t xml:space="preserve">Cao</w:t>
      </w:r>
      <w:r>
        <w:rPr>
          <w:rStyle w:val="RefAuthor"/>
        </w:rPr>
        <w:t xml:space="preserve"> </w:t>
      </w:r>
      <w:r>
        <w:rPr>
          <w:rStyle w:val="RefGivenName"/>
        </w:rPr>
        <w:t xml:space="preserve">X</w:t>
      </w:r>
      <w:r>
        <w:rPr>
          <w:shd w:val="clear" w:color="" w:fill=""/>
        </w:rPr>
        <w:t xml:space="preserve">, </w:t>
      </w:r>
      <w:r>
        <w:rPr>
          <w:rStyle w:val="RefSurName"/>
        </w:rPr>
        <w:t xml:space="preserve">Zhong</w:t>
      </w:r>
      <w:r>
        <w:rPr>
          <w:rStyle w:val="RefAuthor"/>
        </w:rPr>
        <w:t xml:space="preserve"> </w:t>
      </w:r>
      <w:r>
        <w:rPr>
          <w:rStyle w:val="RefGivenName"/>
        </w:rPr>
        <w:t xml:space="preserve">S</w:t>
      </w:r>
      <w:r>
        <w:rPr>
          <w:shd w:val="clear" w:color="" w:fill=""/>
        </w:rPr>
        <w:t xml:space="preserve">, </w:t>
      </w:r>
      <w:r>
        <w:rPr>
          <w:rStyle w:val="RefSurName"/>
        </w:rPr>
        <w:t xml:space="preserve">Wang</w:t>
      </w:r>
      <w:r>
        <w:rPr>
          <w:rStyle w:val="RefAuthor"/>
        </w:rPr>
        <w:t xml:space="preserve"> </w:t>
      </w:r>
      <w:r>
        <w:rPr>
          <w:rStyle w:val="RefGivenName"/>
        </w:rPr>
        <w:t xml:space="preserve">T</w:t>
      </w:r>
      <w:r>
        <w:rPr>
          <w:shd w:val="clear" w:color="" w:fill=""/>
        </w:rPr>
        <w:t xml:space="preserve">, </w:t>
      </w:r>
      <w:r>
        <w:rPr>
          <w:rStyle w:val="RefSurName"/>
        </w:rPr>
        <w:t xml:space="preserve">Good</w:t>
      </w:r>
      <w:r>
        <w:rPr>
          <w:rStyle w:val="RefAuthor"/>
        </w:rPr>
        <w:t xml:space="preserve"> </w:t>
      </w:r>
      <w:r>
        <w:rPr>
          <w:rStyle w:val="RefGivenName"/>
        </w:rPr>
        <w:t xml:space="preserve">PJ</w:t>
      </w:r>
      <w:r>
        <w:rPr>
          <w:shd w:val="clear" w:color="" w:fill=""/>
        </w:rPr>
        <w:t xml:space="preserve">, </w:t>
      </w:r>
      <w:r>
        <w:rPr>
          <w:rStyle w:val="RefSurName"/>
        </w:rPr>
        <w:t xml:space="preserve">Lowdon</w:t>
      </w:r>
      <w:r>
        <w:rPr>
          <w:rStyle w:val="RefAuthor"/>
        </w:rPr>
        <w:t xml:space="preserve"> </w:t>
      </w:r>
      <w:r>
        <w:rPr>
          <w:rStyle w:val="RefGivenName"/>
        </w:rPr>
        <w:t xml:space="preserve">RF</w:t>
      </w:r>
      <w:r>
        <w:rPr>
          <w:shd w:val="clear" w:color="" w:fill=""/>
        </w:rPr>
        <w:t xml:space="preserve">, </w:t>
      </w:r>
      <w:r>
        <w:rPr>
          <w:rStyle w:val="RefSurName"/>
        </w:rPr>
        <w:t xml:space="preserve">Adams</w:t>
      </w:r>
      <w:r>
        <w:rPr>
          <w:rStyle w:val="RefAuthor"/>
        </w:rPr>
        <w:t xml:space="preserve"> </w:t>
      </w:r>
      <w:r>
        <w:rPr>
          <w:rStyle w:val="RefGivenName"/>
        </w:rPr>
        <w:t xml:space="preserve">LB</w:t>
      </w:r>
      <w:r>
        <w:rPr>
          <w:shd w:val="clear" w:color="" w:fill=""/>
        </w:rPr>
        <w:t xml:space="preserve">, </w:t>
      </w:r>
      <w:r>
        <w:rPr>
          <w:rStyle w:val="RefSurName"/>
        </w:rPr>
        <w:t xml:space="preserve">Zhou</w:t>
      </w:r>
      <w:r>
        <w:rPr>
          <w:rStyle w:val="RefAuthor"/>
        </w:rPr>
        <w:t xml:space="preserve"> </w:t>
      </w:r>
      <w:r>
        <w:rPr>
          <w:rStyle w:val="RefGivenName"/>
        </w:rPr>
        <w:t xml:space="preserve">XQ</w:t>
      </w:r>
      <w:r>
        <w:rPr>
          <w:shd w:val="clear" w:color="" w:fill=""/>
        </w:rPr>
        <w:t xml:space="preserve">, </w:t>
      </w:r>
      <w:r>
        <w:rPr>
          <w:rStyle w:val="RefSurName"/>
        </w:rPr>
        <w:t xml:space="preserve">Pazin</w:t>
      </w:r>
      <w:r>
        <w:rPr>
          <w:rStyle w:val="RefAuthor"/>
        </w:rPr>
        <w:t xml:space="preserve"> </w:t>
      </w:r>
      <w:r>
        <w:rPr>
          <w:rStyle w:val="RefGivenName"/>
        </w:rPr>
        <w:t xml:space="preserve">MJ</w:t>
      </w:r>
      <w:r>
        <w:rPr>
          <w:shd w:val="clear" w:color="" w:fill=""/>
        </w:rPr>
        <w:t xml:space="preserve">, </w:t>
      </w:r>
      <w:r>
        <w:rPr>
          <w:rStyle w:val="RefSurName"/>
        </w:rPr>
        <w:t xml:space="preserve">Feingold</w:t>
      </w:r>
      <w:r>
        <w:rPr>
          <w:rStyle w:val="RefAuthor"/>
        </w:rPr>
        <w:t xml:space="preserve"> </w:t>
      </w:r>
      <w:r>
        <w:rPr>
          <w:rStyle w:val="RefGivenName"/>
        </w:rPr>
        <w:t xml:space="preserve">EA</w:t>
      </w:r>
      <w:r>
        <w:rPr>
          <w:shd w:val="clear" w:color="" w:fill=""/>
        </w:rPr>
        <w:t xml:space="preserve">, </w:t>
      </w:r>
      <w:r>
        <w:rPr>
          <w:rStyle w:val="RefSurName"/>
        </w:rPr>
        <w:t xml:space="preserve">Wold</w:t>
      </w:r>
      <w:r>
        <w:rPr>
          <w:rStyle w:val="RefAuthor"/>
        </w:rPr>
        <w:t xml:space="preserve"> </w:t>
      </w:r>
      <w:r>
        <w:rPr>
          <w:rStyle w:val="RefGivenName"/>
        </w:rPr>
        <w:t xml:space="preserve">B</w:t>
      </w:r>
      <w:r>
        <w:rPr>
          <w:shd w:val="clear" w:color="" w:fill=""/>
        </w:rPr>
        <w:t xml:space="preserve">, </w:t>
      </w:r>
      <w:r>
        <w:rPr>
          <w:rStyle w:val="RefSurName"/>
        </w:rPr>
        <w:t xml:space="preserve">Taylor</w:t>
      </w:r>
      <w:r>
        <w:rPr>
          <w:rStyle w:val="RefAuthor"/>
        </w:rPr>
        <w:t xml:space="preserve"> </w:t>
      </w:r>
      <w:r>
        <w:rPr>
          <w:rStyle w:val="RefGivenName"/>
        </w:rPr>
        <w:t xml:space="preserve">J</w:t>
      </w:r>
      <w:r>
        <w:rPr>
          <w:shd w:val="clear" w:color="" w:fill=""/>
        </w:rPr>
        <w:t xml:space="preserve">, </w:t>
      </w:r>
      <w:r>
        <w:rPr>
          <w:rStyle w:val="RefSurName"/>
        </w:rPr>
        <w:t xml:space="preserve">Mortazavi</w:t>
      </w:r>
      <w:r>
        <w:rPr>
          <w:rStyle w:val="RefAuthor"/>
        </w:rPr>
        <w:t xml:space="preserve"> </w:t>
      </w:r>
      <w:r>
        <w:rPr>
          <w:rStyle w:val="RefGivenName"/>
        </w:rPr>
        <w:t xml:space="preserve">A</w:t>
      </w:r>
      <w:r>
        <w:rPr>
          <w:shd w:val="clear" w:color="" w:fill=""/>
        </w:rPr>
        <w:t xml:space="preserve">, </w:t>
      </w:r>
      <w:r>
        <w:rPr>
          <w:rStyle w:val="RefSurName"/>
        </w:rPr>
        <w:t xml:space="preserve">Weissman</w:t>
      </w:r>
      <w:r>
        <w:rPr>
          <w:rStyle w:val="RefAuthor"/>
        </w:rPr>
        <w:t xml:space="preserve"> </w:t>
      </w:r>
      <w:r>
        <w:rPr>
          <w:rStyle w:val="RefGivenName"/>
        </w:rPr>
        <w:t xml:space="preserve">SM</w:t>
      </w:r>
      <w:r>
        <w:rPr>
          <w:shd w:val="clear" w:color="" w:fill=""/>
        </w:rPr>
        <w:t xml:space="preserve">, </w:t>
      </w:r>
      <w:r>
        <w:rPr>
          <w:rStyle w:val="RefSurName"/>
        </w:rPr>
        <w:t xml:space="preserve">Stamatoyannopoulos</w:t>
      </w:r>
      <w:r>
        <w:rPr>
          <w:rStyle w:val="RefAuthor"/>
        </w:rPr>
        <w:t xml:space="preserve"> </w:t>
      </w:r>
      <w:r>
        <w:rPr>
          <w:rStyle w:val="RefGivenName"/>
        </w:rPr>
        <w:t xml:space="preserve">JA</w:t>
      </w:r>
      <w:r>
        <w:rPr>
          <w:shd w:val="clear" w:color="" w:fill=""/>
        </w:rPr>
        <w:t xml:space="preserve">, </w:t>
      </w:r>
      <w:r>
        <w:rPr>
          <w:rStyle w:val="RefSurName"/>
        </w:rPr>
        <w:t xml:space="preserve">Snyder</w:t>
      </w:r>
      <w:r>
        <w:rPr>
          <w:rStyle w:val="RefAuthor"/>
        </w:rPr>
        <w:t xml:space="preserve"> </w:t>
      </w:r>
      <w:r>
        <w:rPr>
          <w:rStyle w:val="RefGivenName"/>
        </w:rPr>
        <w:t xml:space="preserve">MP</w:t>
      </w:r>
      <w:r>
        <w:rPr>
          <w:shd w:val="clear" w:color="" w:fill=""/>
        </w:rPr>
        <w:t xml:space="preserve">, </w:t>
      </w:r>
      <w:r>
        <w:rPr>
          <w:rStyle w:val="RefSurName"/>
        </w:rPr>
        <w:t xml:space="preserve">Guigo</w:t>
      </w:r>
      <w:r>
        <w:rPr>
          <w:rStyle w:val="RefAuthor"/>
        </w:rPr>
        <w:t xml:space="preserve"> </w:t>
      </w:r>
      <w:r>
        <w:rPr>
          <w:rStyle w:val="RefGivenName"/>
        </w:rPr>
        <w:t xml:space="preserve">R</w:t>
      </w:r>
      <w:r>
        <w:rPr>
          <w:shd w:val="clear" w:color="" w:fill=""/>
        </w:rPr>
        <w:t xml:space="preserve">, </w:t>
      </w:r>
      <w:r>
        <w:rPr>
          <w:rStyle w:val="RefSurName"/>
        </w:rPr>
        <w:t xml:space="preserve">Gingeras</w:t>
      </w:r>
      <w:r>
        <w:rPr>
          <w:rStyle w:val="RefAuthor"/>
        </w:rPr>
        <w:t xml:space="preserve"> </w:t>
      </w:r>
      <w:r>
        <w:rPr>
          <w:rStyle w:val="RefGivenName"/>
        </w:rPr>
        <w:t xml:space="preserve">TR</w:t>
      </w:r>
      <w:r>
        <w:rPr>
          <w:shd w:val="clear" w:color="" w:fill=""/>
        </w:rPr>
        <w:t xml:space="preserve">, </w:t>
      </w:r>
      <w:r>
        <w:rPr>
          <w:rStyle w:val="RefSurName"/>
        </w:rPr>
        <w:t xml:space="preserve">Gilbert</w:t>
      </w:r>
      <w:r>
        <w:rPr>
          <w:rStyle w:val="RefAuthor"/>
        </w:rPr>
        <w:t xml:space="preserve"> </w:t>
      </w:r>
      <w:r>
        <w:rPr>
          <w:rStyle w:val="RefGivenName"/>
        </w:rPr>
        <w:t xml:space="preserve">DM</w:t>
      </w:r>
      <w:r>
        <w:rPr>
          <w:shd w:val="clear" w:color="" w:fill=""/>
        </w:rPr>
        <w:t xml:space="preserve">, </w:t>
      </w:r>
      <w:r>
        <w:rPr>
          <w:rStyle w:val="RefSurName"/>
        </w:rPr>
        <w:t xml:space="preserve">Hardison</w:t>
      </w:r>
      <w:r>
        <w:rPr>
          <w:rStyle w:val="RefAuthor"/>
        </w:rPr>
        <w:t xml:space="preserve"> </w:t>
      </w:r>
      <w:r>
        <w:rPr>
          <w:rStyle w:val="RefGivenName"/>
        </w:rPr>
        <w:t xml:space="preserve">RC</w:t>
      </w:r>
      <w:r>
        <w:rPr>
          <w:shd w:val="clear" w:color="" w:fill=""/>
        </w:rPr>
        <w:t xml:space="preserve">, </w:t>
      </w:r>
      <w:r>
        <w:rPr>
          <w:rStyle w:val="RefSurName"/>
        </w:rPr>
        <w:t xml:space="preserve">Beer</w:t>
      </w:r>
      <w:r>
        <w:rPr>
          <w:rStyle w:val="RefAuthor"/>
        </w:rPr>
        <w:t xml:space="preserve"> </w:t>
      </w:r>
      <w:r>
        <w:rPr>
          <w:rStyle w:val="RefGivenName"/>
        </w:rPr>
        <w:t xml:space="preserve">MA</w:t>
      </w:r>
      <w:r>
        <w:rPr>
          <w:shd w:val="clear" w:color="" w:fill=""/>
        </w:rPr>
        <w:t xml:space="preserve">, </w:t>
      </w:r>
      <w:r>
        <w:rPr>
          <w:rStyle w:val="RefSurName"/>
        </w:rPr>
        <w:t xml:space="preserve">Ren</w:t>
      </w:r>
      <w:r>
        <w:rPr>
          <w:rStyle w:val="RefAuthor"/>
        </w:rPr>
        <w:t xml:space="preserve"> </w:t>
      </w:r>
      <w:r>
        <w:rPr>
          <w:rStyle w:val="RefGivenName"/>
        </w:rPr>
        <w:t xml:space="preserve">B</w:t>
      </w:r>
      <w:r>
        <w:rPr>
          <w:shd w:val="clear" w:color="" w:fill=""/>
        </w:rPr>
        <w:t xml:space="preserve">.</w:t>
      </w:r>
      <w:r>
        <w:rPr>
          <w:rStyle w:val="RefCollaboration"/>
        </w:rPr>
        <w:t xml:space="preserve">Mouse ENCODE Consortium</w:t>
      </w:r>
      <w:r>
        <w:rPr>
          <w:shd w:val="clear" w:color="" w:fill=""/>
        </w:rPr>
        <w:t xml:space="preserve">. </w:t>
      </w:r>
      <w:r>
        <w:rPr>
          <w:rStyle w:val="RefYear"/>
        </w:rPr>
        <w:t xml:space="preserve">2014</w:t>
      </w:r>
      <w:r>
        <w:rPr>
          <w:shd w:val="clear" w:color="" w:fill=""/>
        </w:rPr>
        <w:t xml:space="preserve">. </w:t>
      </w:r>
      <w:r>
        <w:rPr>
          <w:rStyle w:val="RefArticleTitle"/>
        </w:rPr>
        <w:t xml:space="preserve">A comparative encyclopedia of DNA elements in the mouse genome</w:t>
      </w:r>
      <w:r>
        <w:rPr>
          <w:shd w:val="clear" w:color="" w:fill=""/>
        </w:rPr>
        <w:t xml:space="preserve">. </w:t>
      </w:r>
      <w:r>
        <w:rPr>
          <w:rStyle w:val=""/>
        </w:rPr>
        <w:t xml:space="preserve">Nature</w:t>
      </w:r>
      <w:r>
        <w:rPr>
          <w:shd w:val="clear" w:color="" w:fill=""/>
        </w:rPr>
        <w:t xml:space="preserve"> </w:t>
      </w:r>
      <w:r>
        <w:rPr>
          <w:rStyle w:val=""/>
        </w:rPr>
        <w:t xml:space="preserve">515</w:t>
      </w:r>
      <w:r>
        <w:rPr>
          <w:shd w:val="clear" w:color="" w:fill=""/>
        </w:rPr>
        <w:t xml:space="preserve">:</w:t>
      </w:r>
      <w:r>
        <w:rPr>
          <w:rStyle w:val="RefFPage"/>
        </w:rPr>
        <w:t xml:space="preserve">355</w:t>
      </w:r>
      <w:r>
        <w:rPr>
          <w:shd w:val="clear" w:color="" w:fill=""/>
        </w:rPr>
        <w:t xml:space="preserve">–</w:t>
      </w:r>
      <w:r>
        <w:rPr>
          <w:rStyle w:val="RefLPage"/>
        </w:rPr>
        <w:t xml:space="preserve">364</w:t>
      </w:r>
      <w:r>
        <w:rPr>
          <w:shd w:val="clear" w:color="" w:fill=""/>
        </w:rPr>
        <w:t xml:space="preserve">.</w:t>
      </w:r>
    </w:p>
    <w:p>
      <w:pPr>
        <w:pStyle w:val="jrnlRefText"/>
      </w:pPr>
      <w:bookmarkStart w:id="94" w:name="R74"/>
      <w:bookmarkEnd w:id="94"/>
      <w:r>
        <w:rPr>
          <w:rStyle w:val="RefSurName"/>
        </w:rPr>
        <w:t xml:space="preserve">Zhang</w:t>
      </w:r>
      <w:r>
        <w:rPr>
          <w:rStyle w:val="RefAuthor"/>
        </w:rPr>
        <w:t xml:space="preserve"> </w:t>
      </w:r>
      <w:r>
        <w:rPr>
          <w:rStyle w:val="RefGivenName"/>
        </w:rPr>
        <w:t xml:space="preserve">S</w:t>
      </w:r>
      <w:r>
        <w:rPr>
          <w:shd w:val="clear" w:color="" w:fill=""/>
        </w:rPr>
        <w:t xml:space="preserve">, </w:t>
      </w:r>
      <w:r>
        <w:rPr>
          <w:rStyle w:val="RefSurName"/>
        </w:rPr>
        <w:t xml:space="preserve">Fukuda</w:t>
      </w:r>
      <w:r>
        <w:rPr>
          <w:rStyle w:val="RefAuthor"/>
        </w:rPr>
        <w:t xml:space="preserve"> </w:t>
      </w:r>
      <w:r>
        <w:rPr>
          <w:rStyle w:val="RefGivenName"/>
        </w:rPr>
        <w:t xml:space="preserve">S</w:t>
      </w:r>
      <w:r>
        <w:rPr>
          <w:shd w:val="clear" w:color="" w:fill=""/>
        </w:rPr>
        <w:t xml:space="preserve">, </w:t>
      </w:r>
      <w:r>
        <w:rPr>
          <w:rStyle w:val="RefSurName"/>
        </w:rPr>
        <w:t xml:space="preserve">Lee</w:t>
      </w:r>
      <w:r>
        <w:rPr>
          <w:rStyle w:val="RefAuthor"/>
        </w:rPr>
        <w:t xml:space="preserve"> </w:t>
      </w:r>
      <w:r>
        <w:rPr>
          <w:rStyle w:val="RefGivenName"/>
        </w:rPr>
        <w:t xml:space="preserve">Y</w:t>
      </w:r>
      <w:r>
        <w:rPr>
          <w:shd w:val="clear" w:color="" w:fill=""/>
        </w:rPr>
        <w:t xml:space="preserve">, </w:t>
      </w:r>
      <w:r>
        <w:rPr>
          <w:rStyle w:val="RefSurName"/>
        </w:rPr>
        <w:t xml:space="preserve">Hangoc</w:t>
      </w:r>
      <w:r>
        <w:rPr>
          <w:rStyle w:val="RefAuthor"/>
        </w:rPr>
        <w:t xml:space="preserve"> </w:t>
      </w:r>
      <w:r>
        <w:rPr>
          <w:rStyle w:val="RefGivenName"/>
        </w:rPr>
        <w:t xml:space="preserve">G</w:t>
      </w:r>
      <w:r>
        <w:rPr>
          <w:shd w:val="clear" w:color="" w:fill=""/>
        </w:rPr>
        <w:t xml:space="preserve">, </w:t>
      </w:r>
      <w:r>
        <w:rPr>
          <w:rStyle w:val="RefSurName"/>
        </w:rPr>
        <w:t xml:space="preserve">Cooper</w:t>
      </w:r>
      <w:r>
        <w:rPr>
          <w:rStyle w:val="RefAuthor"/>
        </w:rPr>
        <w:t xml:space="preserve"> </w:t>
      </w:r>
      <w:r>
        <w:rPr>
          <w:rStyle w:val="RefGivenName"/>
        </w:rPr>
        <w:t xml:space="preserve">S</w:t>
      </w:r>
      <w:r>
        <w:rPr>
          <w:shd w:val="clear" w:color="" w:fill=""/>
        </w:rPr>
        <w:t xml:space="preserve">, </w:t>
      </w:r>
      <w:r>
        <w:rPr>
          <w:rStyle w:val="RefSurName"/>
        </w:rPr>
        <w:t xml:space="preserve">Spolski</w:t>
      </w:r>
      <w:r>
        <w:rPr>
          <w:rStyle w:val="RefAuthor"/>
        </w:rPr>
        <w:t xml:space="preserve"> </w:t>
      </w:r>
      <w:r>
        <w:rPr>
          <w:rStyle w:val="RefGivenName"/>
        </w:rPr>
        <w:t xml:space="preserve">R</w:t>
      </w:r>
      <w:r>
        <w:rPr>
          <w:shd w:val="clear" w:color="" w:fill=""/>
        </w:rPr>
        <w:t xml:space="preserve">, </w:t>
      </w:r>
      <w:r>
        <w:rPr>
          <w:rStyle w:val="RefSurName"/>
        </w:rPr>
        <w:t xml:space="preserve">Leonard</w:t>
      </w:r>
      <w:r>
        <w:rPr>
          <w:rStyle w:val="RefAuthor"/>
        </w:rPr>
        <w:t xml:space="preserve"> </w:t>
      </w:r>
      <w:r>
        <w:rPr>
          <w:rStyle w:val="RefGivenName"/>
        </w:rPr>
        <w:t xml:space="preserve">WJ</w:t>
      </w:r>
      <w:r>
        <w:rPr>
          <w:shd w:val="clear" w:color="" w:fill=""/>
        </w:rPr>
        <w:t xml:space="preserve">, </w:t>
      </w:r>
      <w:r>
        <w:rPr>
          <w:rStyle w:val="RefSurName"/>
        </w:rPr>
        <w:t xml:space="preserve">Broxmeyer</w:t>
      </w:r>
      <w:r>
        <w:rPr>
          <w:rStyle w:val="RefAuthor"/>
        </w:rPr>
        <w:t xml:space="preserve"> </w:t>
      </w:r>
      <w:r>
        <w:rPr>
          <w:rStyle w:val="RefGivenName"/>
        </w:rPr>
        <w:t xml:space="preserve">HE</w:t>
      </w:r>
      <w:r>
        <w:rPr>
          <w:shd w:val="clear" w:color="" w:fill=""/>
        </w:rPr>
        <w:t xml:space="preserve">. </w:t>
      </w:r>
      <w:r>
        <w:rPr>
          <w:rStyle w:val="RefYear"/>
        </w:rPr>
        <w:t xml:space="preserve">2000</w:t>
      </w:r>
      <w:r>
        <w:rPr>
          <w:shd w:val="clear" w:color="" w:fill=""/>
        </w:rPr>
        <w:t xml:space="preserve">. </w:t>
      </w:r>
      <w:r>
        <w:rPr>
          <w:rStyle w:val="RefArticleTitle"/>
        </w:rPr>
        <w:t xml:space="preserve">Essential role of signal transducer and activator of transcription (Stat)5a but not Stat5b for Flt3-dependent signaling</w:t>
      </w:r>
      <w:r>
        <w:rPr>
          <w:shd w:val="clear" w:color="" w:fill=""/>
        </w:rPr>
        <w:t xml:space="preserve">. </w:t>
      </w:r>
      <w:r>
        <w:rPr>
          <w:rStyle w:val=""/>
        </w:rPr>
        <w:t xml:space="preserve">The Journal of Experimental Medicine</w:t>
      </w:r>
      <w:r>
        <w:rPr>
          <w:shd w:val="clear" w:color="" w:fill=""/>
        </w:rPr>
        <w:t xml:space="preserve"> </w:t>
      </w:r>
      <w:r>
        <w:rPr>
          <w:rStyle w:val=""/>
        </w:rPr>
        <w:t xml:space="preserve">192</w:t>
      </w:r>
      <w:r>
        <w:rPr>
          <w:shd w:val="clear" w:color="" w:fill=""/>
        </w:rPr>
        <w:t xml:space="preserve">:</w:t>
      </w:r>
      <w:r>
        <w:rPr>
          <w:rStyle w:val="RefFPage"/>
        </w:rPr>
        <w:t xml:space="preserve">719</w:t>
      </w:r>
      <w:r>
        <w:rPr>
          <w:shd w:val="clear" w:color="" w:fill=""/>
        </w:rPr>
        <w:t xml:space="preserve">–</w:t>
      </w:r>
      <w:r>
        <w:rPr>
          <w:rStyle w:val="RefLPage"/>
        </w:rPr>
        <w:t xml:space="preserve">728</w:t>
      </w:r>
      <w:r>
        <w:rPr>
          <w:shd w:val="clear" w:color="" w:fill=""/>
        </w:rPr>
        <w:t xml:space="preserve">.</w:t>
      </w:r>
    </w:p>
    <w:p>
      <w:pPr>
        <w:pStyle w:val="jrnlRefText"/>
      </w:pPr>
      <w:bookmarkStart w:id="95" w:name="R75"/>
      <w:bookmarkEnd w:id="95"/>
      <w:r>
        <w:rPr>
          <w:rStyle w:val="RefSurName"/>
        </w:rPr>
        <w:t xml:space="preserve">Zhang</w:t>
      </w:r>
      <w:r>
        <w:rPr>
          <w:rStyle w:val="RefAuthor"/>
        </w:rPr>
        <w:t xml:space="preserve"> </w:t>
      </w:r>
      <w:r>
        <w:rPr>
          <w:rStyle w:val="RefGivenName"/>
        </w:rPr>
        <w:t xml:space="preserve">Q</w:t>
      </w:r>
      <w:r>
        <w:rPr>
          <w:shd w:val="clear" w:color="" w:fill=""/>
        </w:rPr>
        <w:t xml:space="preserve">, </w:t>
      </w:r>
      <w:r>
        <w:rPr>
          <w:rStyle w:val="RefSurName"/>
        </w:rPr>
        <w:t xml:space="preserve">Wang</w:t>
      </w:r>
      <w:r>
        <w:rPr>
          <w:rStyle w:val="RefAuthor"/>
        </w:rPr>
        <w:t xml:space="preserve"> </w:t>
      </w:r>
      <w:r>
        <w:rPr>
          <w:rStyle w:val="RefGivenName"/>
        </w:rPr>
        <w:t xml:space="preserve">HY</w:t>
      </w:r>
      <w:r>
        <w:rPr>
          <w:shd w:val="clear" w:color="" w:fill=""/>
        </w:rPr>
        <w:t xml:space="preserve">, </w:t>
      </w:r>
      <w:r>
        <w:rPr>
          <w:rStyle w:val="RefSurName"/>
        </w:rPr>
        <w:t xml:space="preserve">Liu</w:t>
      </w:r>
      <w:r>
        <w:rPr>
          <w:rStyle w:val="RefAuthor"/>
        </w:rPr>
        <w:t xml:space="preserve"> </w:t>
      </w:r>
      <w:r>
        <w:rPr>
          <w:rStyle w:val="RefGivenName"/>
        </w:rPr>
        <w:t xml:space="preserve">X</w:t>
      </w:r>
      <w:r>
        <w:rPr>
          <w:shd w:val="clear" w:color="" w:fill=""/>
        </w:rPr>
        <w:t xml:space="preserve">, </w:t>
      </w:r>
      <w:r>
        <w:rPr>
          <w:rStyle w:val="RefSurName"/>
        </w:rPr>
        <w:t xml:space="preserve">Wasik</w:t>
      </w:r>
      <w:r>
        <w:rPr>
          <w:rStyle w:val="RefAuthor"/>
        </w:rPr>
        <w:t xml:space="preserve"> </w:t>
      </w:r>
      <w:r>
        <w:rPr>
          <w:rStyle w:val="RefGivenName"/>
        </w:rPr>
        <w:t xml:space="preserve">MA</w:t>
      </w:r>
      <w:r>
        <w:rPr>
          <w:shd w:val="clear" w:color="" w:fill=""/>
        </w:rPr>
        <w:t xml:space="preserve">. </w:t>
      </w:r>
      <w:r>
        <w:rPr>
          <w:rStyle w:val="RefYear"/>
        </w:rPr>
        <w:t xml:space="preserve">2007</w:t>
      </w:r>
      <w:r>
        <w:rPr>
          <w:shd w:val="clear" w:color="" w:fill=""/>
        </w:rPr>
        <w:t xml:space="preserve">. </w:t>
      </w:r>
      <w:r>
        <w:rPr>
          <w:rStyle w:val="RefArticleTitle"/>
        </w:rPr>
        <w:t xml:space="preserve">STAT5A is epigenetically silenced by the tyrosine kinase NPM1-ALK and acts as a tumor suppressor by reciprocally inhibiting NPM1-ALK expression</w:t>
      </w:r>
      <w:r>
        <w:rPr>
          <w:shd w:val="clear" w:color="" w:fill=""/>
        </w:rPr>
        <w:t xml:space="preserve">. </w:t>
      </w:r>
      <w:r>
        <w:rPr>
          <w:rStyle w:val=""/>
        </w:rPr>
        <w:t xml:space="preserve">Nature Medicine</w:t>
      </w:r>
      <w:r>
        <w:rPr>
          <w:shd w:val="clear" w:color="" w:fill=""/>
        </w:rPr>
        <w:t xml:space="preserve"> </w:t>
      </w:r>
      <w:r>
        <w:rPr>
          <w:rStyle w:val=""/>
        </w:rPr>
        <w:t xml:space="preserve">13</w:t>
      </w:r>
      <w:r>
        <w:rPr>
          <w:shd w:val="clear" w:color="" w:fill=""/>
        </w:rPr>
        <w:t xml:space="preserve">:</w:t>
      </w:r>
      <w:r>
        <w:rPr>
          <w:rStyle w:val="RefFPage"/>
        </w:rPr>
        <w:t xml:space="preserve">1341</w:t>
      </w:r>
      <w:r>
        <w:rPr>
          <w:shd w:val="clear" w:color="" w:fill=""/>
        </w:rPr>
        <w:t xml:space="preserve">–</w:t>
      </w:r>
      <w:r>
        <w:rPr>
          <w:rStyle w:val="RefLPage"/>
        </w:rPr>
        <w:t xml:space="preserve">1348</w:t>
      </w:r>
      <w:r>
        <w:rPr>
          <w:shd w:val="clear" w:color="" w:fill=""/>
        </w:rPr>
        <w:t xml:space="preserve">.</w:t>
      </w:r>
    </w:p>
    <w:p>
      <w:pPr>
        <w:pStyle w:val="jrnlRefText"/>
      </w:pPr>
      <w:bookmarkStart w:id="96" w:name="R76"/>
      <w:bookmarkEnd w:id="96"/>
      <w:r>
        <w:rPr>
          <w:rStyle w:val="RefSurName"/>
        </w:rPr>
        <w:t xml:space="preserve">Zhang</w:t>
      </w:r>
      <w:r>
        <w:rPr>
          <w:rStyle w:val="RefAuthor"/>
        </w:rPr>
        <w:t xml:space="preserve"> </w:t>
      </w:r>
      <w:r>
        <w:rPr>
          <w:rStyle w:val="RefGivenName"/>
        </w:rPr>
        <w:t xml:space="preserve">Y</w:t>
      </w:r>
      <w:r>
        <w:rPr>
          <w:shd w:val="clear" w:color="" w:fill=""/>
        </w:rPr>
        <w:t xml:space="preserve">, </w:t>
      </w:r>
      <w:r>
        <w:rPr>
          <w:rStyle w:val="RefSurName"/>
        </w:rPr>
        <w:t xml:space="preserve">Liu</w:t>
      </w:r>
      <w:r>
        <w:rPr>
          <w:rStyle w:val="RefAuthor"/>
        </w:rPr>
        <w:t xml:space="preserve"> </w:t>
      </w:r>
      <w:r>
        <w:rPr>
          <w:rStyle w:val="RefGivenName"/>
        </w:rPr>
        <w:t xml:space="preserve">T</w:t>
      </w:r>
      <w:r>
        <w:rPr>
          <w:shd w:val="clear" w:color="" w:fill=""/>
        </w:rPr>
        <w:t xml:space="preserve">, </w:t>
      </w:r>
      <w:r>
        <w:rPr>
          <w:rStyle w:val="RefSurName"/>
        </w:rPr>
        <w:t xml:space="preserve">Meyer</w:t>
      </w:r>
      <w:r>
        <w:rPr>
          <w:rStyle w:val="RefAuthor"/>
        </w:rPr>
        <w:t xml:space="preserve"> </w:t>
      </w:r>
      <w:r>
        <w:rPr>
          <w:rStyle w:val="RefGivenName"/>
        </w:rPr>
        <w:t xml:space="preserve">CA</w:t>
      </w:r>
      <w:r>
        <w:rPr>
          <w:shd w:val="clear" w:color="" w:fill=""/>
        </w:rPr>
        <w:t xml:space="preserve">, </w:t>
      </w:r>
      <w:r>
        <w:rPr>
          <w:rStyle w:val="RefSurName"/>
        </w:rPr>
        <w:t xml:space="preserve">Eeckhoute</w:t>
      </w:r>
      <w:r>
        <w:rPr>
          <w:rStyle w:val="RefAuthor"/>
        </w:rPr>
        <w:t xml:space="preserve"> </w:t>
      </w:r>
      <w:r>
        <w:rPr>
          <w:rStyle w:val="RefGivenName"/>
        </w:rPr>
        <w:t xml:space="preserve">J</w:t>
      </w:r>
      <w:r>
        <w:rPr>
          <w:shd w:val="clear" w:color="" w:fill=""/>
        </w:rPr>
        <w:t xml:space="preserve">, </w:t>
      </w:r>
      <w:r>
        <w:rPr>
          <w:rStyle w:val="RefSurName"/>
        </w:rPr>
        <w:t xml:space="preserve">Johnson</w:t>
      </w:r>
      <w:r>
        <w:rPr>
          <w:rStyle w:val="RefAuthor"/>
        </w:rPr>
        <w:t xml:space="preserve"> </w:t>
      </w:r>
      <w:r>
        <w:rPr>
          <w:rStyle w:val="RefGivenName"/>
        </w:rPr>
        <w:t xml:space="preserve">DS</w:t>
      </w:r>
      <w:r>
        <w:rPr>
          <w:shd w:val="clear" w:color="" w:fill=""/>
        </w:rPr>
        <w:t xml:space="preserve">, </w:t>
      </w:r>
      <w:r>
        <w:rPr>
          <w:rStyle w:val="RefSurName"/>
        </w:rPr>
        <w:t xml:space="preserve">Bernstein</w:t>
      </w:r>
      <w:r>
        <w:rPr>
          <w:rStyle w:val="RefAuthor"/>
        </w:rPr>
        <w:t xml:space="preserve"> </w:t>
      </w:r>
      <w:r>
        <w:rPr>
          <w:rStyle w:val="RefGivenName"/>
        </w:rPr>
        <w:t xml:space="preserve">BE</w:t>
      </w:r>
      <w:r>
        <w:rPr>
          <w:shd w:val="clear" w:color="" w:fill=""/>
        </w:rPr>
        <w:t xml:space="preserve">, </w:t>
      </w:r>
      <w:r>
        <w:rPr>
          <w:rStyle w:val="RefSurName"/>
        </w:rPr>
        <w:t xml:space="preserve">Nusbaum</w:t>
      </w:r>
      <w:r>
        <w:rPr>
          <w:rStyle w:val="RefAuthor"/>
        </w:rPr>
        <w:t xml:space="preserve"> </w:t>
      </w:r>
      <w:r>
        <w:rPr>
          <w:rStyle w:val="RefGivenName"/>
        </w:rPr>
        <w:t xml:space="preserve">C</w:t>
      </w:r>
      <w:r>
        <w:rPr>
          <w:shd w:val="clear" w:color="" w:fill=""/>
        </w:rPr>
        <w:t xml:space="preserve">, </w:t>
      </w:r>
      <w:r>
        <w:rPr>
          <w:rStyle w:val="RefSurName"/>
        </w:rPr>
        <w:t xml:space="preserve">Myers</w:t>
      </w:r>
      <w:r>
        <w:rPr>
          <w:rStyle w:val="RefAuthor"/>
        </w:rPr>
        <w:t xml:space="preserve"> </w:t>
      </w:r>
      <w:r>
        <w:rPr>
          <w:rStyle w:val="RefGivenName"/>
        </w:rPr>
        <w:t xml:space="preserve">RM</w:t>
      </w:r>
      <w:r>
        <w:rPr>
          <w:shd w:val="clear" w:color="" w:fill=""/>
        </w:rPr>
        <w:t xml:space="preserve">, </w:t>
      </w:r>
      <w:r>
        <w:rPr>
          <w:rStyle w:val="RefSurName"/>
        </w:rPr>
        <w:t xml:space="preserve">Brown</w:t>
      </w:r>
      <w:r>
        <w:rPr>
          <w:rStyle w:val="RefAuthor"/>
        </w:rPr>
        <w:t xml:space="preserve"> </w:t>
      </w:r>
      <w:r>
        <w:rPr>
          <w:rStyle w:val="RefGivenName"/>
        </w:rPr>
        <w:t xml:space="preserve">M</w:t>
      </w:r>
      <w:r>
        <w:rPr>
          <w:shd w:val="clear" w:color="" w:fill=""/>
        </w:rPr>
        <w:t xml:space="preserve">, </w:t>
      </w:r>
      <w:r>
        <w:rPr>
          <w:rStyle w:val="RefSurName"/>
        </w:rPr>
        <w:t xml:space="preserve">Li</w:t>
      </w:r>
      <w:r>
        <w:rPr>
          <w:rStyle w:val="RefAuthor"/>
        </w:rPr>
        <w:t xml:space="preserve"> </w:t>
      </w:r>
      <w:r>
        <w:rPr>
          <w:rStyle w:val="RefGivenName"/>
        </w:rPr>
        <w:t xml:space="preserve">W</w:t>
      </w:r>
      <w:r>
        <w:rPr>
          <w:shd w:val="clear" w:color="" w:fill=""/>
        </w:rPr>
        <w:t xml:space="preserve">, </w:t>
      </w:r>
      <w:r>
        <w:rPr>
          <w:rStyle w:val="RefSurName"/>
        </w:rPr>
        <w:t xml:space="preserve">Liu</w:t>
      </w:r>
      <w:r>
        <w:rPr>
          <w:rStyle w:val="RefAuthor"/>
        </w:rPr>
        <w:t xml:space="preserve"> </w:t>
      </w:r>
      <w:r>
        <w:rPr>
          <w:rStyle w:val="RefGivenName"/>
        </w:rPr>
        <w:t xml:space="preserve">XS</w:t>
      </w:r>
      <w:r>
        <w:rPr>
          <w:shd w:val="clear" w:color="" w:fill=""/>
        </w:rPr>
        <w:t xml:space="preserve">. </w:t>
      </w:r>
      <w:r>
        <w:rPr>
          <w:rStyle w:val="RefYear"/>
        </w:rPr>
        <w:t xml:space="preserve">2008</w:t>
      </w:r>
      <w:r>
        <w:rPr>
          <w:shd w:val="clear" w:color="" w:fill=""/>
        </w:rPr>
        <w:t xml:space="preserve">. </w:t>
      </w:r>
      <w:r>
        <w:rPr>
          <w:rStyle w:val="RefArticleTitle"/>
        </w:rPr>
        <w:t xml:space="preserve">Model-based analysis of ChIP-Seq (MACS)</w:t>
      </w:r>
      <w:r>
        <w:rPr>
          <w:shd w:val="clear" w:color="" w:fill=""/>
        </w:rPr>
        <w:t xml:space="preserve">. </w:t>
      </w:r>
      <w:r>
        <w:rPr>
          <w:rStyle w:val=""/>
        </w:rPr>
        <w:t xml:space="preserve">Genome Biology</w:t>
      </w:r>
      <w:r>
        <w:rPr>
          <w:shd w:val="clear" w:color="" w:fill=""/>
        </w:rPr>
        <w:t xml:space="preserve"> </w:t>
      </w:r>
      <w:r>
        <w:rPr>
          <w:rStyle w:val=""/>
        </w:rPr>
        <w:t xml:space="preserve">9</w:t>
      </w:r>
      <w:r>
        <w:rPr>
          <w:shd w:val="clear" w:color="" w:fill=""/>
        </w:rPr>
        <w:t xml:space="preserve">:</w:t>
      </w:r>
      <w:r>
        <w:rPr>
          <w:rStyle w:val="RefFPage"/>
        </w:rPr>
        <w:t xml:space="preserve">R137</w:t>
      </w:r>
      <w:r>
        <w:rPr>
          <w:shd w:val="clear" w:color="" w:fill=""/>
        </w:rPr>
        <w:t xml:space="preserve">.</w:t>
      </w:r>
    </w:p>
    <w:p>
      <w:pPr>
        <w:pStyle w:val="jrnlRefText"/>
      </w:pPr>
      <w:bookmarkStart w:id="97" w:name="R77"/>
      <w:bookmarkEnd w:id="97"/>
      <w:r>
        <w:rPr>
          <w:rStyle w:val="RefSurName"/>
        </w:rPr>
        <w:t xml:space="preserve">Zhang</w:t>
      </w:r>
      <w:r>
        <w:rPr>
          <w:rStyle w:val="RefAuthor"/>
        </w:rPr>
        <w:t xml:space="preserve"> </w:t>
      </w:r>
      <w:r>
        <w:rPr>
          <w:rStyle w:val="RefGivenName"/>
        </w:rPr>
        <w:t xml:space="preserve">Y</w:t>
      </w:r>
      <w:r>
        <w:rPr>
          <w:shd w:val="clear" w:color="" w:fill=""/>
        </w:rPr>
        <w:t xml:space="preserve">, </w:t>
      </w:r>
      <w:r>
        <w:rPr>
          <w:rStyle w:val="RefSurName"/>
        </w:rPr>
        <w:t xml:space="preserve">Laz</w:t>
      </w:r>
      <w:r>
        <w:rPr>
          <w:rStyle w:val="RefAuthor"/>
        </w:rPr>
        <w:t xml:space="preserve"> </w:t>
      </w:r>
      <w:r>
        <w:rPr>
          <w:rStyle w:val="RefGivenName"/>
        </w:rPr>
        <w:t xml:space="preserve">EV</w:t>
      </w:r>
      <w:r>
        <w:rPr>
          <w:shd w:val="clear" w:color="" w:fill=""/>
        </w:rPr>
        <w:t xml:space="preserve">, </w:t>
      </w:r>
      <w:r>
        <w:rPr>
          <w:rStyle w:val="RefSurName"/>
        </w:rPr>
        <w:t xml:space="preserve">Waxman</w:t>
      </w:r>
      <w:r>
        <w:rPr>
          <w:rStyle w:val="RefAuthor"/>
        </w:rPr>
        <w:t xml:space="preserve"> </w:t>
      </w:r>
      <w:r>
        <w:rPr>
          <w:rStyle w:val="RefGivenName"/>
        </w:rPr>
        <w:t xml:space="preserve">DJ</w:t>
      </w:r>
      <w:r>
        <w:rPr>
          <w:shd w:val="clear" w:color="" w:fill=""/>
        </w:rPr>
        <w:t xml:space="preserve">. </w:t>
      </w:r>
      <w:r>
        <w:rPr>
          <w:rStyle w:val="RefYear"/>
        </w:rPr>
        <w:t xml:space="preserve">2012</w:t>
      </w:r>
      <w:r>
        <w:rPr>
          <w:shd w:val="clear" w:color="" w:fill=""/>
        </w:rPr>
        <w:t xml:space="preserve">. </w:t>
      </w:r>
      <w:r>
        <w:rPr>
          <w:rStyle w:val="RefArticleTitle"/>
        </w:rPr>
        <w:t xml:space="preserve">Dynamic, sex-differential STAT5 and BCL6 binding to sex-biased, growth hormone-regulated genes in adult mouse liver</w:t>
      </w:r>
      <w:r>
        <w:rPr>
          <w:shd w:val="clear" w:color="" w:fill=""/>
        </w:rPr>
        <w:t xml:space="preserve">. </w:t>
      </w:r>
      <w:r>
        <w:rPr>
          <w:rStyle w:val=""/>
        </w:rPr>
        <w:t xml:space="preserve">Molecular and Cellular Biology</w:t>
      </w:r>
      <w:r>
        <w:rPr>
          <w:shd w:val="clear" w:color="" w:fill=""/>
        </w:rPr>
        <w:t xml:space="preserve"> </w:t>
      </w:r>
      <w:r>
        <w:rPr>
          <w:rStyle w:val=""/>
        </w:rPr>
        <w:t xml:space="preserve">32</w:t>
      </w:r>
      <w:r>
        <w:rPr>
          <w:shd w:val="clear" w:color="" w:fill=""/>
        </w:rPr>
        <w:t xml:space="preserve">:</w:t>
      </w:r>
      <w:r>
        <w:rPr>
          <w:rStyle w:val="RefFPage"/>
        </w:rPr>
        <w:t xml:space="preserve">880</w:t>
      </w:r>
      <w:r>
        <w:rPr>
          <w:shd w:val="clear" w:color="" w:fill=""/>
        </w:rPr>
        <w:t xml:space="preserve">–</w:t>
      </w:r>
      <w:r>
        <w:rPr>
          <w:rStyle w:val="RefLPage"/>
        </w:rPr>
        <w:t xml:space="preserve">896</w:t>
      </w:r>
      <w:r>
        <w:rPr>
          <w:shd w:val="clear" w:color="" w:fill=""/>
        </w:rPr>
        <w:t xml:space="preserve">.</w:t>
      </w:r>
    </w:p>
    <w:p>
      <w:pPr>
        <w:pStyle w:val="jrnlRefText"/>
      </w:pPr>
      <w:bookmarkStart w:id="98" w:name="R78"/>
      <w:bookmarkEnd w:id="98"/>
      <w:r>
        <w:rPr>
          <w:rStyle w:val="RefSurName"/>
        </w:rPr>
        <w:t xml:space="preserve">Zhu</w:t>
      </w:r>
      <w:r>
        <w:rPr>
          <w:rStyle w:val="RefAuthor"/>
        </w:rPr>
        <w:t xml:space="preserve"> </w:t>
      </w:r>
      <w:r>
        <w:rPr>
          <w:rStyle w:val="RefGivenName"/>
        </w:rPr>
        <w:t xml:space="preserve">J</w:t>
      </w:r>
      <w:r>
        <w:rPr>
          <w:shd w:val="clear" w:color="" w:fill=""/>
        </w:rPr>
        <w:t xml:space="preserve">, </w:t>
      </w:r>
      <w:r>
        <w:rPr>
          <w:rStyle w:val="RefSurName"/>
        </w:rPr>
        <w:t xml:space="preserve">Cote-Sierra</w:t>
      </w:r>
      <w:r>
        <w:rPr>
          <w:rStyle w:val="RefAuthor"/>
        </w:rPr>
        <w:t xml:space="preserve"> </w:t>
      </w:r>
      <w:r>
        <w:rPr>
          <w:rStyle w:val="RefGivenName"/>
        </w:rPr>
        <w:t xml:space="preserve">J</w:t>
      </w:r>
      <w:r>
        <w:rPr>
          <w:shd w:val="clear" w:color="" w:fill=""/>
        </w:rPr>
        <w:t xml:space="preserve">, </w:t>
      </w:r>
      <w:r>
        <w:rPr>
          <w:rStyle w:val="RefSurName"/>
        </w:rPr>
        <w:t xml:space="preserve">Guo</w:t>
      </w:r>
      <w:r>
        <w:rPr>
          <w:rStyle w:val="RefAuthor"/>
        </w:rPr>
        <w:t xml:space="preserve"> </w:t>
      </w:r>
      <w:r>
        <w:rPr>
          <w:rStyle w:val="RefGivenName"/>
        </w:rPr>
        <w:t xml:space="preserve">L</w:t>
      </w:r>
      <w:r>
        <w:rPr>
          <w:shd w:val="clear" w:color="" w:fill=""/>
        </w:rPr>
        <w:t xml:space="preserve">, </w:t>
      </w:r>
      <w:r>
        <w:rPr>
          <w:rStyle w:val="RefSurName"/>
        </w:rPr>
        <w:t xml:space="preserve">Paul</w:t>
      </w:r>
      <w:r>
        <w:rPr>
          <w:rStyle w:val="RefAuthor"/>
        </w:rPr>
        <w:t xml:space="preserve"> </w:t>
      </w:r>
      <w:r>
        <w:rPr>
          <w:rStyle w:val="RefGivenName"/>
        </w:rPr>
        <w:t xml:space="preserve">WE</w:t>
      </w:r>
      <w:r>
        <w:rPr>
          <w:shd w:val="clear" w:color="" w:fill=""/>
        </w:rPr>
        <w:t xml:space="preserve">. </w:t>
      </w:r>
      <w:r>
        <w:rPr>
          <w:rStyle w:val="RefYear"/>
        </w:rPr>
        <w:t xml:space="preserve">2003</w:t>
      </w:r>
      <w:r>
        <w:rPr>
          <w:shd w:val="clear" w:color="" w:fill=""/>
        </w:rPr>
        <w:t xml:space="preserve">. </w:t>
      </w:r>
      <w:r>
        <w:rPr>
          <w:rStyle w:val="RefArticleTitle"/>
        </w:rPr>
        <w:t xml:space="preserve">Stat5 activation plays a critical role in Th2 differentiation</w:t>
      </w:r>
      <w:r>
        <w:rPr>
          <w:shd w:val="clear" w:color="" w:fill=""/>
        </w:rPr>
        <w:t xml:space="preserve">. </w:t>
      </w:r>
      <w:r>
        <w:rPr>
          <w:rStyle w:val=""/>
        </w:rPr>
        <w:t xml:space="preserve">Immunity</w:t>
      </w:r>
      <w:r>
        <w:rPr>
          <w:shd w:val="clear" w:color="" w:fill=""/>
        </w:rPr>
        <w:t xml:space="preserve"> </w:t>
      </w:r>
      <w:r>
        <w:rPr>
          <w:rStyle w:val=""/>
        </w:rPr>
        <w:t xml:space="preserve">19</w:t>
      </w:r>
      <w:r>
        <w:rPr>
          <w:shd w:val="clear" w:color="" w:fill=""/>
        </w:rPr>
        <w:t xml:space="preserve">:</w:t>
      </w:r>
      <w:r>
        <w:rPr>
          <w:rStyle w:val="RefFPage"/>
        </w:rPr>
        <w:t xml:space="preserve">739</w:t>
      </w:r>
      <w:r>
        <w:rPr>
          <w:shd w:val="clear" w:color="" w:fill=""/>
        </w:rPr>
        <w:t xml:space="preserve">–</w:t>
      </w:r>
      <w:r>
        <w:rPr>
          <w:rStyle w:val="RefLPage"/>
        </w:rPr>
        <w:t xml:space="preserve">748</w:t>
      </w:r>
      <w:r>
        <w:rPr>
          <w:shd w:val="clear" w:color="" w:fill=""/>
        </w:rPr>
        <w:t xml:space="preserve">.</w:t>
      </w:r>
    </w:p>
    <w:p>
      <w:pPr>
        <w:pStyle w:val="jrnlRefText"/>
      </w:pPr>
      <w:bookmarkStart w:id="99" w:name="R79"/>
      <w:bookmarkEnd w:id="99"/>
      <w:r>
        <w:rPr>
          <w:rStyle w:val="RefSurName"/>
        </w:rPr>
        <w:t xml:space="preserve">Zhu</w:t>
      </w:r>
      <w:r>
        <w:rPr>
          <w:rStyle w:val="RefAuthor"/>
        </w:rPr>
        <w:t xml:space="preserve"> </w:t>
      </w:r>
      <w:r>
        <w:rPr>
          <w:rStyle w:val="RefGivenName"/>
        </w:rPr>
        <w:t xml:space="preserve">BM</w:t>
      </w:r>
      <w:r>
        <w:rPr>
          <w:shd w:val="clear" w:color="" w:fill=""/>
        </w:rPr>
        <w:t xml:space="preserve">, </w:t>
      </w:r>
      <w:r>
        <w:rPr>
          <w:rStyle w:val="RefSurName"/>
        </w:rPr>
        <w:t xml:space="preserve">Kang</w:t>
      </w:r>
      <w:r>
        <w:rPr>
          <w:rStyle w:val="RefAuthor"/>
        </w:rPr>
        <w:t xml:space="preserve"> </w:t>
      </w:r>
      <w:r>
        <w:rPr>
          <w:rStyle w:val="RefGivenName"/>
        </w:rPr>
        <w:t xml:space="preserve">K</w:t>
      </w:r>
      <w:r>
        <w:rPr>
          <w:shd w:val="clear" w:color="" w:fill=""/>
        </w:rPr>
        <w:t xml:space="preserve">, </w:t>
      </w:r>
      <w:r>
        <w:rPr>
          <w:rStyle w:val="RefSurName"/>
        </w:rPr>
        <w:t xml:space="preserve">Yu</w:t>
      </w:r>
      <w:r>
        <w:rPr>
          <w:rStyle w:val="RefAuthor"/>
        </w:rPr>
        <w:t xml:space="preserve"> </w:t>
      </w:r>
      <w:r>
        <w:rPr>
          <w:rStyle w:val="RefGivenName"/>
        </w:rPr>
        <w:t xml:space="preserve">JH</w:t>
      </w:r>
      <w:r>
        <w:rPr>
          <w:shd w:val="clear" w:color="" w:fill=""/>
        </w:rPr>
        <w:t xml:space="preserve">, </w:t>
      </w:r>
      <w:r>
        <w:rPr>
          <w:rStyle w:val="RefSurName"/>
        </w:rPr>
        <w:t xml:space="preserve">Chen</w:t>
      </w:r>
      <w:r>
        <w:rPr>
          <w:rStyle w:val="RefAuthor"/>
        </w:rPr>
        <w:t xml:space="preserve"> </w:t>
      </w:r>
      <w:r>
        <w:rPr>
          <w:rStyle w:val="RefGivenName"/>
        </w:rPr>
        <w:t xml:space="preserve">W</w:t>
      </w:r>
      <w:r>
        <w:rPr>
          <w:shd w:val="clear" w:color="" w:fill=""/>
        </w:rPr>
        <w:t xml:space="preserve">, </w:t>
      </w:r>
      <w:r>
        <w:rPr>
          <w:rStyle w:val="RefSurName"/>
        </w:rPr>
        <w:t xml:space="preserve">Smith</w:t>
      </w:r>
      <w:r>
        <w:rPr>
          <w:rStyle w:val="RefAuthor"/>
        </w:rPr>
        <w:t xml:space="preserve"> </w:t>
      </w:r>
      <w:r>
        <w:rPr>
          <w:rStyle w:val="RefGivenName"/>
        </w:rPr>
        <w:t xml:space="preserve">HE</w:t>
      </w:r>
      <w:r>
        <w:rPr>
          <w:shd w:val="clear" w:color="" w:fill=""/>
        </w:rPr>
        <w:t xml:space="preserve">, </w:t>
      </w:r>
      <w:r>
        <w:rPr>
          <w:rStyle w:val="RefSurName"/>
        </w:rPr>
        <w:t xml:space="preserve">Lee</w:t>
      </w:r>
      <w:r>
        <w:rPr>
          <w:rStyle w:val="RefAuthor"/>
        </w:rPr>
        <w:t xml:space="preserve"> </w:t>
      </w:r>
      <w:r>
        <w:rPr>
          <w:rStyle w:val="RefGivenName"/>
        </w:rPr>
        <w:t xml:space="preserve">D</w:t>
      </w:r>
      <w:r>
        <w:rPr>
          <w:shd w:val="clear" w:color="" w:fill=""/>
        </w:rPr>
        <w:t xml:space="preserve">, </w:t>
      </w:r>
      <w:r>
        <w:rPr>
          <w:rStyle w:val="RefSurName"/>
        </w:rPr>
        <w:t xml:space="preserve">Sun</w:t>
      </w:r>
      <w:r>
        <w:rPr>
          <w:rStyle w:val="RefAuthor"/>
        </w:rPr>
        <w:t xml:space="preserve"> </w:t>
      </w:r>
      <w:r>
        <w:rPr>
          <w:rStyle w:val="RefGivenName"/>
        </w:rPr>
        <w:t xml:space="preserve">HW</w:t>
      </w:r>
      <w:r>
        <w:rPr>
          <w:shd w:val="clear" w:color="" w:fill=""/>
        </w:rPr>
        <w:t xml:space="preserve">, </w:t>
      </w:r>
      <w:r>
        <w:rPr>
          <w:rStyle w:val="RefSurName"/>
        </w:rPr>
        <w:t xml:space="preserve">Wei</w:t>
      </w:r>
      <w:r>
        <w:rPr>
          <w:rStyle w:val="RefAuthor"/>
        </w:rPr>
        <w:t xml:space="preserve"> </w:t>
      </w:r>
      <w:r>
        <w:rPr>
          <w:rStyle w:val="RefGivenName"/>
        </w:rPr>
        <w:t xml:space="preserve">L</w:t>
      </w:r>
      <w:r>
        <w:rPr>
          <w:shd w:val="clear" w:color="" w:fill=""/>
        </w:rPr>
        <w:t xml:space="preserve">, </w:t>
      </w:r>
      <w:r>
        <w:rPr>
          <w:rStyle w:val="RefSurName"/>
        </w:rPr>
        <w:t xml:space="preserve">Hennighausen</w:t>
      </w:r>
      <w:r>
        <w:rPr>
          <w:rStyle w:val="RefAuthor"/>
        </w:rPr>
        <w:t xml:space="preserve"> </w:t>
      </w:r>
      <w:r>
        <w:rPr>
          <w:rStyle w:val="RefGivenName"/>
        </w:rPr>
        <w:t xml:space="preserve">L</w:t>
      </w:r>
      <w:r>
        <w:rPr>
          <w:shd w:val="clear" w:color="" w:fill=""/>
        </w:rPr>
        <w:t xml:space="preserve">. </w:t>
      </w:r>
      <w:r>
        <w:rPr>
          <w:rStyle w:val="RefYear"/>
        </w:rPr>
        <w:t xml:space="preserve">2012</w:t>
      </w:r>
      <w:r>
        <w:rPr>
          <w:shd w:val="clear" w:color="" w:fill=""/>
        </w:rPr>
        <w:t xml:space="preserve">. </w:t>
      </w:r>
      <w:r>
        <w:rPr>
          <w:rStyle w:val="RefArticleTitle"/>
        </w:rPr>
        <w:t xml:space="preserve">Genome-wide analyses reveal the extent of opportunistic STAT5 binding that does not yield transcriptional activation of neighboring genes</w:t>
      </w:r>
      <w:r>
        <w:rPr>
          <w:shd w:val="clear" w:color="" w:fill=""/>
        </w:rPr>
        <w:t xml:space="preserve">. </w:t>
      </w:r>
      <w:r>
        <w:rPr>
          <w:rStyle w:val=""/>
        </w:rPr>
        <w:t xml:space="preserve">Nucleic Acids Research</w:t>
      </w:r>
      <w:r>
        <w:rPr>
          <w:shd w:val="clear" w:color="" w:fill=""/>
        </w:rPr>
        <w:t xml:space="preserve"> </w:t>
      </w:r>
      <w:r>
        <w:rPr>
          <w:rStyle w:val=""/>
        </w:rPr>
        <w:t xml:space="preserve">40</w:t>
      </w:r>
      <w:r>
        <w:rPr>
          <w:shd w:val="clear" w:color="" w:fill=""/>
        </w:rPr>
        <w:t xml:space="preserve">:</w:t>
      </w:r>
      <w:r>
        <w:rPr>
          <w:rStyle w:val="RefFPage"/>
        </w:rPr>
        <w:t xml:space="preserve">4461</w:t>
      </w:r>
      <w:r>
        <w:rPr>
          <w:shd w:val="clear" w:color="" w:fill=""/>
        </w:rPr>
        <w:t xml:space="preserve">–</w:t>
      </w:r>
      <w:r>
        <w:rPr>
          <w:rStyle w:val="RefLPage"/>
        </w:rPr>
        <w:t xml:space="preserve">4472</w:t>
      </w:r>
      <w:r>
        <w:rPr>
          <w:shd w:val="clear" w:color="" w:fill=""/>
        </w:rPr>
        <w:t xml:space="preserve">.</w:t>
      </w:r>
    </w:p>
    <w:p>
      <w:pPr>
        <w:pStyle w:val="jrnlDeleted"/>
      </w:pPr>
      <w:rPr>
        <w:shd w:val="clear" w:color="" w:fill=""/>
      </w:rPr>
      <w:del w:author="Vinoth (eLife Sciences Publications, Ltd)" w:date="1970-01-01T00:00:00Z">
        <w:r>
          <w:delText xml:space="preserve">Supplementary File Legends</w:delText>
        </w:r>
      </w:del>
      <w:r>
        <w:rPr>
          <w:shd w:val="clear" w:color="" w:fill=""/>
        </w:rPr>
        <w:t xml:space="preserve"> </w:t>
      </w:r>
    </w:p>
    <w:p>
      <w:pPr>
        <w:pStyle w:val="jrnlSupplBlock"/>
      </w:pPr>
    </w:p>
    <w:p>
      <w:pPr>
        <w:pStyle w:val="jrnlSupplCaption"/>
      </w:pPr>
      <w:bookmarkStart w:id="100" w:name="SP1"/>
      <w:bookmarkEnd w:id="100"/>
      <w:r>
        <w:rPr>
          <w:rStyle w:val="label"/>
        </w:rPr>
        <w:t xml:space="preserve">Supplementary file 1.</w:t>
      </w:r>
      <w:r>
        <w:rPr>
          <w:color w:val="#0f0040"/>
          <w:shd w:val="clear" w:color="" w:fill=""/>
        </w:rPr>
        <w:t xml:space="preserve"> </w:t>
      </w:r>
      <w:r>
        <w:rPr>
          <w:color w:val="#0f0040"/>
          <w:i/>
          <w:iCs/>
          <w:shd w:val="clear" w:color="" w:fill=""/>
        </w:rPr>
        <w:t xml:space="preserve">Read depth for sequencing experiments.</w:t>
      </w:r>
      <w:r>
        <w:rPr>
          <w:color w:val="#0f0040"/>
          <w:shd w:val="clear" w:color="" w:fill=""/>
        </w:rPr>
        <w:t xml:space="preserve"> </w:t>
      </w:r>
    </w:p>
    <w:p>
      <w:pPr>
        <w:pStyle w:val="jrnlSupplCaption"/>
      </w:pPr>
      <w:r>
        <w:rPr>
          <w:color w:val="#0f0040"/>
          <w:shd w:val="clear" w:color="" w:fill=""/>
        </w:rPr>
        <w:t xml:space="preserve">Spreadsheet reports QC-passing reads for all RNA-seq and ChIP-seq experiments.</w:t>
      </w:r>
    </w:p>
    <w:p>
      <w:pPr>
        <w:pStyle w:val=""/>
      </w:pPr>
      <w:hyperlink r:id="rId138" w:history="1">
        <w:r>
          <w:rPr>
            <w:color w:val="blue"/>
            <w:u w:val="single"/>
          </w:rPr>
          <w:t xml:space="preserve">Supplemental_file_1</w:t>
        </w:r>
      </w:hyperlink>
      <w:r>
        <w:rPr>
          <w:shd w:val="clear" w:color="" w:fill=""/>
        </w:rPr>
        <w:t xml:space="preserve"> </w:t>
      </w:r>
    </w:p>
    <w:p>
      <w:pPr>
        <w:pStyle w:val="jrnlSupplBlock"/>
      </w:pPr>
    </w:p>
    <w:p>
      <w:pPr>
        <w:pStyle w:val="jrnlSupplCaption"/>
      </w:pPr>
      <w:bookmarkStart w:id="101" w:name="SP2"/>
      <w:bookmarkEnd w:id="101"/>
      <w:r>
        <w:rPr>
          <w:rStyle w:val="label"/>
        </w:rPr>
        <w:t xml:space="preserve">Supplementary file 2.</w:t>
      </w:r>
      <w:r>
        <w:rPr>
          <w:color w:val="#0f0040"/>
          <w:shd w:val="clear" w:color="" w:fill=""/>
        </w:rPr>
        <w:t xml:space="preserve"> </w:t>
      </w:r>
      <w:r>
        <w:rPr>
          <w:color w:val="#0f0040"/>
          <w:i/>
          <w:iCs/>
          <w:shd w:val="clear" w:color="" w:fill=""/>
        </w:rPr>
        <w:t xml:space="preserve">RPKM values for transcriptome analysis of STAT5-deficient CD4</w:t>
      </w:r>
      <w:r>
        <w:rPr>
          <w:color w:val="#0f0040"/>
          <w:i/>
          <w:iCs/>
          <w:vertAlign w:val="superscript"/>
          <w:shd w:val="clear" w:color="" w:fill=""/>
        </w:rPr>
        <w:t xml:space="preserve">+</w:t>
      </w:r>
      <w:r>
        <w:rPr>
          <w:color w:val="#0f0040"/>
          <w:i/>
          <w:iCs/>
          <w:shd w:val="clear" w:color="" w:fill=""/>
        </w:rPr>
        <w:t xml:space="preserve"> T cells.</w:t>
      </w:r>
      <w:r>
        <w:rPr>
          <w:color w:val="#0f0040"/>
          <w:shd w:val="clear" w:color="" w:fill=""/>
        </w:rPr>
        <w:t xml:space="preserve"> </w:t>
      </w:r>
    </w:p>
    <w:p>
      <w:pPr>
        <w:pStyle w:val="jrnlSupplCaption"/>
      </w:pPr>
      <w:r>
        <w:rPr>
          <w:color w:val="#0f0040"/>
          <w:shd w:val="clear" w:color="" w:fill=""/>
        </w:rPr>
        <w:t xml:space="preserve">Spreadsheet includes RPKM values for all experimental groups and biological replicates.</w:t>
      </w:r>
    </w:p>
    <w:p>
      <w:pPr>
        <w:pStyle w:val=""/>
      </w:pPr>
      <w:hyperlink r:id="rId139" w:history="1">
        <w:r>
          <w:rPr>
            <w:color w:val="blue"/>
            <w:u w:val="single"/>
          </w:rPr>
          <w:t xml:space="preserve">Supplemental_file_2</w:t>
        </w:r>
      </w:hyperlink>
      <w:r>
        <w:rPr>
          <w:shd w:val="clear" w:color="" w:fill=""/>
        </w:rPr>
        <w:t xml:space="preserve"> </w:t>
      </w:r>
    </w:p>
    <w:p>
      <w:pPr>
        <w:pStyle w:val="jrnlSupplBlock"/>
      </w:pPr>
    </w:p>
    <w:p>
      <w:pPr>
        <w:pStyle w:val="jrnlSupplCaption"/>
      </w:pPr>
      <w:bookmarkStart w:id="102" w:name="SP3"/>
      <w:bookmarkEnd w:id="102"/>
      <w:r>
        <w:rPr>
          <w:rStyle w:val="label"/>
        </w:rPr>
        <w:t xml:space="preserve">Supplementary file 3.</w:t>
      </w:r>
      <w:r>
        <w:rPr>
          <w:color w:val="#0f0040"/>
          <w:shd w:val="clear" w:color="" w:fill=""/>
        </w:rPr>
        <w:t xml:space="preserve"> </w:t>
      </w:r>
      <w:r>
        <w:rPr>
          <w:color w:val="#0f0040"/>
          <w:i/>
          <w:iCs/>
          <w:shd w:val="clear" w:color="" w:fill=""/>
        </w:rPr>
        <w:t xml:space="preserve">Paralog preference calculations for STAT5-deficient CD4</w:t>
      </w:r>
      <w:r>
        <w:rPr>
          <w:color w:val="#0f0040"/>
          <w:i/>
          <w:iCs/>
          <w:vertAlign w:val="superscript"/>
          <w:shd w:val="clear" w:color="" w:fill=""/>
        </w:rPr>
        <w:t xml:space="preserve">+</w:t>
      </w:r>
      <w:r>
        <w:rPr>
          <w:color w:val="#0f0040"/>
          <w:i/>
          <w:iCs/>
          <w:shd w:val="clear" w:color="" w:fill=""/>
        </w:rPr>
        <w:t xml:space="preserve"> T cells.</w:t>
      </w:r>
      <w:r>
        <w:rPr>
          <w:color w:val="#0f0040"/>
          <w:shd w:val="clear" w:color="" w:fill=""/>
        </w:rPr>
        <w:t xml:space="preserve"> </w:t>
      </w:r>
    </w:p>
    <w:p>
      <w:pPr>
        <w:pStyle w:val="jrnlSupplCaption"/>
      </w:pPr>
      <w:r>
        <w:rPr>
          <w:color w:val="#0f0040"/>
          <w:shd w:val="clear" w:color="" w:fill=""/>
        </w:rPr>
        <w:t xml:space="preserve">Spreadsheet includes paralog preference calculations for all relevant cell types and experimental conditions.</w:t>
      </w:r>
    </w:p>
    <w:p>
      <w:pPr>
        <w:pStyle w:val=""/>
      </w:pPr>
      <w:hyperlink r:id="rId140" w:history="1">
        <w:r>
          <w:rPr>
            <w:color w:val="blue"/>
            <w:u w:val="single"/>
          </w:rPr>
          <w:t xml:space="preserve">Supplemental_file_3</w:t>
        </w:r>
      </w:hyperlink>
      <w:r>
        <w:rPr>
          <w:shd w:val="clear" w:color="" w:fill=""/>
        </w:rPr>
        <w:t xml:space="preserve"> </w:t>
      </w:r>
    </w:p>
    <w:p>
      <w:pPr>
        <w:pStyle w:val="jrnlSupplBlock"/>
      </w:pPr>
    </w:p>
    <w:p>
      <w:pPr>
        <w:pStyle w:val="jrnlSupplCaption"/>
      </w:pPr>
      <w:bookmarkStart w:id="103" w:name="SP4"/>
      <w:bookmarkEnd w:id="103"/>
      <w:r>
        <w:rPr>
          <w:rStyle w:val="label"/>
        </w:rPr>
        <w:t xml:space="preserve">Supplementary file 4.</w:t>
      </w:r>
      <w:r>
        <w:rPr>
          <w:color w:val="#0f0040"/>
          <w:shd w:val="clear" w:color="" w:fill=""/>
        </w:rPr>
        <w:t xml:space="preserve"> </w:t>
      </w:r>
      <w:r>
        <w:rPr>
          <w:color w:val="#0f0040"/>
          <w:i/>
          <w:iCs/>
          <w:shd w:val="clear" w:color="" w:fill=""/>
        </w:rPr>
        <w:t xml:space="preserve">STAT5 paralog-specific genes.</w:t>
      </w:r>
      <w:r>
        <w:rPr>
          <w:color w:val="#0f0040"/>
          <w:shd w:val="clear" w:color="" w:fill=""/>
        </w:rPr>
        <w:t xml:space="preserve"> </w:t>
      </w:r>
    </w:p>
    <w:p>
      <w:pPr>
        <w:pStyle w:val="jrnlSupplCaption"/>
      </w:pPr>
      <w:r>
        <w:rPr>
          <w:color w:val="#0f0040"/>
          <w:shd w:val="clear" w:color="" w:fill=""/>
        </w:rPr>
        <w:t xml:space="preserve">Spreadsheet lists STAT5 paralog-specific genes for all relevant cell types and experimental conditions.</w:t>
      </w:r>
    </w:p>
    <w:p>
      <w:pPr>
        <w:pStyle w:val=""/>
      </w:pPr>
      <w:hyperlink r:id="rId141" w:history="1">
        <w:r>
          <w:rPr>
            <w:color w:val="blue"/>
            <w:u w:val="single"/>
          </w:rPr>
          <w:t xml:space="preserve">Supplemental_file_4</w:t>
        </w:r>
      </w:hyperlink>
      <w:r>
        <w:rPr>
          <w:shd w:val="clear" w:color="" w:fill=""/>
        </w:rPr>
        <w:t xml:space="preserve"> </w:t>
      </w:r>
    </w:p>
    <w:p>
      <w:pPr>
        <w:pStyle w:val="sub-article"/>
      </w:pPr>
    </w:p>
    <w:p>
      <w:pPr>
        <w:pStyle w:val="sub-article-title"/>
      </w:pPr>
      <w:r>
        <w:rPr>
          <w:sz w:val="40"/>
          <w:szCs w:val="40"/>
          <w:b/>
          <w:shd w:val="clear" w:color="" w:fill=""/>
        </w:rPr>
        <w:t xml:space="preserve">Decision letter</w:t>
      </w:r>
    </w:p>
    <w:p>
      <w:pPr>
        <w:pStyle w:val="sub-body"/>
      </w:pPr>
    </w:p>
    <w:p>
      <w:pPr>
        <w:pStyle w:val="jrnlBoxBlock"/>
      </w:pPr>
    </w:p>
    <w:p>
      <w:pPr>
        <w:pStyle w:val="jrnlBoxText"/>
      </w:pPr>
      <w:r>
        <w:rPr>
          <w:sz w:val="22"/>
          <w:szCs w:val="22"/>
          <w:shd w:val="clear" w:color="" w:fill=""/>
        </w:rPr>
        <w:t xml:space="preserve">In the interests of transparency, eLife includes the editorial decision letter and accompanying author responses. A lightly edited version of the letter sent to the authors after peer review is shown, indicating the most substantive concerns; minor comments are not usually included.</w:t>
      </w:r>
    </w:p>
    <w:p>
      <w:pPr>
        <w:pStyle w:val=""/>
      </w:pPr>
      <w:r>
        <w:rPr>
          <w:shd w:val="clear" w:color="" w:fill=""/>
        </w:rPr>
        <w:t xml:space="preserve">Thank you for submitting your work entitled "STAT5 paralog dose governs T cell effector and regulatory function" for peer review at </w:t>
      </w:r>
      <w:r>
        <w:rPr>
          <w:i/>
          <w:iCs/>
          <w:shd w:val="clear" w:color="" w:fill=""/>
        </w:rPr>
        <w:t xml:space="preserve">eLife</w:t>
      </w:r>
      <w:r>
        <w:rPr>
          <w:shd w:val="clear" w:color="" w:fill=""/>
        </w:rPr>
        <w:t xml:space="preserve">. Your submission has been favorably evaluated by Tadatsugu Taniguchi (Senior editor), and three reviewers, one of whom is a member of our Board of Reviewing Editors.</w:t>
      </w:r>
    </w:p>
    <w:p>
      <w:pPr>
        <w:pStyle w:val=""/>
      </w:pPr>
      <w:r>
        <w:rPr>
          <w:shd w:val="clear" w:color="" w:fill=""/>
        </w:rPr>
        <w:t xml:space="preserve">The reviewers have discussed the reviews with one another and the Reviewing editor has drafted this decision to help you prepare a revised submission.</w:t>
      </w:r>
    </w:p>
    <w:p>
      <w:pPr>
        <w:pStyle w:val=""/>
      </w:pPr>
      <w:r>
        <w:rPr>
          <w:shd w:val="clear" w:color="" w:fill=""/>
        </w:rPr>
        <w:t xml:space="preserve">Summary:</w:t>
      </w:r>
    </w:p>
    <w:p>
      <w:pPr>
        <w:pStyle w:val=""/>
      </w:pPr>
      <w:r>
        <w:rPr>
          <w:shd w:val="clear" w:color="" w:fill=""/>
        </w:rPr>
        <w:t xml:space="preserve">Villarino et al. address specific roles of the STAT5 paralogs on regulatory and helper/effector T cell function, particularly with respect to production of members of cytokine family that signals through receptors bearing common γ chain. Largely through genomic analysis of a range of allelic combinations of </w:t>
      </w:r>
      <w:r>
        <w:rPr>
          <w:i/>
          <w:iCs/>
          <w:shd w:val="clear" w:color="" w:fill=""/>
        </w:rPr>
        <w:t xml:space="preserve">Stat5a</w:t>
      </w:r>
      <w:r>
        <w:rPr>
          <w:shd w:val="clear" w:color="" w:fill=""/>
        </w:rPr>
        <w:t xml:space="preserve"> and </w:t>
      </w:r>
      <w:r>
        <w:rPr>
          <w:i/>
          <w:iCs/>
          <w:shd w:val="clear" w:color="" w:fill=""/>
        </w:rPr>
        <w:t xml:space="preserve">Stat5b</w:t>
      </w:r>
      <w:r>
        <w:rPr>
          <w:shd w:val="clear" w:color="" w:fill=""/>
        </w:rPr>
        <w:t xml:space="preserve"> mutant mice via disruption of either single or dual alleles (combinations of homozygous or heterozygous </w:t>
      </w:r>
      <w:r>
        <w:rPr>
          <w:i/>
          <w:iCs/>
          <w:shd w:val="clear" w:color="" w:fill=""/>
        </w:rPr>
        <w:t xml:space="preserve">Stat5a</w:t>
      </w:r>
      <w:r>
        <w:rPr>
          <w:shd w:val="clear" w:color="" w:fill=""/>
        </w:rPr>
        <w:t xml:space="preserve"> and </w:t>
      </w:r>
      <w:r>
        <w:rPr>
          <w:i/>
          <w:iCs/>
          <w:shd w:val="clear" w:color="" w:fill=""/>
        </w:rPr>
        <w:t xml:space="preserve">Stat5b</w:t>
      </w:r>
      <w:r>
        <w:rPr>
          <w:shd w:val="clear" w:color="" w:fill=""/>
        </w:rPr>
        <w:t xml:space="preserve"> mutant mice), the authors find that the two paralogs are highly redundant in their functions, but because STAT5B is expressed at higher levels, it has a dominant role in regulating immune cell development and function. The studies are generally well-performed and address an issue that has not been clearly resolved for immune cells.</w:t>
      </w:r>
    </w:p>
    <w:p>
      <w:pPr>
        <w:pStyle w:val=""/>
      </w:pPr>
      <w:r>
        <w:rPr>
          <w:shd w:val="clear" w:color="" w:fill=""/>
        </w:rPr>
        <w:t xml:space="preserve">Essential revisions:</w:t>
      </w:r>
    </w:p>
    <w:p>
      <w:pPr>
        <w:pStyle w:val=""/>
      </w:pPr>
      <w:r>
        <w:rPr>
          <w:shd w:val="clear" w:color="" w:fill=""/>
        </w:rPr>
        <w:t xml:space="preserve">1) Although the authors have used state-of-art genomic analysis to arrive at the conclusion that a dose-dependent effect of the STAT5 paralog is critical to drive the STAT5 inducible genes optimally, most of their conclusions are correlative rather serving as a direct biological 'cause-effect' relation. Additional studies would be needed to provide direct biological evidence to validate their claim of dosage effect of paralog on T cell-mediated immune response. The studies shown in </w:t>
      </w:r>
      <w:hyperlink w:anchor="F9" w:history="1">
        <w:r>
          <w:rPr>
            <w:rStyle w:val="jrnlFigRef"/>
          </w:rPr>
          <w:t xml:space="preserve">Figure 9</w:t>
        </w:r>
      </w:hyperlink>
      <w:r>
        <w:rPr>
          <w:shd w:val="clear" w:color="" w:fill=""/>
        </w:rPr>
        <w:t xml:space="preserve"> should be extended to demonstrate that the aberrant T cell responses exhibited by STAT5B-deficieny (e.g., increased frequency of CD44high effector populations, lower Tbet induction in response to IL-2, lower extent of IL-2Ra and FoxP3 induction during Treg development and greater loss of suppressive ability of Tregs) can be reversed by retroviral expression of STAT5A in STAT5B-deficient cells. This could be achieved by transducing naive T cells ex vivo and then analyzing their ability to differentiate into distinct T cell lineages.</w:t>
      </w:r>
    </w:p>
    <w:p>
      <w:pPr>
        <w:pStyle w:val=""/>
      </w:pPr>
      <w:r>
        <w:rPr>
          <w:shd w:val="clear" w:color="" w:fill=""/>
        </w:rPr>
        <w:t xml:space="preserve">2) This paper involves comparisons between 8 different mouse genotypes yet according to the Methods section these were all compared using single t-tests which is inappropriate. The analysis of data in </w:t>
      </w:r>
      <w:hyperlink w:anchor="F1" w:history="1">
        <w:r>
          <w:rPr>
            <w:rStyle w:val="jrnlFigRef"/>
          </w:rPr>
          <w:t xml:space="preserve">Figure 1B-E</w:t>
        </w:r>
      </w:hyperlink>
      <w:r>
        <w:rPr>
          <w:shd w:val="clear" w:color="" w:fill=""/>
        </w:rPr>
        <w:t xml:space="preserve">, </w:t>
      </w:r>
      <w:hyperlink w:anchor="F2" w:history="1">
        <w:r>
          <w:rPr>
            <w:rStyle w:val="jrnlFigRef"/>
          </w:rPr>
          <w:t xml:space="preserve">Figure 2A-B</w:t>
        </w:r>
      </w:hyperlink>
      <w:r>
        <w:rPr>
          <w:shd w:val="clear" w:color="" w:fill=""/>
        </w:rPr>
        <w:t xml:space="preserve">, Figure 2—figure supplement 1, </w:t>
      </w:r>
      <w:hyperlink w:anchor="F3" w:history="1">
        <w:r>
          <w:rPr>
            <w:rStyle w:val="jrnlFigRef"/>
          </w:rPr>
          <w:t xml:space="preserve">Figure 3B, D, F</w:t>
        </w:r>
      </w:hyperlink>
      <w:r>
        <w:rPr>
          <w:shd w:val="clear" w:color="" w:fill=""/>
        </w:rPr>
        <w:t xml:space="preserve">, </w:t>
      </w:r>
      <w:hyperlink w:anchor="F4" w:history="1">
        <w:r>
          <w:rPr>
            <w:rStyle w:val="jrnlFigRef"/>
          </w:rPr>
          <w:t xml:space="preserve">Figure 4B</w:t>
        </w:r>
      </w:hyperlink>
      <w:r>
        <w:rPr>
          <w:shd w:val="clear" w:color="" w:fill=""/>
        </w:rPr>
        <w:t xml:space="preserve">, </w:t>
      </w:r>
      <w:hyperlink w:anchor="F4-S1" w:history="1">
        <w:r>
          <w:rPr>
            <w:rStyle w:val="jrnlFigRef"/>
          </w:rPr>
          <w:t xml:space="preserve">Figure 4—figure supplement 1</w:t>
        </w:r>
      </w:hyperlink>
      <w:r>
        <w:rPr>
          <w:shd w:val="clear" w:color="" w:fill=""/>
        </w:rPr>
        <w:t xml:space="preserve">, </w:t>
      </w:r>
      <w:hyperlink w:anchor="F5" w:history="1">
        <w:r>
          <w:rPr>
            <w:rStyle w:val="jrnlFigRef"/>
          </w:rPr>
          <w:t xml:space="preserve">Figure 5B</w:t>
        </w:r>
      </w:hyperlink>
      <w:r>
        <w:rPr>
          <w:shd w:val="clear" w:color="" w:fill=""/>
        </w:rPr>
        <w:t xml:space="preserve">, </w:t>
      </w:r>
      <w:hyperlink w:anchor="F6" w:history="1">
        <w:r>
          <w:rPr>
            <w:rStyle w:val="jrnlFigRef"/>
          </w:rPr>
          <w:t xml:space="preserve">Figure 6E</w:t>
        </w:r>
      </w:hyperlink>
      <w:r>
        <w:rPr>
          <w:shd w:val="clear" w:color="" w:fill=""/>
        </w:rPr>
        <w:t xml:space="preserve">, and </w:t>
      </w:r>
      <w:hyperlink w:anchor="F9" w:history="1">
        <w:r>
          <w:rPr>
            <w:rStyle w:val="jrnlFigRef"/>
          </w:rPr>
          <w:t xml:space="preserve">Figure 9D</w:t>
        </w:r>
      </w:hyperlink>
      <w:r>
        <w:rPr>
          <w:shd w:val="clear" w:color="" w:fill=""/>
        </w:rPr>
        <w:t xml:space="preserve"> should be performed using ANOVA or some other comparable test to account for multiple sample comparison.</w:t>
      </w:r>
    </w:p>
    <w:p>
      <w:pPr>
        <w:pStyle w:val=""/>
      </w:pPr>
      <w:r>
        <w:rPr>
          <w:shd w:val="clear" w:color="" w:fill=""/>
        </w:rPr>
        <w:t xml:space="preserve">3) Replicates for ChIP-seq experiments should be performed if not done so already. Without replicates a determination of FDR (or IDR using Encode methods for combining replicates) cannot be performed. This is important given that the question is whether or not STAT5A and STAT5B bind differentially to any regions of the genome. A Table summarizing read depth is needed to allow assessment of data quality. An anonymous link to a browser session is recommended. The RNA-Seq and ChIP-seq data needs to be deposited in a public repository.</w:t>
      </w:r>
    </w:p>
    <w:p>
      <w:pPr>
        <w:pStyle w:val=""/>
      </w:pPr>
      <w:r>
        <w:rPr>
          <w:shd w:val="clear" w:color="" w:fill=""/>
        </w:rPr>
        <w:t xml:space="preserve">4) Because of the global nature of the </w:t>
      </w:r>
      <w:r>
        <w:rPr>
          <w:i/>
          <w:iCs/>
          <w:shd w:val="clear" w:color="" w:fill=""/>
        </w:rPr>
        <w:t xml:space="preserve">Stat5</w:t>
      </w:r>
      <w:r>
        <w:rPr>
          <w:shd w:val="clear" w:color="" w:fill=""/>
        </w:rPr>
        <w:t xml:space="preserve"> knockouts, cell types in addition to T cells could contribute autoimmune kidney pathology, particularly macrophages. These experiments would be strengthened by blocking cytokine signaling pathways of T cells that are dysregulated in the absence of STAT5B. At the least, the potential contributions of additional cell types to the renal pathology needs to be discussed.</w:t>
      </w:r>
    </w:p>
    <w:p>
      <w:pPr>
        <w:pStyle w:val=""/>
      </w:pPr>
      <w:r>
        <w:rPr>
          <w:shd w:val="clear" w:color="" w:fill=""/>
        </w:rPr>
        <w:t xml:space="preserve">5) A major point of the manuscript is that STAT5B is dominant because it is expressed at higher levels. This point is not adequately documented. The only figure panel that directly shows differential expression at the level of protein is </w:t>
      </w:r>
      <w:hyperlink w:anchor="F9" w:history="1">
        <w:r>
          <w:rPr>
            <w:rStyle w:val="jrnlFigRef"/>
          </w:rPr>
          <w:t xml:space="preserve">Figure 9C</w:t>
        </w:r>
      </w:hyperlink>
      <w:r>
        <w:rPr>
          <w:shd w:val="clear" w:color="" w:fill=""/>
        </w:rPr>
        <w:t xml:space="preserve">, which uses a pan-STAT Ab to visualize STAT5 in WT and 5A or 5B KO cells. The labeling of this figure is ambiguous, but a large decrease in expression is observed for 5A (5A-deficient) cells and no expression is seen in 5B (5B-deficient) cells. These differences seem to be much greater than the ~2-fold differences in RNA expression shown in </w:t>
      </w:r>
      <w:hyperlink w:anchor="F9" w:history="1">
        <w:r>
          <w:rPr>
            <w:rStyle w:val="jrnlFigRef"/>
          </w:rPr>
          <w:t xml:space="preserve">Figure 9A</w:t>
        </w:r>
      </w:hyperlink>
      <w:r>
        <w:rPr>
          <w:shd w:val="clear" w:color="" w:fill=""/>
        </w:rPr>
        <w:t xml:space="preserve"> for Treg and Nv cells and RNA expression is nearly equal in Tef cells. The authors show evidence for cell-specific enhancers in </w:t>
      </w:r>
      <w:hyperlink w:anchor="F9-S2" w:history="1">
        <w:r>
          <w:rPr>
            <w:rStyle w:val="jrnlFigRef"/>
          </w:rPr>
          <w:t xml:space="preserve">Figure 9—figure supplement 2</w:t>
        </w:r>
      </w:hyperlink>
      <w:r>
        <w:rPr>
          <w:shd w:val="clear" w:color="" w:fill=""/>
        </w:rPr>
        <w:t xml:space="preserve">, which could explain differences in STAT5 expression across cell types, but these do not necessarily explain differences in STAT5A vs. STAT5B expression within a particular cell type, raising the possibility that differences in post transcriptional regulation of STAT5A/B expression are important. Further documentation of different levels of STAT5B and STAT5A protein expression is needed in wild type cells. Any further insights into the basis of differential expression would also strengthen the manuscript.</w:t>
      </w:r>
    </w:p>
    <w:p>
      <w:pPr>
        <w:pStyle w:val="sub-article"/>
      </w:pPr>
    </w:p>
    <w:p>
      <w:pPr>
        <w:pStyle w:val="sub-article-title"/>
      </w:pPr>
      <w:r>
        <w:rPr>
          <w:sz w:val="40"/>
          <w:szCs w:val="40"/>
          <w:b/>
          <w:shd w:val="clear" w:color="" w:fill=""/>
        </w:rPr>
        <w:t xml:space="preserve">Author response</w:t>
      </w:r>
    </w:p>
    <w:p>
      <w:pPr>
        <w:pStyle w:val="sub-body"/>
      </w:pPr>
    </w:p>
    <w:p>
      <w:pPr>
        <w:pStyle w:val=""/>
      </w:pPr>
      <w:r>
        <w:rPr>
          <w:i/>
          <w:iCs/>
          <w:shd w:val="clear" w:color="" w:fill=""/>
        </w:rPr>
        <w:t xml:space="preserve">Essential revisions:</w:t>
      </w:r>
      <w:r>
        <w:rPr>
          <w:shd w:val="clear" w:color="" w:fill=""/>
        </w:rPr>
        <w:t xml:space="preserve"> </w:t>
      </w:r>
    </w:p>
    <w:p>
      <w:pPr>
        <w:pStyle w:val=""/>
      </w:pPr>
      <w:br/>
      <w:r>
        <w:rPr>
          <w:i/>
          <w:iCs/>
          <w:shd w:val="clear" w:color="" w:fill=""/>
        </w:rPr>
        <w:t xml:space="preserve"> 1) Although the authors have used state-of-art genomic analysis to arrive at the conclusion that a dose-dependent effect of the STAT5 paralog is critical to drive the STAT5 inducible genes optimally, most of their conclusions are correlative rather serving as a direct biological 'cause-effect' relation. Additional studies would be needed to provide direct biological evidence to validate their claim of dosage effect of paralog on T cell-mediated immune response. The studies shown in </w:t>
      </w:r>
      <w:hyperlink w:anchor="F9" w:history="1">
        <w:r>
          <w:rPr>
            <w:rStyle w:val="jrnlFigRef"/>
          </w:rPr>
          <w:t xml:space="preserve">Figure 9</w:t>
        </w:r>
      </w:hyperlink>
      <w:r>
        <w:rPr>
          <w:i/>
          <w:iCs/>
          <w:shd w:val="clear" w:color="" w:fill=""/>
        </w:rPr>
        <w:t xml:space="preserve"> should be extended to demonstrate that the aberrant T cell responses exhibited by STAT5B-deficieny (e.g., increased frequency of CD44high effector populations, lower Tbet induction in response to IL-2, lower extent of IL-2Ra and FoxP3 induction during Treg development and greater loss of suppressive ability of Tregs) can be reversed by retroviral expression of STAT5A in STAT5B-deficient cells. This could be achieved by transducing naive T cells ex vivo and then analyzing their ability to differentiate into distinct T cell lineages. </w:t>
      </w:r>
      <w:br/>
      <w:br/>
      <w:r>
        <w:rPr>
          <w:shd w:val="clear" w:color="" w:fill=""/>
        </w:rPr>
        <w:t xml:space="preserve"> </w:t>
      </w:r>
    </w:p>
    <w:p>
      <w:pPr>
        <w:pStyle w:val=""/>
      </w:pPr>
      <w:r>
        <w:rPr>
          <w:shd w:val="clear" w:color="" w:fill=""/>
        </w:rPr>
        <w:t xml:space="preserve">A principal finding of our work is that STAT5B is dominant over STAT5A because it is more abundant, not because it is endowed with unique functional properties. This conclusion is supported in the original manuscript by gain-of-function studies showing that ectopic STAT5A can rescue gene expression in </w:t>
      </w:r>
      <w:r>
        <w:rPr>
          <w:i/>
          <w:iCs/>
          <w:shd w:val="clear" w:color="" w:fill=""/>
        </w:rPr>
        <w:t xml:space="preserve">Stat5b</w:t>
      </w:r>
      <w:r>
        <w:rPr>
          <w:i/>
          <w:iCs/>
          <w:shd w:val="clear" w:color="" w:fill=""/>
        </w:rPr>
        <w:t xml:space="preserve">-</w:t>
      </w:r>
      <w:r>
        <w:rPr>
          <w:shd w:val="clear" w:color="" w:fill=""/>
        </w:rPr>
        <w:t xml:space="preserve">deficient T cells but, as noted by the reviewers, these did not address whether it can also rescue cellular differentiation. To explore the latter possibility, we transduced </w:t>
      </w:r>
      <w:r>
        <w:rPr>
          <w:i/>
          <w:iCs/>
          <w:shd w:val="clear" w:color="" w:fill=""/>
        </w:rPr>
        <w:t xml:space="preserve">Stat5b</w:t>
      </w:r>
      <w:r>
        <w:rPr>
          <w:shd w:val="clear" w:color="" w:fill=""/>
        </w:rPr>
        <w:t xml:space="preserve">-deficient T cells under Treg or Th17 polarizing conditions, then measured FoxP3 and IL-17 to gauge lineage commitment. As expected, ectopic STAT5A restored their capacity to become FoxP3</w:t>
      </w:r>
      <w:r>
        <w:rPr>
          <w:vertAlign w:val="superscript"/>
          <w:shd w:val="clear" w:color="" w:fill=""/>
        </w:rPr>
        <w:t xml:space="preserve">+</w:t>
      </w:r>
      <w:r>
        <w:rPr>
          <w:shd w:val="clear" w:color="" w:fill=""/>
        </w:rPr>
        <w:t xml:space="preserve"> Treg cells while, at the same time, limiting their capacity to become IL-17-producing effectors. Ectopic STAT5A even drove FoxP3 expression in WT and heterozygous cells (i.e. </w:t>
      </w:r>
      <w:r>
        <w:rPr>
          <w:i/>
          <w:iCs/>
          <w:shd w:val="clear" w:color="" w:fill=""/>
        </w:rPr>
        <w:t xml:space="preserve">Stat5a</w:t>
      </w:r>
      <w:r>
        <w:rPr>
          <w:vertAlign w:val="superscript"/>
          <w:shd w:val="clear" w:color="" w:fill=""/>
        </w:rPr>
        <w:t xml:space="preserve">+/-</w:t>
      </w:r>
      <w:r>
        <w:rPr>
          <w:i/>
          <w:iCs/>
          <w:shd w:val="clear" w:color="" w:fill=""/>
        </w:rPr>
        <w:t xml:space="preserve">Stat5b</w:t>
      </w:r>
      <w:r>
        <w:rPr>
          <w:vertAlign w:val="superscript"/>
          <w:shd w:val="clear" w:color="" w:fill=""/>
        </w:rPr>
        <w:t xml:space="preserve">+/-</w:t>
      </w:r>
      <w:r>
        <w:rPr>
          <w:shd w:val="clear" w:color="" w:fill=""/>
        </w:rPr>
        <w:t xml:space="preserve">), suggesting that availability of STAT5 is actually rate limiting for Treg differentiation. Furthermore, there was a clear, linear correlation between STAT5 protein levels, whether endogenous or ectopic, and FoxP3 induction in all genotypes, suggesting that high concentrations predispose towards the Treg lineage. Collectively, these data support our hypothesis that STAT5 paralog dose bears major influence on T cell differentiation and imply that a certain STAT5 threshold must be achieved to execute the Treg program.</w:t>
      </w:r>
    </w:p>
    <w:p>
      <w:pPr>
        <w:pStyle w:val=""/>
      </w:pPr>
      <w:r>
        <w:rPr>
          <w:shd w:val="clear" w:color="" w:fill=""/>
        </w:rPr>
        <w:t xml:space="preserve">All ectopic STAT5A experiments have been compiled in the new </w:t>
      </w:r>
      <w:hyperlink w:anchor="F10" w:history="1">
        <w:r>
          <w:rPr>
            <w:rStyle w:val="jrnlFigRef"/>
          </w:rPr>
          <w:t xml:space="preserve">Figure 10</w:t>
        </w:r>
      </w:hyperlink>
      <w:r>
        <w:rPr>
          <w:shd w:val="clear" w:color="" w:fill=""/>
        </w:rPr>
        <w:t xml:space="preserve"> and </w:t>
      </w:r>
      <w:hyperlink w:anchor="F10-S1" w:history="1">
        <w:r>
          <w:rPr>
            <w:rStyle w:val="jrnlFigRef"/>
          </w:rPr>
          <w:t xml:space="preserve">Figure 10—figure supplement 1</w:t>
        </w:r>
      </w:hyperlink>
      <w:r>
        <w:rPr>
          <w:shd w:val="clear" w:color="" w:fill=""/>
        </w:rPr>
        <w:t xml:space="preserve">. They are described in the Results section (last two paragraphs).</w:t>
      </w:r>
    </w:p>
    <w:p>
      <w:pPr>
        <w:pStyle w:val=""/>
      </w:pPr>
      <w:r>
        <w:rPr>
          <w:i/>
          <w:iCs/>
          <w:shd w:val="clear" w:color="" w:fill=""/>
        </w:rPr>
        <w:t xml:space="preserve">2) This paper involves comparisons between 8 different mouse genotypes yet according to the Methods section these were all compared using single t-tests which is inappropriate. The analysis of data in </w:t>
      </w:r>
      <w:hyperlink w:anchor="F1" w:history="1">
        <w:r>
          <w:rPr>
            <w:rStyle w:val="jrnlFigRef"/>
          </w:rPr>
          <w:t xml:space="preserve">Figure 1B-E</w:t>
        </w:r>
      </w:hyperlink>
      <w:r>
        <w:rPr>
          <w:i/>
          <w:iCs/>
          <w:shd w:val="clear" w:color="" w:fill=""/>
        </w:rPr>
        <w:t xml:space="preserve">, </w:t>
      </w:r>
      <w:hyperlink w:anchor="F2" w:history="1">
        <w:r>
          <w:rPr>
            <w:rStyle w:val="jrnlFigRef"/>
          </w:rPr>
          <w:t xml:space="preserve">Figure 2A-B</w:t>
        </w:r>
      </w:hyperlink>
      <w:r>
        <w:rPr>
          <w:i/>
          <w:iCs/>
          <w:shd w:val="clear" w:color="" w:fill=""/>
        </w:rPr>
        <w:t xml:space="preserve">, Figure 2—figure supplement 1, </w:t>
      </w:r>
      <w:hyperlink w:anchor="F3" w:history="1">
        <w:r>
          <w:rPr>
            <w:rStyle w:val="jrnlFigRef"/>
          </w:rPr>
          <w:t xml:space="preserve">Figure 3B, D, F</w:t>
        </w:r>
      </w:hyperlink>
      <w:r>
        <w:rPr>
          <w:i/>
          <w:iCs/>
          <w:shd w:val="clear" w:color="" w:fill=""/>
        </w:rPr>
        <w:t xml:space="preserve">, </w:t>
      </w:r>
      <w:hyperlink w:anchor="F4" w:history="1">
        <w:r>
          <w:rPr>
            <w:rStyle w:val="jrnlFigRef"/>
          </w:rPr>
          <w:t xml:space="preserve">Figure 4B</w:t>
        </w:r>
      </w:hyperlink>
      <w:r>
        <w:rPr>
          <w:i/>
          <w:iCs/>
          <w:shd w:val="clear" w:color="" w:fill=""/>
        </w:rPr>
        <w:t xml:space="preserve">, </w:t>
      </w:r>
      <w:hyperlink w:anchor="F4-S1" w:history="1">
        <w:r>
          <w:rPr>
            <w:rStyle w:val="jrnlFigRef"/>
          </w:rPr>
          <w:t xml:space="preserve">Figure 4—figure supplement 1</w:t>
        </w:r>
      </w:hyperlink>
      <w:r>
        <w:rPr>
          <w:i/>
          <w:iCs/>
          <w:shd w:val="clear" w:color="" w:fill=""/>
        </w:rPr>
        <w:t xml:space="preserve">, </w:t>
      </w:r>
      <w:hyperlink w:anchor="F5" w:history="1">
        <w:r>
          <w:rPr>
            <w:rStyle w:val="jrnlFigRef"/>
          </w:rPr>
          <w:t xml:space="preserve">Figure 5B</w:t>
        </w:r>
      </w:hyperlink>
      <w:r>
        <w:rPr>
          <w:i/>
          <w:iCs/>
          <w:shd w:val="clear" w:color="" w:fill=""/>
        </w:rPr>
        <w:t xml:space="preserve">, </w:t>
      </w:r>
      <w:hyperlink w:anchor="F6" w:history="1">
        <w:r>
          <w:rPr>
            <w:rStyle w:val="jrnlFigRef"/>
          </w:rPr>
          <w:t xml:space="preserve">Figure 6E</w:t>
        </w:r>
      </w:hyperlink>
      <w:r>
        <w:rPr>
          <w:i/>
          <w:iCs/>
          <w:shd w:val="clear" w:color="" w:fill=""/>
        </w:rPr>
        <w:t xml:space="preserve">, and </w:t>
      </w:r>
      <w:hyperlink w:anchor="F9" w:history="1">
        <w:r>
          <w:rPr>
            <w:rStyle w:val="jrnlFigRef"/>
          </w:rPr>
          <w:t xml:space="preserve">Figure 9D</w:t>
        </w:r>
      </w:hyperlink>
      <w:r>
        <w:rPr>
          <w:i/>
          <w:iCs/>
          <w:shd w:val="clear" w:color="" w:fill=""/>
        </w:rPr>
        <w:t xml:space="preserve"> should be performed using ANOVA or some other comparable test to account for multiple sample comparison. </w:t>
      </w:r>
      <w:br/>
      <w:br/>
      <w:r>
        <w:rPr>
          <w:shd w:val="clear" w:color="" w:fill=""/>
        </w:rPr>
        <w:t xml:space="preserve"> </w:t>
      </w:r>
    </w:p>
    <w:p>
      <w:pPr>
        <w:pStyle w:val=""/>
      </w:pPr>
      <w:r>
        <w:rPr>
          <w:shd w:val="clear" w:color="" w:fill=""/>
        </w:rPr>
        <w:t xml:space="preserve">Unpaired ANOVA is now used for all analyses involving three or more experimental groups. This methodology clearly improved the statistical power of our multi-group comparisons – in some cases revealing differences that were missed by single t-tests – but did not affect our interpretation of the results.</w:t>
      </w:r>
    </w:p>
    <w:p>
      <w:pPr>
        <w:pStyle w:val=""/>
      </w:pPr>
      <w:br/>
      <w:r>
        <w:rPr>
          <w:i/>
          <w:iCs/>
          <w:shd w:val="clear" w:color="" w:fill=""/>
        </w:rPr>
        <w:t xml:space="preserve"> 3) Replicates for ChIP-seq experiments should be performed if not done so already. Without replicates a determination of FDR (or IDR using Encode methods for combining replicates) cannot be performed. This is important given that the question is whether or not STAT5A and STAT5B bind differentially to any regions of the genome. A Table summarizing read depth is needed to allow assessment of data quality. An anonymous link to a browser session is recommended. The RNA-Seq and ChIP-seq data needs to be deposited in a public repository. </w:t>
      </w:r>
      <w:br/>
      <w:br/>
      <w:r>
        <w:rPr>
          <w:shd w:val="clear" w:color="" w:fill=""/>
        </w:rPr>
        <w:t xml:space="preserve"> </w:t>
      </w:r>
    </w:p>
    <w:p>
      <w:pPr>
        <w:pStyle w:val=""/>
      </w:pPr>
      <w:r>
        <w:rPr>
          <w:shd w:val="clear" w:color="" w:fill=""/>
        </w:rPr>
        <w:t xml:space="preserve">Two independent ChIP-seq experiments have been performed and Spearman's rank coefficients indicate good correlation between biological replicates (WT=0.82, </w:t>
      </w:r>
      <w:r>
        <w:rPr>
          <w:i/>
          <w:iCs/>
          <w:shd w:val="clear" w:color="" w:fill=""/>
        </w:rPr>
        <w:t xml:space="preserve">Stat5a/b</w:t>
      </w:r>
      <w:r>
        <w:rPr>
          <w:vertAlign w:val="superscript"/>
          <w:shd w:val="clear" w:color="" w:fill=""/>
        </w:rPr>
        <w:t xml:space="preserve">het</w:t>
      </w:r>
      <w:r>
        <w:rPr>
          <w:shd w:val="clear" w:color="" w:fill=""/>
        </w:rPr>
        <w:t xml:space="preserve">=0.83, </w:t>
      </w:r>
      <w:r>
        <w:rPr>
          <w:i/>
          <w:iCs/>
          <w:shd w:val="clear" w:color="" w:fill=""/>
        </w:rPr>
        <w:t xml:space="preserve">Stat5a</w:t>
      </w:r>
      <w:r>
        <w:rPr>
          <w:shd w:val="clear" w:color="" w:fill=""/>
        </w:rPr>
        <w:t xml:space="preserve">-deficient=0.82, </w:t>
      </w:r>
      <w:r>
        <w:rPr>
          <w:i/>
          <w:iCs/>
          <w:shd w:val="clear" w:color="" w:fill=""/>
        </w:rPr>
        <w:t xml:space="preserve">Stat5b</w:t>
      </w:r>
      <w:r>
        <w:rPr>
          <w:shd w:val="clear" w:color="" w:fill=""/>
        </w:rPr>
        <w:t xml:space="preserve">-deficient=0.81). Positive false discovery rates, or q-values, were calculated empirically for each peak. Due to stringent peak calling criteria – only peaks with p values &lt;0.00005 were considered – all were more than 3-fold enriched over background with FDR values below 0.2%. Each of these points are now clarified in the Methods section (subsection “Chromatin immuno-precipitation and DNA sequencing”).</w:t>
      </w:r>
    </w:p>
    <w:p>
      <w:pPr>
        <w:pStyle w:val=""/>
      </w:pPr>
      <w:r>
        <w:rPr>
          <w:shd w:val="clear" w:color="" w:fill=""/>
        </w:rPr>
        <w:t xml:space="preserve">QC-passing read counts for all RNA-seq and ChIP-seq replicates are now provided in </w:t>
      </w:r>
      <w:hyperlink w:anchor="SP1" w:history="1">
        <w:r>
          <w:rPr>
            <w:rStyle w:val="jrnlSupplRef"/>
          </w:rPr>
          <w:t xml:space="preserve">Supplementary file 1</w:t>
        </w:r>
      </w:hyperlink>
      <w:r>
        <w:rPr>
          <w:shd w:val="clear" w:color="" w:fill=""/>
        </w:rPr>
        <w:t xml:space="preserve">.</w:t>
      </w:r>
    </w:p>
    <w:p>
      <w:pPr>
        <w:pStyle w:val=""/>
      </w:pPr>
      <w:r>
        <w:rPr>
          <w:shd w:val="clear" w:color="" w:fill=""/>
        </w:rPr>
        <w:t xml:space="preserve">Although a dedicated UCSC genome browser session would facilitate access to our data, we are currently unable to allocate the server space necessary to host it in perpetuity. However, the raw data have been deposited to the Gene Expression Omnibus and, thus, will be freely available upon publication (accession number GSE77656; </w:t>
      </w:r>
      <w:hyperlink r:id="rId142" w:history="1">
        <w:r>
          <w:rPr>
            <w:color w:val="blue"/>
            <w:u w:val="single"/>
          </w:rPr>
          <w:t xml:space="preserve">http://www.ncbi.nlm.nih.gov/geo/query/acc.cgi?token=mvyzwwievhcbvgr&amp;acc=GSE77656</w:t>
        </w:r>
      </w:hyperlink>
      <w:r>
        <w:rPr>
          <w:shd w:val="clear" w:color="" w:fill=""/>
        </w:rPr>
        <w:t xml:space="preserve">).</w:t>
      </w:r>
    </w:p>
    <w:p>
      <w:pPr>
        <w:pStyle w:val=""/>
      </w:pPr>
      <w:r>
        <w:rPr>
          <w:i/>
          <w:iCs/>
          <w:shd w:val="clear" w:color="" w:fill=""/>
        </w:rPr>
        <w:t xml:space="preserve">4) Because of the global nature of the Stat5 knockouts, cell types in addition to T cells could contribute autoimmune kidney pathology, particularly macrophages. These experiments would be strengthened by blocking cytokine signaling pathways of T cells that are dysregulated in the absence of STAT5B. At the least, the potential contributions of additional cell types to the renal pathology needs to be discussed. </w:t>
      </w:r>
      <w:br/>
      <w:br/>
      <w:r>
        <w:rPr>
          <w:shd w:val="clear" w:color="" w:fill=""/>
        </w:rPr>
        <w:t xml:space="preserve"> </w:t>
      </w:r>
    </w:p>
    <w:p>
      <w:pPr>
        <w:pStyle w:val=""/>
      </w:pPr>
      <w:r>
        <w:rPr>
          <w:shd w:val="clear" w:color="" w:fill=""/>
        </w:rPr>
        <w:t xml:space="preserve">Given the importance of helper T cells for maintaining and/or breaking immunological tolerance, and extensive data (including our own) on T cell intrinsic functions of STAT5, we conclude that helper T cell are the principal instigators of autoimmunity in </w:t>
      </w:r>
      <w:r>
        <w:rPr>
          <w:i/>
          <w:iCs/>
          <w:shd w:val="clear" w:color="" w:fill=""/>
        </w:rPr>
        <w:t xml:space="preserve">Stat5b</w:t>
      </w:r>
      <w:r>
        <w:rPr>
          <w:shd w:val="clear" w:color="" w:fill=""/>
        </w:rPr>
        <w:t xml:space="preserve">-deficient mice. However, as noted by the reviewers, STAT5 is known to impact many other cell types that may influence pathogenesis in these germline mutant animals. This important point is now raised in the Discussion section:</w:t>
      </w:r>
    </w:p>
    <w:p>
      <w:pPr>
        <w:pStyle w:val=""/>
      </w:pPr>
      <w:r>
        <w:rPr>
          <w:shd w:val="clear" w:color="" w:fill=""/>
        </w:rPr>
        <w:t xml:space="preserve">"These findings strongly implicate Tfh cells in the pathogenesis of Stat5b-deficient mice but, since these are germline ‘knockouts’, we must also consider the (likely) possibility that intrinsic defects in other cell types contribute to their autoimmune phenotype. For instance, multiple dendritic cell subsets are known to be dysregulated in mice lacking STAT5 or upstream kinase Jak3, and its influence on non-immune cells, particularly downstream of hormone receptors, cannot be overlooked."</w:t>
      </w:r>
    </w:p>
    <w:p>
      <w:pPr>
        <w:pStyle w:val=""/>
      </w:pPr>
      <w:r>
        <w:rPr>
          <w:i/>
          <w:iCs/>
          <w:shd w:val="clear" w:color="" w:fill=""/>
        </w:rPr>
        <w:t xml:space="preserve">5) A major point of the manuscript is that STAT5B is dominant because it is expressed at higher levels. This point is not adequately documented. The only figure panel that directly shows differential expression at the level of protein is </w:t>
      </w:r>
      <w:hyperlink w:anchor="F9" w:history="1">
        <w:r>
          <w:rPr>
            <w:rStyle w:val="jrnlFigRef"/>
          </w:rPr>
          <w:t xml:space="preserve">Figure 9C</w:t>
        </w:r>
      </w:hyperlink>
      <w:r>
        <w:rPr>
          <w:i/>
          <w:iCs/>
          <w:shd w:val="clear" w:color="" w:fill=""/>
        </w:rPr>
        <w:t xml:space="preserve">, which uses a pan-STAT Ab to visualize STAT5 in WT and 5A or 5B KO cells. The labeling of this figure is ambiguous, but a large decrease in expression is observed for 5A (5A-deficient) cells and no expression is seen in 5B (5B-deficient) cells. These differences seem to be much greater than the ~2-fold differences in RNA expression shown in </w:t>
      </w:r>
      <w:hyperlink w:anchor="F9" w:history="1">
        <w:r>
          <w:rPr>
            <w:rStyle w:val="jrnlFigRef"/>
          </w:rPr>
          <w:t xml:space="preserve">Figure 9A</w:t>
        </w:r>
      </w:hyperlink>
      <w:r>
        <w:rPr>
          <w:i/>
          <w:iCs/>
          <w:shd w:val="clear" w:color="" w:fill=""/>
        </w:rPr>
        <w:t xml:space="preserve"> for Treg and Nv cells and RNA expression is nearly equal in Tef cells. The authors show evidence for cell-specific enhancers in </w:t>
      </w:r>
      <w:hyperlink w:anchor="F9-S2" w:history="1">
        <w:r>
          <w:rPr>
            <w:rStyle w:val="jrnlFigRef"/>
          </w:rPr>
          <w:t xml:space="preserve">Figure 9—figure supplement 2</w:t>
        </w:r>
      </w:hyperlink>
      <w:r>
        <w:rPr>
          <w:i/>
          <w:iCs/>
          <w:shd w:val="clear" w:color="" w:fill=""/>
        </w:rPr>
        <w:t xml:space="preserve">, which could explain differences in STAT5 expression across cell types, but these do not necessarily explain differences in STAT5A vs. STAT5B expression within a particular cell type, raising the possibility that differences in post transcriptional regulation of STAT5A/B expression are important. Further documentation of different levels of STAT5B and STAT5A protein expression is needed in wild type cells. Any further insights into the basis of differential expression would also strengthen the manuscript.</w:t>
      </w:r>
      <w:r>
        <w:rPr>
          <w:shd w:val="clear" w:color="" w:fill=""/>
        </w:rPr>
        <w:t xml:space="preserve"> </w:t>
      </w:r>
    </w:p>
    <w:p>
      <w:pPr>
        <w:pStyle w:val=""/>
      </w:pPr>
      <w:r>
        <w:rPr>
          <w:shd w:val="clear" w:color="" w:fill=""/>
        </w:rPr>
        <w:t xml:space="preserve">The idea that STAT5B is more abundant than STAT5A is central to our thesis on why it is the dominant paralog in helper T cells. To better support this point, we employed two independent strategies. First, we mined published transcriptome datasets to confirm that STAT5B is more abundant at the mRNA level (</w:t>
      </w:r>
      <w:hyperlink w:anchor="F9-S1" w:history="1">
        <w:r>
          <w:rPr>
            <w:rStyle w:val="jrnlFigRef"/>
          </w:rPr>
          <w:t xml:space="preserve">Figure 9—figure supplement 1</w:t>
        </w:r>
      </w:hyperlink>
      <w:r>
        <w:rPr>
          <w:shd w:val="clear" w:color="" w:fill=""/>
        </w:rPr>
        <w:t xml:space="preserve">). Second, we refined our pan-STAT5 flow cytometry assay to better illustrate the disparity at the protein level (</w:t>
      </w:r>
      <w:hyperlink w:anchor="F9" w:history="1">
        <w:r>
          <w:rPr>
            <w:rStyle w:val="jrnlFigRef"/>
          </w:rPr>
          <w:t xml:space="preserve">Figure 9A</w:t>
        </w:r>
      </w:hyperlink>
      <w:r>
        <w:rPr>
          <w:shd w:val="clear" w:color="" w:fill=""/>
        </w:rPr>
        <w:t xml:space="preserve">).</w:t>
      </w:r>
    </w:p>
    <w:p>
      <w:pPr>
        <w:pStyle w:val=""/>
      </w:pPr>
      <w:r>
        <w:rPr>
          <w:shd w:val="clear" w:color="" w:fill=""/>
        </w:rPr>
        <w:t xml:space="preserve">Due to inevitable differences in affinity and/or avidity, we believe it is impossible to compare cellular concentrations of two proteins using two separate antibodies. Therefore, we have chosen to calculate relative abundance based on the performance of a single pan-STAT5 antibody, which presumably recognizes a single homologous epitope, across a range of STAT5 allele combinations. Using this methodology, which has been refined such that we can resolve individual subsets (i.e. naive, Treg, Tfh) across 6 genotypes (or more), we confirmed that STAT5B makes the greater contribution to the total STAT5 pool. The asymmetry was most obvious in cells lacking one allele – deleting a single copy of </w:t>
      </w:r>
      <w:r>
        <w:rPr>
          <w:i/>
          <w:iCs/>
          <w:shd w:val="clear" w:color="" w:fill=""/>
        </w:rPr>
        <w:t xml:space="preserve">Stat5b</w:t>
      </w:r>
      <w:r>
        <w:rPr>
          <w:shd w:val="clear" w:color="" w:fill=""/>
        </w:rPr>
        <w:t xml:space="preserve"> was enough to yield a phenotype while deleting a single copy </w:t>
      </w:r>
      <w:r>
        <w:rPr>
          <w:i/>
          <w:iCs/>
          <w:shd w:val="clear" w:color="" w:fill=""/>
        </w:rPr>
        <w:t xml:space="preserve">Stat5a</w:t>
      </w:r>
      <w:r>
        <w:rPr>
          <w:shd w:val="clear" w:color="" w:fill=""/>
        </w:rPr>
        <w:t xml:space="preserve"> was not – but was also evident in those lacking two; </w:t>
      </w:r>
      <w:r>
        <w:rPr>
          <w:i/>
          <w:iCs/>
          <w:shd w:val="clear" w:color="" w:fill=""/>
        </w:rPr>
        <w:t xml:space="preserve">Stat5b</w:t>
      </w:r>
      <w:r>
        <w:rPr>
          <w:shd w:val="clear" w:color="" w:fill=""/>
        </w:rPr>
        <w:t xml:space="preserve">-deficient cells had far less STAT5 protein than </w:t>
      </w:r>
      <w:r>
        <w:rPr>
          <w:i/>
          <w:iCs/>
          <w:shd w:val="clear" w:color="" w:fill=""/>
        </w:rPr>
        <w:t xml:space="preserve">Stat5a</w:t>
      </w:r>
      <w:r>
        <w:rPr>
          <w:shd w:val="clear" w:color="" w:fill=""/>
        </w:rPr>
        <w:t xml:space="preserve">-deficient cells (</w:t>
      </w:r>
      <w:hyperlink w:anchor="F9" w:history="1">
        <w:r>
          <w:rPr>
            <w:rStyle w:val="jrnlFigRef"/>
          </w:rPr>
          <w:t xml:space="preserve">Figure 9A</w:t>
        </w:r>
      </w:hyperlink>
      <w:r>
        <w:rPr>
          <w:shd w:val="clear" w:color="" w:fill=""/>
        </w:rPr>
        <w:t xml:space="preserve">). We also found that STAT5 levels were consistently lower in cells from 'one allele' Stat5a-deficient mice (</w:t>
      </w:r>
      <w:r>
        <w:rPr>
          <w:i/>
          <w:iCs/>
          <w:shd w:val="clear" w:color="" w:fill=""/>
        </w:rPr>
        <w:t xml:space="preserve">Stat5a</w:t>
      </w:r>
      <w:r>
        <w:rPr>
          <w:vertAlign w:val="superscript"/>
          <w:shd w:val="clear" w:color="" w:fill=""/>
        </w:rPr>
        <w:t xml:space="preserve">-/-</w:t>
      </w:r>
      <w:r>
        <w:rPr>
          <w:i/>
          <w:iCs/>
          <w:shd w:val="clear" w:color="" w:fill=""/>
        </w:rPr>
        <w:t xml:space="preserve">Stat5b</w:t>
      </w:r>
      <w:r>
        <w:rPr>
          <w:vertAlign w:val="superscript"/>
          <w:shd w:val="clear" w:color="" w:fill=""/>
        </w:rPr>
        <w:t xml:space="preserve">+/-</w:t>
      </w:r>
      <w:r>
        <w:rPr>
          <w:shd w:val="clear" w:color="" w:fill=""/>
        </w:rPr>
        <w:t xml:space="preserve">) than in those from double heterozygotes (</w:t>
      </w:r>
      <w:r>
        <w:rPr>
          <w:i/>
          <w:iCs/>
          <w:shd w:val="clear" w:color="" w:fill=""/>
        </w:rPr>
        <w:t xml:space="preserve">Stat5a</w:t>
      </w:r>
      <w:r>
        <w:rPr>
          <w:vertAlign w:val="superscript"/>
          <w:shd w:val="clear" w:color="" w:fill=""/>
        </w:rPr>
        <w:t xml:space="preserve">+/-</w:t>
      </w:r>
      <w:r>
        <w:rPr>
          <w:i/>
          <w:iCs/>
          <w:shd w:val="clear" w:color="" w:fill=""/>
        </w:rPr>
        <w:t xml:space="preserve">Stat5b</w:t>
      </w:r>
      <w:r>
        <w:rPr>
          <w:vertAlign w:val="superscript"/>
          <w:shd w:val="clear" w:color="" w:fill=""/>
        </w:rPr>
        <w:t xml:space="preserve">+/-</w:t>
      </w:r>
      <w:r>
        <w:rPr>
          <w:shd w:val="clear" w:color="" w:fill=""/>
        </w:rPr>
        <w:t xml:space="preserve">), suggesting that, while </w:t>
      </w:r>
      <w:r>
        <w:rPr>
          <w:i/>
          <w:iCs/>
          <w:shd w:val="clear" w:color="" w:fill=""/>
        </w:rPr>
        <w:t xml:space="preserve">Stat5b</w:t>
      </w:r>
      <w:r>
        <w:rPr>
          <w:shd w:val="clear" w:color="" w:fill=""/>
        </w:rPr>
        <w:t xml:space="preserve"> may be the dominant input, the </w:t>
      </w:r>
      <w:r>
        <w:rPr>
          <w:i/>
          <w:iCs/>
          <w:shd w:val="clear" w:color="" w:fill=""/>
        </w:rPr>
        <w:t xml:space="preserve">Stat5a</w:t>
      </w:r>
      <w:r>
        <w:rPr>
          <w:shd w:val="clear" w:color="" w:fill=""/>
        </w:rPr>
        <w:t xml:space="preserve"> locus does make an appreciable, albeit more limited, contribution (</w:t>
      </w:r>
      <w:hyperlink w:anchor="F9" w:history="1">
        <w:r>
          <w:rPr>
            <w:rStyle w:val="jrnlFigRef"/>
          </w:rPr>
          <w:t xml:space="preserve">Figure 9A</w:t>
        </w:r>
      </w:hyperlink>
      <w:r>
        <w:rPr>
          <w:shd w:val="clear" w:color="" w:fill=""/>
        </w:rPr>
        <w:t xml:space="preserve">).</w:t>
      </w:r>
    </w:p>
    <w:p>
      <w:pPr>
        <w:pStyle w:val=""/>
      </w:pPr>
      <w:r>
        <w:rPr>
          <w:shd w:val="clear" w:color="" w:fill=""/>
        </w:rPr>
        <w:t xml:space="preserve">All STAT5 mRNA and protein measurements have been compiled in the new </w:t>
      </w:r>
      <w:hyperlink w:anchor="F9" w:history="1">
        <w:r>
          <w:rPr>
            <w:rStyle w:val="jrnlFigRef"/>
          </w:rPr>
          <w:t xml:space="preserve">Figure 9</w:t>
        </w:r>
      </w:hyperlink>
      <w:r>
        <w:rPr>
          <w:shd w:val="clear" w:color="" w:fill=""/>
        </w:rPr>
        <w:t xml:space="preserve"> and </w:t>
      </w:r>
      <w:hyperlink w:anchor="F9-S1" w:history="1">
        <w:r>
          <w:rPr>
            <w:rStyle w:val="jrnlFigRef"/>
          </w:rPr>
          <w:t xml:space="preserve">Figure 9—figure supplement 1</w:t>
        </w:r>
      </w:hyperlink>
      <w:r>
        <w:rPr>
          <w:shd w:val="clear" w:color="" w:fill=""/>
        </w:rPr>
        <w:t xml:space="preserve">. They are described in the Results section, subsection “Asymmetric expression of STAT5 paralogs in helper T cells” and in the Methods section, subsection “Flow cytometry”.</w:t>
      </w:r>
    </w:p>
    <w:p>
      <w:pPr>
        <w:pStyle w:val=""/>
      </w:pPr>
      <w:r>
        <w:rPr>
          <w:shd w:val="clear" w:color="" w:fill=""/>
        </w:rPr>
        <w:t xml:space="preserve">Overall, there was good accord between our mRNA and protein data in demonstrating that STAT5B is from 1.5 to 3 times more abundant than STAT5A. These ratios are in line with our original flow cytometry studies (Original </w:t>
      </w:r>
      <w:hyperlink w:anchor="F9" w:history="1">
        <w:r>
          <w:rPr>
            <w:rStyle w:val="jrnlFigRef"/>
          </w:rPr>
          <w:t xml:space="preserve">Figure 9B</w:t>
        </w:r>
      </w:hyperlink>
      <w:r>
        <w:rPr>
          <w:shd w:val="clear" w:color="" w:fill=""/>
        </w:rPr>
        <w:t xml:space="preserve">) but less dramatic than what we had observed by western blotting (Original </w:t>
      </w:r>
      <w:hyperlink w:anchor="F9" w:history="1">
        <w:r>
          <w:rPr>
            <w:rStyle w:val="jrnlFigRef"/>
          </w:rPr>
          <w:t xml:space="preserve">Figure 9C</w:t>
        </w:r>
      </w:hyperlink>
      <w:r>
        <w:rPr>
          <w:shd w:val="clear" w:color="" w:fill=""/>
        </w:rPr>
        <w:t xml:space="preserve">), likely due to differences in sensitivity between the two assays. Given this inconsistency, and the fact that our original flow cytometry studies did not distinguish individual T cell subsets, we have chosen to include only our latest flow cytometry data in the revised manuscript.</w:t>
      </w:r>
    </w:p>
    <w:p>
      <w:pPr>
        <w:pStyle w:val=""/>
      </w:pPr>
      <w:r>
        <w:rPr>
          <w:shd w:val="clear" w:color="" w:fill=""/>
        </w:rPr>
        <w:t xml:space="preserve">One surprise that emerged from our RNA-seq studies is that paralog asymmetry appeared to be lost after in vitro activation (see 'effector T cells' in the Original </w:t>
      </w:r>
      <w:hyperlink w:anchor="F9" w:history="1">
        <w:r>
          <w:rPr>
            <w:rStyle w:val="jrnlFigRef"/>
          </w:rPr>
          <w:t xml:space="preserve">Figure 9A</w:t>
        </w:r>
      </w:hyperlink>
      <w:r>
        <w:rPr>
          <w:shd w:val="clear" w:color="" w:fill=""/>
        </w:rPr>
        <w:t xml:space="preserve">). Upon inspection, we found that this was evident only when cells were cultured for 72 hours, not when they were cultured for 96 hours (Data not shown) or under iTreg polarizing conditions (data from </w:t>
      </w:r>
      <w:hyperlink w:anchor="F5" w:history="1">
        <w:r>
          <w:rPr>
            <w:rStyle w:val="jrnlFigRef"/>
          </w:rPr>
          <w:t xml:space="preserve">Figure 5</w:t>
        </w:r>
      </w:hyperlink>
      <w:r>
        <w:rPr>
          <w:shd w:val="clear" w:color="" w:fill=""/>
        </w:rPr>
        <w:t xml:space="preserve">). We also found no evidence for such an effect in published datasets (Data not shown), nor could we detect it at the protein level (Data not shown). Thus, while it remains possible that acute stimuli (i.e. TCR engagement, co-stimulation) temporarily alter the balance between STAT5 paralogs, we are unsure about the kinetics and/or robustness of this phenomenon and, thus, have decided to omit all mention of it from the revised manuscript.</w:t>
      </w:r>
    </w:p>
    <w:sectPr>
      <w:pgSz w:orient="portrait" w:w="12240" w:h="18720"/>
      <w:pgMar w:top="600" w:right="600" w:bottom="600" w:left="60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nsid w:val="7AE11AF2"/>
    <w:multiLevelType w:val="multilevel"/>
    <w:lvl w:ilvl="0">
      <w:start w:val="1"/>
      <w:numFmt w:val="decimal"/>
      <w:suff w:val="tab"/>
      <w:lvlText w:val="%1."/>
      <w:pPr>
        <w:tabs>
          <w:tab w:val="num" w:pos="360"/>
        </w:tabs>
        <w:ind w:left="600" w:hanging="360"/>
      </w:pPr>
      <w:rPr>
        <w:rFonts/>
      </w:rPr>
    </w:lvl>
    <w:lvl w:ilvl="1">
      <w:start w:val="1"/>
      <w:numFmt w:val="lowerLetter"/>
      <w:suff w:val="tab"/>
      <w:lvlText w:val="%2."/>
      <w:pPr>
        <w:tabs>
          <w:tab w:val="num" w:pos="720"/>
        </w:tabs>
        <w:ind w:left="1000" w:hanging="360"/>
      </w:pPr>
      <w:rPr>
        <w:rFonts/>
      </w:rPr>
    </w:lvl>
    <w:lvl w:ilvl="2">
      <w:start w:val="1"/>
      <w:numFmt w:val="lowerRoman"/>
      <w:suff w:val="tab"/>
      <w:lvlText w:val="%3"/>
      <w:pPr>
        <w:tabs>
          <w:tab w:val="num" w:pos="1000"/>
        </w:tabs>
        <w:ind w:left="1500" w:hanging="360"/>
      </w:pPr>
      <w:rPr>
        <w:rFonts/>
      </w:rPr>
    </w:lvl>
  </w:abstractNum>
  <w:num w:numId="49">
    <w:abstractNumId w:val="4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character">
    <w:name w:val="strikethrough"/>
    <w:rPr>
      <w:strike/>
    </w:rPr>
  </w:style>
  <w:style w:type="character">
    <w:name w:val="doubleStrikethrough"/>
    <w:rPr>
      <w:dstrike/>
    </w:rPr>
  </w:style>
  <w:style w:type="paragraph" w:customStyle="1" w:styleId="jrnlSecPara">
    <w:name w:val="jrnlSecPara"/>
    <w:basedOn w:val="Normal"/>
    <w:pPr>
      <w:ind w:left="0" w:right="0" w:firstLine="240"/>
      <w:spacing w:before="20" w:after="100"/>
    </w:pPr>
  </w:style>
  <w:style w:type="paragraph" w:customStyle="1" w:styleId="jrnlHead1">
    <w:name w:val="jrnlHead1"/>
    <w:basedOn w:val="Normal"/>
    <w:pPr/>
  </w:style>
  <w:style w:type="paragraph" w:customStyle="1" w:styleId="jrnlHead2">
    <w:name w:val="jrnlHead2"/>
    <w:basedOn w:val="Normal"/>
    <w:pPr/>
  </w:style>
  <w:style w:type="paragraph" w:customStyle="1" w:styleId="jrnlHead3">
    <w:name w:val="jrnlHead3"/>
    <w:basedOn w:val="Normal"/>
    <w:pPr/>
  </w:style>
  <w:style w:type="paragraph" w:customStyle="1" w:styleId="jrnlDOI">
    <w:name w:val="jrnlDOI"/>
    <w:basedOn w:val="Normal"/>
    <w:pPr/>
  </w:style>
  <w:style w:type="paragraph" w:customStyle="1" w:styleId="jrnlVolume">
    <w:name w:val="jrnlVolume"/>
    <w:basedOn w:val="Normal"/>
    <w:pPr/>
  </w:style>
  <w:style w:type="paragraph" w:customStyle="1" w:styleId="jrnlArtID">
    <w:name w:val="jrnlArtID"/>
    <w:basedOn w:val="Normal"/>
    <w:pPr/>
  </w:style>
  <w:style w:type="paragraph" w:customStyle="1" w:styleId="jrnlArtTitle">
    <w:name w:val="jrnlArtTitle"/>
    <w:basedOn w:val="Normal"/>
    <w:pPr>
      <w:shd w:val="clear" w:color="" w:fill="#afdfef"/>
    </w:pPr>
  </w:style>
  <w:style w:type="character">
    <w:name w:val="jrnlBoxBlock"/>
    <w:rPr>
      <w:b/>
    </w:rPr>
  </w:style>
  <w:style w:type="paragraph" w:customStyle="1" w:styleId="jrnlBoxCaption">
    <w:name w:val="jrnlBoxCaption"/>
    <w:basedOn w:val="Normal"/>
    <w:pPr/>
  </w:style>
  <w:style w:type="paragraph" w:customStyle="1" w:styleId="jrnlBoxPara">
    <w:name w:val="jrnlBoxPara"/>
    <w:basedOn w:val="Normal"/>
    <w:pPr/>
  </w:style>
  <w:style w:type="paragraph" w:customStyle="1" w:styleId="jrnlBoxText">
    <w:name w:val="jrnlBoxText"/>
    <w:basedOn w:val="Normal"/>
    <w:pPr>
      <w:ind w:left="0" w:right="0" w:firstLine="240"/>
      <w:spacing w:before="20" w:after="100"/>
    </w:pPr>
  </w:style>
  <w:style w:type="character">
    <w:name w:val="jrnlAbsGroup"/>
    <w:rPr>
      <w:sz w:val="40"/>
      <w:szCs w:val="40"/>
    </w:rPr>
  </w:style>
  <w:style w:type="paragraph" w:customStyle="1" w:styleId="jrnlAbsHead">
    <w:name w:val="jrnlAbsHead"/>
    <w:basedOn w:val="Normal"/>
    <w:pPr/>
  </w:style>
  <w:style w:type="paragraph" w:customStyle="1" w:styleId="jrnlAbsPara">
    <w:name w:val="jrnlAbsPara"/>
    <w:basedOn w:val="Normal"/>
    <w:pPr>
      <w:ind w:left="0" w:right="0" w:firstLine="240"/>
      <w:spacing w:before="20" w:after="100"/>
    </w:pPr>
  </w:style>
  <w:style w:type="paragraph" w:customStyle="1" w:styleId="jrnlFigBlock">
    <w:name w:val="jrnlFigBlock"/>
    <w:basedOn w:val="Normal"/>
    <w:pPr/>
  </w:style>
  <w:style w:type="paragraph" w:customStyle="1" w:styleId="jrnlAckHead">
    <w:name w:val="jrnlAckHead"/>
    <w:basedOn w:val="Normal"/>
    <w:pPr/>
  </w:style>
  <w:style w:type="paragraph" w:customStyle="1" w:styleId="jrnlPara">
    <w:name w:val="jrnlPara"/>
    <w:basedOn w:val="Normal"/>
    <w:pPr>
      <w:ind w:left="0" w:right="0" w:firstLine="240"/>
      <w:spacing w:before="20" w:after="100"/>
    </w:pPr>
  </w:style>
  <w:style w:type="paragraph" w:customStyle="1" w:styleId="jrnlDeleted">
    <w:name w:val="jrnlDeleted"/>
    <w:basedOn w:val="Normal"/>
    <w:pPr/>
  </w:style>
  <w:style w:type="paragraph" w:customStyle="1" w:styleId="jrnlRefHead">
    <w:name w:val="jrnlRefHead"/>
    <w:basedOn w:val="Normal"/>
    <w:pPr/>
  </w:style>
  <w:style w:type="paragraph" w:customStyle="1" w:styleId="jrnlRefText">
    <w:name w:val="jrnlRefText"/>
    <w:basedOn w:val="Normal"/>
    <w:pPr/>
  </w:style>
  <w:style w:type="paragraph" w:customStyle="1" w:styleId="sub-article">
    <w:name w:val="sub-article"/>
    <w:basedOn w:val="Normal"/>
    <w:pPr/>
  </w:style>
  <w:style w:type="paragraph" w:customStyle="1" w:styleId="sub-article-title">
    <w:name w:val="sub-article-title"/>
    <w:basedOn w:val="Normal"/>
    <w:pPr/>
  </w:style>
  <w:style w:type="paragraph" w:customStyle="1" w:styleId="sub-body">
    <w:name w:val="sub-body"/>
    <w:basedOn w:val="Normal"/>
    <w:pPr/>
  </w:style>
  <w:style w:type="paragraph" w:customStyle="1" w:styleId="jrnlTblCaption">
    <w:name w:val="jrnlTblCaption"/>
    <w:basedOn w:val="Normal"/>
    <w:pPr/>
  </w:style>
  <w:style w:type="paragraph" w:customStyle="1" w:styleId="jrnlTblBody">
    <w:name w:val="jrnlTblBody"/>
    <w:basedOn w:val="Normal"/>
    <w:pPr/>
  </w:style>
  <w:style w:type="paragraph" w:customStyle="1" w:styleId="jrnlTblFoot">
    <w:name w:val="jrnlTblFoot"/>
    <w:basedOn w:val="Normal"/>
    <w:pPr/>
  </w:style>
  <w:style w:type="character">
    <w:name w:val="jrnlBibRef"/>
    <w:rPr>
      <w:color w:val="#1B6685"/>
      <w:shd w:val="clear" w:color="" w:fill="#ECF8FC"/>
    </w:rPr>
  </w:style>
  <w:style w:type="character">
    <w:name w:val="jrnlFigRef"/>
    <w:rPr>
      <w:color w:val="#495A11"/>
      <w:shd w:val="clear" w:color="" w:fill="#EFF5D9"/>
    </w:rPr>
  </w:style>
  <w:style w:type="character">
    <w:name w:val="jrnlVidRef"/>
    <w:rPr>
      <w:color w:val="#495A11"/>
      <w:shd w:val="clear" w:color="" w:fill="#EFF5D9"/>
    </w:rPr>
  </w:style>
  <w:style w:type="character">
    <w:name w:val="label"/>
    <w:rPr>
      <w:color w:val="#FFFFFF"/>
      <w:shd w:val="clear" w:color="" w:fill="#808080"/>
    </w:rPr>
  </w:style>
  <w:style w:type="paragraph" w:customStyle="1" w:styleId="jrnlFigCaption">
    <w:name w:val="jrnlFigCaption"/>
    <w:basedOn w:val="Normal"/>
    <w:pPr/>
  </w:style>
  <w:style w:type="paragraph" w:customStyle="1" w:styleId="jrnlSupplCaption">
    <w:name w:val="jrnlSupplCaption"/>
    <w:basedOn w:val="Normal"/>
    <w:pPr/>
  </w:style>
  <w:style w:type="character">
    <w:name w:val="partLabel"/>
    <w:rPr>
      <w:color w:val="#ff8000"/>
      <w:b/>
    </w:rPr>
  </w:style>
  <w:style w:type="character">
    <w:name w:val="RefAuthor"/>
    <w:rPr>
      <w:color w:val="#388E8E"/>
    </w:rPr>
  </w:style>
  <w:style w:type="character">
    <w:name w:val="RefSurName"/>
    <w:rPr>
      <w:color w:val="#3852B0"/>
    </w:rPr>
  </w:style>
  <w:style w:type="character">
    <w:name w:val="RefGivenName"/>
    <w:rPr>
      <w:color w:val="orange"/>
    </w:rPr>
  </w:style>
  <w:style w:type="character">
    <w:name w:val="RefYear"/>
    <w:rPr>
      <w:color w:val="#DC143C"/>
    </w:rPr>
  </w:style>
  <w:style w:type="character">
    <w:name w:val="RefVolume"/>
    <w:rPr>
      <w:color w:val="#8B008B"/>
      <w:b/>
    </w:rPr>
  </w:style>
  <w:style w:type="character">
    <w:name w:val="RefArticleTitle"/>
    <w:rPr>
      <w:color w:val="#F99500"/>
    </w:rPr>
  </w:style>
  <w:style w:type="character">
    <w:name w:val="RefJournalTitle"/>
    <w:rPr>
      <w:color w:val="#808000"/>
      <w:i/>
      <w:iCs/>
    </w:rPr>
  </w:style>
  <w:style w:type="character">
    <w:name w:val="RefSoftName"/>
    <w:rPr>
      <w:color w:val="#2196F3"/>
    </w:rPr>
  </w:style>
  <w:style w:type="character">
    <w:name w:val="RefFPage"/>
    <w:rPr>
      <w:color w:val="#8B008B"/>
    </w:rPr>
  </w:style>
  <w:style w:type="character">
    <w:name w:val="RefLPage"/>
    <w:rPr>
      <w:color w:val="#008000"/>
    </w:rPr>
  </w:style>
  <w:style w:type="character">
    <w:name w:val="RefELocation"/>
    <w:rPr>
      <w:color w:val="#FF6347"/>
    </w:rPr>
  </w:style>
  <w:style w:type="character">
    <w:name w:val="RefCollaboration"/>
    <w:rPr>
      <w:color w:val="#4682B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hyperlink" Target="R66" TargetMode="External"/><Relationship Id="rId8" Type="http://schemas.openxmlformats.org/officeDocument/2006/relationships/hyperlink" Target="R60" TargetMode="External"/><Relationship Id="rId9" Type="http://schemas.openxmlformats.org/officeDocument/2006/relationships/hyperlink" Target="R67" TargetMode="External"/><Relationship Id="rId10" Type="http://schemas.openxmlformats.org/officeDocument/2006/relationships/hyperlink" Target="R40" TargetMode="External"/><Relationship Id="rId11" Type="http://schemas.openxmlformats.org/officeDocument/2006/relationships/hyperlink" Target="R42" TargetMode="External"/><Relationship Id="rId12" Type="http://schemas.openxmlformats.org/officeDocument/2006/relationships/hyperlink" Target="R74" TargetMode="External"/><Relationship Id="rId13" Type="http://schemas.openxmlformats.org/officeDocument/2006/relationships/hyperlink" Target="R24" TargetMode="External"/><Relationship Id="rId14" Type="http://schemas.openxmlformats.org/officeDocument/2006/relationships/hyperlink" Target="R64" TargetMode="External"/><Relationship Id="rId15" Type="http://schemas.openxmlformats.org/officeDocument/2006/relationships/hyperlink" Target="R48" TargetMode="External"/><Relationship Id="rId16" Type="http://schemas.openxmlformats.org/officeDocument/2006/relationships/hyperlink" Target="R21" TargetMode="External"/><Relationship Id="rId17" Type="http://schemas.openxmlformats.org/officeDocument/2006/relationships/hyperlink" Target="R63" TargetMode="External"/><Relationship Id="rId18" Type="http://schemas.openxmlformats.org/officeDocument/2006/relationships/hyperlink" Target="R58" TargetMode="External"/><Relationship Id="rId19" Type="http://schemas.openxmlformats.org/officeDocument/2006/relationships/hyperlink" Target="R10" TargetMode="External"/><Relationship Id="rId20" Type="http://schemas.openxmlformats.org/officeDocument/2006/relationships/hyperlink" Target="R37" TargetMode="External"/><Relationship Id="rId21" Type="http://schemas.openxmlformats.org/officeDocument/2006/relationships/hyperlink" Target="R38" TargetMode="External"/><Relationship Id="rId22" Type="http://schemas.openxmlformats.org/officeDocument/2006/relationships/hyperlink" Target="R69" TargetMode="External"/><Relationship Id="rId23" Type="http://schemas.openxmlformats.org/officeDocument/2006/relationships/hyperlink" Target="R27" TargetMode="External"/><Relationship Id="rId24" Type="http://schemas.openxmlformats.org/officeDocument/2006/relationships/hyperlink" Target="R26" TargetMode="External"/><Relationship Id="rId25" Type="http://schemas.openxmlformats.org/officeDocument/2006/relationships/hyperlink" Target="R49" TargetMode="External"/><Relationship Id="rId26" Type="http://schemas.openxmlformats.org/officeDocument/2006/relationships/hyperlink" Target="R57" TargetMode="External"/><Relationship Id="rId27" Type="http://schemas.openxmlformats.org/officeDocument/2006/relationships/hyperlink" Target="R71" TargetMode="External"/><Relationship Id="rId28" Type="http://schemas.openxmlformats.org/officeDocument/2006/relationships/hyperlink" Target="R55" TargetMode="External"/><Relationship Id="rId29" Type="http://schemas.openxmlformats.org/officeDocument/2006/relationships/hyperlink" Target="R11" TargetMode="External"/><Relationship Id="rId30" Type="http://schemas.openxmlformats.org/officeDocument/2006/relationships/hyperlink" Target="R78" TargetMode="External"/><Relationship Id="rId31" Type="http://schemas.openxmlformats.org/officeDocument/2006/relationships/hyperlink" Target="R25" TargetMode="External"/><Relationship Id="rId32" Type="http://schemas.openxmlformats.org/officeDocument/2006/relationships/hyperlink" Target="R36" TargetMode="External"/><Relationship Id="rId33" Type="http://schemas.openxmlformats.org/officeDocument/2006/relationships/hyperlink" Target="R35" TargetMode="External"/><Relationship Id="rId34" Type="http://schemas.openxmlformats.org/officeDocument/2006/relationships/hyperlink" Target="R2" TargetMode="External"/><Relationship Id="rId35" Type="http://schemas.openxmlformats.org/officeDocument/2006/relationships/hyperlink" Target="R23" TargetMode="External"/><Relationship Id="rId36" Type="http://schemas.openxmlformats.org/officeDocument/2006/relationships/hyperlink" Target="R44" TargetMode="External"/><Relationship Id="rId37" Type="http://schemas.openxmlformats.org/officeDocument/2006/relationships/hyperlink" Target="F1" TargetMode="External"/><Relationship Id="rId38" Type="http://schemas.openxmlformats.org/officeDocument/2006/relationships/hyperlink" Target="R20" TargetMode="External"/><Relationship Id="rId39" Type="http://schemas.openxmlformats.org/officeDocument/2006/relationships/image" Target="media/section_image1.jpg"/><Relationship Id="rId40" Type="http://schemas.openxmlformats.org/officeDocument/2006/relationships/hyperlink" Target="F2" TargetMode="External"/><Relationship Id="rId41" Type="http://schemas.openxmlformats.org/officeDocument/2006/relationships/image" Target="media/section_image2.jpg"/><Relationship Id="rId42" Type="http://schemas.openxmlformats.org/officeDocument/2006/relationships/hyperlink" Target="R9" TargetMode="External"/><Relationship Id="rId43" Type="http://schemas.openxmlformats.org/officeDocument/2006/relationships/hyperlink" Target="F3" TargetMode="External"/><Relationship Id="rId44" Type="http://schemas.openxmlformats.org/officeDocument/2006/relationships/hyperlink" Target="F3-S1" TargetMode="External"/><Relationship Id="rId45" Type="http://schemas.openxmlformats.org/officeDocument/2006/relationships/image" Target="media/section_image3.jpg"/><Relationship Id="rId46" Type="http://schemas.openxmlformats.org/officeDocument/2006/relationships/image" Target="media/section_image4.jpg"/><Relationship Id="rId47" Type="http://schemas.openxmlformats.org/officeDocument/2006/relationships/hyperlink" Target="R45" TargetMode="External"/><Relationship Id="rId48" Type="http://schemas.openxmlformats.org/officeDocument/2006/relationships/hyperlink" Target="R72" TargetMode="External"/><Relationship Id="rId49" Type="http://schemas.openxmlformats.org/officeDocument/2006/relationships/hyperlink" Target="R6" TargetMode="External"/><Relationship Id="rId50" Type="http://schemas.openxmlformats.org/officeDocument/2006/relationships/hyperlink" Target="F4-S1" TargetMode="External"/><Relationship Id="rId51" Type="http://schemas.openxmlformats.org/officeDocument/2006/relationships/hyperlink" Target="F4" TargetMode="External"/><Relationship Id="rId52" Type="http://schemas.openxmlformats.org/officeDocument/2006/relationships/image" Target="media/section_image5.jpg"/><Relationship Id="rId53" Type="http://schemas.openxmlformats.org/officeDocument/2006/relationships/image" Target="media/section_image6.jpg"/><Relationship Id="rId54" Type="http://schemas.openxmlformats.org/officeDocument/2006/relationships/hyperlink" Target="R30" TargetMode="External"/><Relationship Id="rId55" Type="http://schemas.openxmlformats.org/officeDocument/2006/relationships/hyperlink" Target="F5" TargetMode="External"/><Relationship Id="rId56" Type="http://schemas.openxmlformats.org/officeDocument/2006/relationships/image" Target="media/section_image7.jpg"/><Relationship Id="rId57" Type="http://schemas.openxmlformats.org/officeDocument/2006/relationships/hyperlink" Target="R19" TargetMode="External"/><Relationship Id="rId58" Type="http://schemas.openxmlformats.org/officeDocument/2006/relationships/hyperlink" Target="F6" TargetMode="External"/><Relationship Id="rId59" Type="http://schemas.openxmlformats.org/officeDocument/2006/relationships/hyperlink" Target="F6-S1" TargetMode="External"/><Relationship Id="rId60" Type="http://schemas.openxmlformats.org/officeDocument/2006/relationships/image" Target="media/section_image8.jpg"/><Relationship Id="rId61" Type="http://schemas.openxmlformats.org/officeDocument/2006/relationships/image" Target="media/section_image9.jpg"/><Relationship Id="rId62" Type="http://schemas.openxmlformats.org/officeDocument/2006/relationships/image" Target="media/section_image10.jpg"/><Relationship Id="rId63" Type="http://schemas.openxmlformats.org/officeDocument/2006/relationships/hyperlink" Target="F6-S2" TargetMode="External"/><Relationship Id="rId64" Type="http://schemas.openxmlformats.org/officeDocument/2006/relationships/hyperlink" Target="F7" TargetMode="External"/><Relationship Id="rId65" Type="http://schemas.openxmlformats.org/officeDocument/2006/relationships/hyperlink" Target="F7-S1" TargetMode="External"/><Relationship Id="rId66" Type="http://schemas.openxmlformats.org/officeDocument/2006/relationships/image" Target="media/section_image11.jpg"/><Relationship Id="rId67" Type="http://schemas.openxmlformats.org/officeDocument/2006/relationships/image" Target="media/section_image12.jpg"/><Relationship Id="rId68" Type="http://schemas.openxmlformats.org/officeDocument/2006/relationships/image" Target="media/section_image13.jpg"/><Relationship Id="rId69" Type="http://schemas.openxmlformats.org/officeDocument/2006/relationships/hyperlink" Target="F8" TargetMode="External"/><Relationship Id="rId70" Type="http://schemas.openxmlformats.org/officeDocument/2006/relationships/image" Target="media/section_image14.jpg"/><Relationship Id="rId71" Type="http://schemas.openxmlformats.org/officeDocument/2006/relationships/hyperlink" Target="F7-S2" TargetMode="External"/><Relationship Id="rId72" Type="http://schemas.openxmlformats.org/officeDocument/2006/relationships/hyperlink" Target="R51" TargetMode="External"/><Relationship Id="rId73" Type="http://schemas.openxmlformats.org/officeDocument/2006/relationships/hyperlink" Target="R39" TargetMode="External"/><Relationship Id="rId74" Type="http://schemas.openxmlformats.org/officeDocument/2006/relationships/hyperlink" Target="F9-S1" TargetMode="External"/><Relationship Id="rId75" Type="http://schemas.openxmlformats.org/officeDocument/2006/relationships/hyperlink" Target="F9" TargetMode="External"/><Relationship Id="rId76" Type="http://schemas.openxmlformats.org/officeDocument/2006/relationships/hyperlink" Target="F10" TargetMode="External"/><Relationship Id="rId77" Type="http://schemas.openxmlformats.org/officeDocument/2006/relationships/hyperlink" Target="F10-S1" TargetMode="External"/><Relationship Id="rId78" Type="http://schemas.openxmlformats.org/officeDocument/2006/relationships/hyperlink" Target="R4" TargetMode="External"/><Relationship Id="rId79" Type="http://schemas.openxmlformats.org/officeDocument/2006/relationships/hyperlink" Target="R59" TargetMode="External"/><Relationship Id="rId80" Type="http://schemas.openxmlformats.org/officeDocument/2006/relationships/hyperlink" Target="R12" TargetMode="External"/><Relationship Id="rId81" Type="http://schemas.openxmlformats.org/officeDocument/2006/relationships/hyperlink" Target="R7" TargetMode="External"/><Relationship Id="rId82" Type="http://schemas.openxmlformats.org/officeDocument/2006/relationships/hyperlink" Target="R18" TargetMode="External"/><Relationship Id="rId83" Type="http://schemas.openxmlformats.org/officeDocument/2006/relationships/hyperlink" Target="R56" TargetMode="External"/><Relationship Id="rId84" Type="http://schemas.openxmlformats.org/officeDocument/2006/relationships/hyperlink" Target="R46" TargetMode="External"/><Relationship Id="rId85" Type="http://schemas.openxmlformats.org/officeDocument/2006/relationships/image" Target="media/section_image15.jpg"/><Relationship Id="rId86" Type="http://schemas.openxmlformats.org/officeDocument/2006/relationships/image" Target="media/section_image16.jpg"/><Relationship Id="rId87" Type="http://schemas.openxmlformats.org/officeDocument/2006/relationships/image" Target="media/section_image17.jpg"/><Relationship Id="rId88" Type="http://schemas.openxmlformats.org/officeDocument/2006/relationships/image" Target="media/section_image18.jpg"/><Relationship Id="rId89" Type="http://schemas.openxmlformats.org/officeDocument/2006/relationships/hyperlink" Target="R5" TargetMode="External"/><Relationship Id="rId90" Type="http://schemas.openxmlformats.org/officeDocument/2006/relationships/hyperlink" Target="R28" TargetMode="External"/><Relationship Id="rId91" Type="http://schemas.openxmlformats.org/officeDocument/2006/relationships/hyperlink" Target="R29" TargetMode="External"/><Relationship Id="rId92" Type="http://schemas.openxmlformats.org/officeDocument/2006/relationships/hyperlink" Target="R50" TargetMode="External"/><Relationship Id="rId93" Type="http://schemas.openxmlformats.org/officeDocument/2006/relationships/hyperlink" Target="R79" TargetMode="External"/><Relationship Id="rId94" Type="http://schemas.openxmlformats.org/officeDocument/2006/relationships/hyperlink" Target="R47" TargetMode="External"/><Relationship Id="rId95" Type="http://schemas.openxmlformats.org/officeDocument/2006/relationships/hyperlink" Target="F9-S2" TargetMode="External"/><Relationship Id="rId96" Type="http://schemas.openxmlformats.org/officeDocument/2006/relationships/hyperlink" Target="F9-S3" TargetMode="External"/><Relationship Id="rId97" Type="http://schemas.openxmlformats.org/officeDocument/2006/relationships/hyperlink" Target="R75" TargetMode="External"/><Relationship Id="rId98" Type="http://schemas.openxmlformats.org/officeDocument/2006/relationships/hyperlink" Target="R41" TargetMode="External"/><Relationship Id="rId99" Type="http://schemas.openxmlformats.org/officeDocument/2006/relationships/hyperlink" Target="R22" TargetMode="External"/><Relationship Id="rId100" Type="http://schemas.openxmlformats.org/officeDocument/2006/relationships/image" Target="media/section_image19.jpg"/><Relationship Id="rId101" Type="http://schemas.openxmlformats.org/officeDocument/2006/relationships/image" Target="media/section_image20.jpg"/><Relationship Id="rId102" Type="http://schemas.openxmlformats.org/officeDocument/2006/relationships/hyperlink" Target="R8" TargetMode="External"/><Relationship Id="rId103" Type="http://schemas.openxmlformats.org/officeDocument/2006/relationships/hyperlink" Target="R65" TargetMode="External"/><Relationship Id="rId104" Type="http://schemas.openxmlformats.org/officeDocument/2006/relationships/hyperlink" Target="R52" TargetMode="External"/><Relationship Id="rId105" Type="http://schemas.openxmlformats.org/officeDocument/2006/relationships/hyperlink" Target="R16" TargetMode="External"/><Relationship Id="rId106" Type="http://schemas.openxmlformats.org/officeDocument/2006/relationships/hyperlink" Target="R31" TargetMode="External"/><Relationship Id="rId107" Type="http://schemas.openxmlformats.org/officeDocument/2006/relationships/hyperlink" Target="R77" TargetMode="External"/><Relationship Id="rId108" Type="http://schemas.openxmlformats.org/officeDocument/2006/relationships/hyperlink" Target="R13" TargetMode="External"/><Relationship Id="rId109" Type="http://schemas.openxmlformats.org/officeDocument/2006/relationships/hyperlink" Target="R70" TargetMode="External"/><Relationship Id="rId110" Type="http://schemas.openxmlformats.org/officeDocument/2006/relationships/hyperlink" Target="R33" TargetMode="External"/><Relationship Id="rId111" Type="http://schemas.openxmlformats.org/officeDocument/2006/relationships/hyperlink" Target="R15" TargetMode="External"/><Relationship Id="rId112" Type="http://schemas.openxmlformats.org/officeDocument/2006/relationships/hyperlink" Target="SP1" TargetMode="External"/><Relationship Id="rId113" Type="http://schemas.openxmlformats.org/officeDocument/2006/relationships/hyperlink" Target="R68" TargetMode="External"/><Relationship Id="rId114" Type="http://schemas.openxmlformats.org/officeDocument/2006/relationships/hyperlink" Target="R54" TargetMode="External"/><Relationship Id="rId115" Type="http://schemas.openxmlformats.org/officeDocument/2006/relationships/hyperlink" Target="R43" TargetMode="External"/><Relationship Id="rId116" Type="http://schemas.openxmlformats.org/officeDocument/2006/relationships/hyperlink" Target="R62" TargetMode="External"/><Relationship Id="rId117" Type="http://schemas.openxmlformats.org/officeDocument/2006/relationships/hyperlink" Target="SP2" TargetMode="External"/><Relationship Id="rId118" Type="http://schemas.openxmlformats.org/officeDocument/2006/relationships/hyperlink" Target="SP3" TargetMode="External"/><Relationship Id="rId119" Type="http://schemas.openxmlformats.org/officeDocument/2006/relationships/hyperlink" Target="SP4" TargetMode="External"/><Relationship Id="rId120" Type="http://schemas.openxmlformats.org/officeDocument/2006/relationships/hyperlink" Target="R34" TargetMode="External"/><Relationship Id="rId121" Type="http://schemas.openxmlformats.org/officeDocument/2006/relationships/hyperlink" Target="R14" TargetMode="External"/><Relationship Id="rId122" Type="http://schemas.openxmlformats.org/officeDocument/2006/relationships/hyperlink" Target="R61" TargetMode="External"/><Relationship Id="rId123" Type="http://schemas.openxmlformats.org/officeDocument/2006/relationships/hyperlink" Target="R53" TargetMode="External"/><Relationship Id="rId124" Type="http://schemas.openxmlformats.org/officeDocument/2006/relationships/hyperlink" Target="R76" TargetMode="External"/><Relationship Id="rId125" Type="http://schemas.openxmlformats.org/officeDocument/2006/relationships/hyperlink" Target="R17" TargetMode="External"/><Relationship Id="rId126" Type="http://schemas.openxmlformats.org/officeDocument/2006/relationships/hyperlink" Target="R3" TargetMode="External"/><Relationship Id="rId127" Type="http://schemas.openxmlformats.org/officeDocument/2006/relationships/hyperlink" Target="http://elife.exetercs.comhttp://mkweb.bcgsc.ca/tableviewer" TargetMode="External"/><Relationship Id="rId128" Type="http://schemas.openxmlformats.org/officeDocument/2006/relationships/hyperlink" Target="R32" TargetMode="External"/><Relationship Id="rId129" Type="http://schemas.openxmlformats.org/officeDocument/2006/relationships/hyperlink" Target="http://elife.exetercs.comhttp://boxplot.tyerslab.com" TargetMode="External"/><Relationship Id="rId130" Type="http://schemas.openxmlformats.org/officeDocument/2006/relationships/hyperlink" Target="R1" TargetMode="External"/><Relationship Id="rId131" Type="http://schemas.openxmlformats.org/officeDocument/2006/relationships/hyperlink" Target="http://elife.exetercs.comhttps://genome.ucsc.edu/cgi-bin/hgTrackUi?hgsid=424400999_9OI4vJsT1sakRAPyi9mNSC7V81zc&amp;g=wgEncodeCshlLongRnaSeq" TargetMode="External"/><Relationship Id="rId132" Type="http://schemas.openxmlformats.org/officeDocument/2006/relationships/hyperlink" Target="http://elife.exetercs.comhttps://genome.ucsc.edu/cgi-bin/hgTrackUi?hgsid=424401115_qgaAWZ6Xs38F1laFE3UuHnvAG7AS&amp;g=wgEncodeUwDnase" TargetMode="External"/><Relationship Id="rId133" Type="http://schemas.openxmlformats.org/officeDocument/2006/relationships/hyperlink" Target="R73" TargetMode="External"/><Relationship Id="rId134" Type="http://schemas.openxmlformats.org/officeDocument/2006/relationships/hyperlink" Target="http://elife.exetercs.comhttp://www.immgen.org" TargetMode="External"/><Relationship Id="rId135" Type="http://schemas.openxmlformats.org/officeDocument/2006/relationships/hyperlink" Target="http://elife.exetercs.comhttps://www.ebi.ac.uk/gxa/experiments/E-MTAB-2582" TargetMode="External"/><Relationship Id="rId136" Type="http://schemas.openxmlformats.org/officeDocument/2006/relationships/hyperlink" Target="http://elife.exetercs.comhttp://biogps.org/dataset/BDS_00013/" TargetMode="External"/><Relationship Id="rId137" Type="http://schemas.openxmlformats.org/officeDocument/2006/relationships/hyperlink" Target="http://elife.exetercs.comhttp://helix.nih.gov" TargetMode="External"/><Relationship Id="rId138" Type="http://schemas.openxmlformats.org/officeDocument/2006/relationships/hyperlink" Target="http://elife.exetercs.com/ecs/article/80712/resources/Supplemental_file_1.xlsx" TargetMode="External"/><Relationship Id="rId139" Type="http://schemas.openxmlformats.org/officeDocument/2006/relationships/hyperlink" Target="http://elife.exetercs.com/ecs/article/80712/resources/Supplemental_file_2.xlsx" TargetMode="External"/><Relationship Id="rId140" Type="http://schemas.openxmlformats.org/officeDocument/2006/relationships/hyperlink" Target="http://elife.exetercs.com/ecs/article/80712/resources/Supplemental_file_3.xlsx" TargetMode="External"/><Relationship Id="rId141" Type="http://schemas.openxmlformats.org/officeDocument/2006/relationships/hyperlink" Target="http://elife.exetercs.com/ecs/article/80712/resources/Supplemental_file_4.xlsx" TargetMode="External"/><Relationship Id="rId142" Type="http://schemas.openxmlformats.org/officeDocument/2006/relationships/hyperlink" Target="http://elife.exetercs.comhttp://www.ncbi.nlm.nih.gov/geo/query/acc.cgi?token=mvyzwwievhcbvgr&amp;acc=GSE77656" TargetMode="External"/><Relationship Id="rId143"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2016-06-03T07:15:11+00:00</dcterms:created>
  <dcterms:modified xsi:type="dcterms:W3CDTF">2016-06-03T07:15:11+00:00</dcterms:modified>
</cp:coreProperties>
</file>

<file path=docProps/custom.xml><?xml version="1.0" encoding="utf-8"?>
<Properties xmlns="http://schemas.openxmlformats.org/officeDocument/2006/custom-properties" xmlns:vt="http://schemas.openxmlformats.org/officeDocument/2006/docPropsVTypes"/>
</file>