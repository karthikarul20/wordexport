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jrnlDOI"/>
      </w:pPr>
      <w:r>
        <w:rPr>
          <w:shd w:val="clear" w:color="" w:fill=""/>
        </w:rPr>
        <w:t xml:space="preserve">10.7554/eLife.14197</w:t>
      </w:r>
    </w:p>
    <w:p>
      <w:pPr>
        <w:pStyle w:val="jrnlArtType"/>
      </w:pPr>
      <w:r>
        <w:rPr>
          <w:shd w:val="clear" w:color="" w:fill=""/>
        </w:rPr>
        <w:t xml:space="preserve">Research Article</w:t>
      </w:r>
    </w:p>
    <w:p/>
    <w:p>
      <w:pPr>
        <w:pStyle w:val="jrnlArtTitle"/>
      </w:pPr>
      <w:r>
        <w:rPr>
          <w:color w:val="#002040"/>
          <w:sz w:val="40"/>
          <w:szCs w:val="40"/>
          <w:b/>
          <w:shd w:val="clear" w:color="" w:fill=""/>
        </w:rPr>
        <w:t xml:space="preserve">An extrasynaptic GABAergic signal modulates a pattern of forward movement in </w:t>
      </w:r>
      <w:r>
        <w:rPr>
          <w:color w:val="#002040"/>
          <w:sz w:val="40"/>
          <w:szCs w:val="40"/>
          <w:b/>
          <w:i/>
          <w:iCs/>
          <w:shd w:val="clear" w:color="" w:fill=""/>
        </w:rPr>
        <w:t xml:space="preserve">Caenorhabditis elegans</w:t>
      </w:r>
    </w:p>
    <w:p>
      <w:pPr>
        <w:pStyle w:val="jrnlAbsGroup"/>
      </w:pPr>
    </w:p>
    <w:p>
      <w:pPr>
        <w:pStyle w:val="jrnlAbsHead"/>
      </w:pPr>
      <w:r>
        <w:rPr>
          <w:color w:val="#011b37"/>
          <w:sz w:val="40"/>
          <w:szCs w:val="40"/>
          <w:b/>
          <w:shd w:val="clear" w:color="" w:fill=""/>
        </w:rPr>
        <w:t xml:space="preserve">Abstract</w:t>
      </w:r>
    </w:p>
    <w:p>
      <w:pPr>
        <w:pStyle w:val="jrnlAbsPara"/>
      </w:pPr>
      <w:r>
        <w:rPr>
          <w:sz w:val="22"/>
          <w:szCs w:val="22"/>
          <w:shd w:val="clear" w:color="" w:fill=""/>
        </w:rPr>
        <w:t xml:space="preserve">As a common neurotransmitter in the nervous system, γ-aminobutyric acid (GABA) modulates locomotory patterns in both vertebrates and invertebrates. However, the signaling mechanisms underlying the behavioral effects of GABAergic modulation are not completely understood. Here, we demonstrate that a GABAergic signal in </w:t>
      </w:r>
      <w:r>
        <w:rPr>
          <w:sz w:val="22"/>
          <w:szCs w:val="22"/>
          <w:i/>
          <w:iCs/>
          <w:shd w:val="clear" w:color="" w:fill=""/>
        </w:rPr>
        <w:t xml:space="preserve">C. elegans </w:t>
      </w:r>
      <w:r>
        <w:rPr>
          <w:sz w:val="22"/>
          <w:szCs w:val="22"/>
          <w:shd w:val="clear" w:color="" w:fill=""/>
        </w:rPr>
        <w:t xml:space="preserve">modulates the amplitude of undulatory head bending through extrasynaptic neurotransmission and conserved metabotropic receptors. We show that the GABAergic RME head motor neurons generate undulatory activity patterns that correlate with head bending and the activity of RME causally links with head bending amplitude. The undulatory activity of RME is regulated by a pair of cholinergic head motor neurons SMD, which facilitate head bending, and inhibits SMD to limit head bending. The extrasynaptic neurotransmission between SMD and RME provides a gain control system to set head bending amplitude to a value correlated with optimal efficiency of forward movement.</w:t>
      </w:r>
    </w:p>
    <w:p>
      <w:pPr>
        <w:sectPr>
          <w:pgSz w:orient="portrait" w:w="12240" w:h="18720"/>
          <w:pgMar w:top="600" w:right="600" w:bottom="600" w:left="600" w:header="720" w:footer="720" w:gutter="0"/>
          <w:cols w:num="1" w:space="720"/>
        </w:sectPr>
      </w:pPr>
    </w:p>
    <w:p>
      <w:pPr>
        <w:pStyle w:val="jrnlHead1"/>
      </w:pPr>
      <w:r>
        <w:rPr>
          <w:color w:val="#011b37"/>
          <w:sz w:val="56"/>
          <w:szCs w:val="56"/>
          <w:b/>
          <w:shd w:val="clear" w:color="" w:fill=""/>
        </w:rPr>
        <w:t xml:space="preserve">Introduction</w:t>
      </w:r>
    </w:p>
    <w:p>
      <w:pPr>
        <w:pStyle w:val="jrnlSecPara"/>
      </w:pPr>
      <w:r>
        <w:rPr>
          <w:sz w:val="22"/>
          <w:szCs w:val="22"/>
          <w:shd w:val="clear" w:color="" w:fill=""/>
        </w:rPr>
        <w:t xml:space="preserve">In both vertebrates and invertebrates, neuromodulators profoundly shape the activity of neural circuits, giving rise to organized and yet flexible patterns of output (</w:t>
      </w:r>
      <w:hyperlink w:anchor="R9" w:history="1">
        <w:r>
          <w:rPr>
            <w:rStyle w:val="jrnlBibRef"/>
          </w:rPr>
          <w:t xml:space="preserve">Bargmann and Marder, 2013</w:t>
        </w:r>
      </w:hyperlink>
      <w:r>
        <w:rPr>
          <w:sz w:val="22"/>
          <w:szCs w:val="22"/>
          <w:shd w:val="clear" w:color="" w:fill=""/>
        </w:rPr>
        <w:t xml:space="preserve">). Neuromodulation of circuit activity is widespread in the neural circuits that generate structured locomotory patterns, such as walking, running, swimming, as well as feeding. Among a large number of neuromodulators, GABA, a major inhibitory neurotransmitter found in all nervous systems, plays a critical role in modulating locomotory patterns by regulating the underlying neural circuits at multiple levels (</w:t>
      </w:r>
      <w:hyperlink w:anchor="R66" w:history="1">
        <w:r>
          <w:rPr>
            <w:rStyle w:val="jrnlBibRef"/>
          </w:rPr>
          <w:t xml:space="preserve">Tegner et al., 1993</w:t>
        </w:r>
      </w:hyperlink>
      <w:r>
        <w:rPr>
          <w:sz w:val="22"/>
          <w:szCs w:val="22"/>
          <w:shd w:val="clear" w:color="" w:fill=""/>
        </w:rPr>
        <w:t xml:space="preserve">; </w:t>
      </w:r>
      <w:hyperlink w:anchor="R15" w:history="1">
        <w:r>
          <w:rPr>
            <w:rStyle w:val="jrnlBibRef"/>
          </w:rPr>
          <w:t xml:space="preserve">Cazalets et al., 1998</w:t>
        </w:r>
      </w:hyperlink>
      <w:r>
        <w:rPr>
          <w:sz w:val="22"/>
          <w:szCs w:val="22"/>
          <w:shd w:val="clear" w:color="" w:fill=""/>
        </w:rPr>
        <w:t xml:space="preserve">; </w:t>
      </w:r>
      <w:hyperlink w:anchor="R58" w:history="1">
        <w:r>
          <w:rPr>
            <w:rStyle w:val="jrnlBibRef"/>
          </w:rPr>
          <w:t xml:space="preserve">Reith and Sillar, 1999</w:t>
        </w:r>
      </w:hyperlink>
      <w:r>
        <w:rPr>
          <w:sz w:val="22"/>
          <w:szCs w:val="22"/>
          <w:shd w:val="clear" w:color="" w:fill=""/>
        </w:rPr>
        <w:t xml:space="preserve">; </w:t>
      </w:r>
      <w:hyperlink w:anchor="R65" w:history="1">
        <w:r>
          <w:rPr>
            <w:rStyle w:val="jrnlBibRef"/>
          </w:rPr>
          <w:t xml:space="preserve">Swensen et al., 2000</w:t>
        </w:r>
      </w:hyperlink>
      <w:r>
        <w:rPr>
          <w:sz w:val="22"/>
          <w:szCs w:val="22"/>
          <w:shd w:val="clear" w:color="" w:fill=""/>
        </w:rPr>
        <w:t xml:space="preserve">; </w:t>
      </w:r>
      <w:hyperlink w:anchor="R74" w:history="1">
        <w:r>
          <w:rPr>
            <w:rStyle w:val="jrnlBibRef"/>
          </w:rPr>
          <w:t xml:space="preserve">Ziskind-Conhaim, 2013</w:t>
        </w:r>
      </w:hyperlink>
      <w:r>
        <w:rPr>
          <w:sz w:val="22"/>
          <w:szCs w:val="22"/>
          <w:shd w:val="clear" w:color="" w:fill=""/>
        </w:rPr>
        <w:t xml:space="preserve">; </w:t>
      </w:r>
      <w:hyperlink w:anchor="R29" w:history="1">
        <w:r>
          <w:rPr>
            <w:rStyle w:val="jrnlBibRef"/>
          </w:rPr>
          <w:t xml:space="preserve">Fidelin et al., 2015</w:t>
        </w:r>
      </w:hyperlink>
      <w:r>
        <w:rPr>
          <w:sz w:val="22"/>
          <w:szCs w:val="22"/>
          <w:shd w:val="clear" w:color="" w:fill=""/>
        </w:rPr>
        <w:t xml:space="preserve">).</w:t>
      </w:r>
    </w:p>
    <w:p>
      <w:pPr>
        <w:pStyle w:val="jrnlSecPara"/>
      </w:pPr>
      <w:r>
        <w:rPr>
          <w:sz w:val="22"/>
          <w:szCs w:val="22"/>
          <w:shd w:val="clear" w:color="" w:fill=""/>
        </w:rPr>
        <w:t xml:space="preserve">A great deal is known about the modulatory role of GABA in regulating locomotory patterns. In the crab </w:t>
      </w:r>
      <w:r>
        <w:rPr>
          <w:sz w:val="22"/>
          <w:szCs w:val="22"/>
          <w:i/>
          <w:iCs/>
          <w:shd w:val="clear" w:color="" w:fill=""/>
        </w:rPr>
        <w:t xml:space="preserve">Cancer borealis</w:t>
      </w:r>
      <w:r>
        <w:rPr>
          <w:sz w:val="22"/>
          <w:szCs w:val="22"/>
          <w:shd w:val="clear" w:color="" w:fill=""/>
        </w:rPr>
        <w:t xml:space="preserve">, GABA is identified in a few neuromodulatory neurons that project to the stomatogastric nervous system, which generates a pyloric rhythmic pattern. All the stomatogastric neurons respond to GABA with either an excitatory or inhibitory effect (</w:t>
      </w:r>
      <w:hyperlink w:anchor="R65" w:history="1">
        <w:r>
          <w:rPr>
            <w:rStyle w:val="jrnlBibRef"/>
          </w:rPr>
          <w:t xml:space="preserve">Swensen et al., 2000</w:t>
        </w:r>
      </w:hyperlink>
      <w:r>
        <w:rPr>
          <w:sz w:val="22"/>
          <w:szCs w:val="22"/>
          <w:shd w:val="clear" w:color="" w:fill=""/>
        </w:rPr>
        <w:t xml:space="preserve">), which are likely to contribute to the diverse motor patterns that can be generated by the stomatogastric system. The modulatory role of GABA has also been characterized in the spinal motor networks, where reciprocal glycinergic inhibition between contralateral and antagonist neuronal pools gives rise to rhythmic motor activities in different vertebrate animals (</w:t>
      </w:r>
      <w:hyperlink w:anchor="R2" w:history="1">
        <w:r>
          <w:rPr>
            <w:rStyle w:val="jrnlBibRef"/>
          </w:rPr>
          <w:t xml:space="preserve">Alford and Williams, 1987</w:t>
        </w:r>
      </w:hyperlink>
      <w:r>
        <w:rPr>
          <w:sz w:val="22"/>
          <w:szCs w:val="22"/>
          <w:shd w:val="clear" w:color="" w:fill=""/>
        </w:rPr>
        <w:t xml:space="preserve">; </w:t>
      </w:r>
      <w:hyperlink w:anchor="R13" w:history="1">
        <w:r>
          <w:rPr>
            <w:rStyle w:val="jrnlBibRef"/>
          </w:rPr>
          <w:t xml:space="preserve">Brown, 1914</w:t>
        </w:r>
      </w:hyperlink>
      <w:r>
        <w:rPr>
          <w:sz w:val="22"/>
          <w:szCs w:val="22"/>
          <w:shd w:val="clear" w:color="" w:fill=""/>
        </w:rPr>
        <w:t xml:space="preserve">; </w:t>
      </w:r>
      <w:hyperlink w:anchor="R14" w:history="1">
        <w:r>
          <w:rPr>
            <w:rStyle w:val="jrnlBibRef"/>
          </w:rPr>
          <w:t xml:space="preserve">Buchanan, 1982</w:t>
        </w:r>
      </w:hyperlink>
      <w:r>
        <w:rPr>
          <w:sz w:val="22"/>
          <w:szCs w:val="22"/>
          <w:shd w:val="clear" w:color="" w:fill=""/>
        </w:rPr>
        <w:t xml:space="preserve">; </w:t>
      </w:r>
      <w:hyperlink w:anchor="R20" w:history="1">
        <w:r>
          <w:rPr>
            <w:rStyle w:val="jrnlBibRef"/>
          </w:rPr>
          <w:t xml:space="preserve">Cohen and Harris-Warrick, 1984</w:t>
        </w:r>
      </w:hyperlink>
      <w:r>
        <w:rPr>
          <w:sz w:val="22"/>
          <w:szCs w:val="22"/>
          <w:shd w:val="clear" w:color="" w:fill=""/>
        </w:rPr>
        <w:t xml:space="preserve">; </w:t>
      </w:r>
      <w:hyperlink w:anchor="R21" w:history="1">
        <w:r>
          <w:rPr>
            <w:rStyle w:val="jrnlBibRef"/>
          </w:rPr>
          <w:t xml:space="preserve">Dale, 1985</w:t>
        </w:r>
      </w:hyperlink>
      <w:r>
        <w:rPr>
          <w:sz w:val="22"/>
          <w:szCs w:val="22"/>
          <w:shd w:val="clear" w:color="" w:fill=""/>
        </w:rPr>
        <w:t xml:space="preserve">; </w:t>
      </w:r>
      <w:hyperlink w:anchor="R30" w:history="1">
        <w:r>
          <w:rPr>
            <w:rStyle w:val="jrnlBibRef"/>
          </w:rPr>
          <w:t xml:space="preserve">Friesen, 1994</w:t>
        </w:r>
      </w:hyperlink>
      <w:r>
        <w:rPr>
          <w:sz w:val="22"/>
          <w:szCs w:val="22"/>
          <w:shd w:val="clear" w:color="" w:fill=""/>
        </w:rPr>
        <w:t xml:space="preserve">; </w:t>
      </w:r>
      <w:hyperlink w:anchor="R62" w:history="1">
        <w:r>
          <w:rPr>
            <w:rStyle w:val="jrnlBibRef"/>
          </w:rPr>
          <w:t xml:space="preserve">Sharp et al., 1996</w:t>
        </w:r>
      </w:hyperlink>
      <w:r>
        <w:rPr>
          <w:sz w:val="22"/>
          <w:szCs w:val="22"/>
          <w:shd w:val="clear" w:color="" w:fill=""/>
        </w:rPr>
        <w:t xml:space="preserve">; </w:t>
      </w:r>
      <w:hyperlink w:anchor="R64" w:history="1">
        <w:r>
          <w:rPr>
            <w:rStyle w:val="jrnlBibRef"/>
          </w:rPr>
          <w:t xml:space="preserve">Soffe, 1987</w:t>
        </w:r>
      </w:hyperlink>
      <w:r>
        <w:rPr>
          <w:sz w:val="22"/>
          <w:szCs w:val="22"/>
          <w:shd w:val="clear" w:color="" w:fill=""/>
        </w:rPr>
        <w:t xml:space="preserve">). For example, in isolated lamprey spinal cord electrophysiological and pharmacological data showed that an internally released GABA signal regulated spinal burst rate and modulated intersegmental coordination (</w:t>
      </w:r>
      <w:hyperlink w:anchor="R66" w:history="1">
        <w:r>
          <w:rPr>
            <w:rStyle w:val="jrnlBibRef"/>
          </w:rPr>
          <w:t xml:space="preserve">Tegner et al., 1993</w:t>
        </w:r>
      </w:hyperlink>
      <w:r>
        <w:rPr>
          <w:sz w:val="22"/>
          <w:szCs w:val="22"/>
          <w:shd w:val="clear" w:color="" w:fill=""/>
        </w:rPr>
        <w:t xml:space="preserve">). In </w:t>
      </w:r>
      <w:r>
        <w:rPr>
          <w:sz w:val="22"/>
          <w:szCs w:val="22"/>
          <w:i/>
          <w:iCs/>
          <w:shd w:val="clear" w:color="" w:fill=""/>
        </w:rPr>
        <w:t xml:space="preserve">Xenopus laevis </w:t>
      </w:r>
      <w:r>
        <w:rPr>
          <w:sz w:val="22"/>
          <w:szCs w:val="22"/>
          <w:shd w:val="clear" w:color="" w:fill=""/>
        </w:rPr>
        <w:t xml:space="preserve">tadpoles, pharmacologically manipulating the activity of spinal GABA</w:t>
      </w:r>
      <w:r>
        <w:rPr>
          <w:sz w:val="22"/>
          <w:szCs w:val="22"/>
          <w:vertAlign w:val="subscript"/>
          <w:shd w:val="clear" w:color="" w:fill=""/>
        </w:rPr>
        <w:t xml:space="preserve">A</w:t>
      </w:r>
      <w:r>
        <w:rPr>
          <w:sz w:val="22"/>
          <w:szCs w:val="22"/>
          <w:shd w:val="clear" w:color="" w:fill=""/>
        </w:rPr>
        <w:t xml:space="preserve"> receptor(s) alters the duration and rate of swimming episodes (</w:t>
      </w:r>
      <w:hyperlink w:anchor="R58" w:history="1">
        <w:r>
          <w:rPr>
            <w:rStyle w:val="jrnlBibRef"/>
          </w:rPr>
          <w:t xml:space="preserve">Reith and Sillar, 1999</w:t>
        </w:r>
      </w:hyperlink>
      <w:r>
        <w:rPr>
          <w:sz w:val="22"/>
          <w:szCs w:val="22"/>
          <w:shd w:val="clear" w:color="" w:fill=""/>
        </w:rPr>
        <w:t xml:space="preserve">). In zebrafish larva, the activity of a set of GABA-producing sensory neurons in the spinal cord inhibits the slow fictive swimming events during either resting or active state (</w:t>
      </w:r>
      <w:hyperlink w:anchor="R29" w:history="1">
        <w:r>
          <w:rPr>
            <w:rStyle w:val="jrnlBibRef"/>
          </w:rPr>
          <w:t xml:space="preserve">Fidelin et al., 2015</w:t>
        </w:r>
      </w:hyperlink>
      <w:r>
        <w:rPr>
          <w:sz w:val="22"/>
          <w:szCs w:val="22"/>
          <w:shd w:val="clear" w:color="" w:fill=""/>
        </w:rPr>
        <w:t xml:space="preserve">). In the in vitro spinal cord preparation isolated from neonatal rats, GABA modulates the locomotory patterns (</w:t>
      </w:r>
      <w:hyperlink w:anchor="R15" w:history="1">
        <w:r>
          <w:rPr>
            <w:rStyle w:val="jrnlBibRef"/>
          </w:rPr>
          <w:t xml:space="preserve">Cazalets et al., 1998</w:t>
        </w:r>
      </w:hyperlink>
      <w:r>
        <w:rPr>
          <w:sz w:val="22"/>
          <w:szCs w:val="22"/>
          <w:shd w:val="clear" w:color="" w:fill=""/>
        </w:rPr>
        <w:t xml:space="preserve">) and in the neonatal mouse spinal cord, GABAergic transmission is shown to play an integrated role in generating motor activity patterns (</w:t>
      </w:r>
      <w:hyperlink w:anchor="R74" w:history="1">
        <w:r>
          <w:rPr>
            <w:rStyle w:val="jrnlBibRef"/>
          </w:rPr>
          <w:t xml:space="preserve">Ziskind-Conhaim, 2013</w:t>
        </w:r>
      </w:hyperlink>
      <w:r>
        <w:rPr>
          <w:sz w:val="22"/>
          <w:szCs w:val="22"/>
          <w:shd w:val="clear" w:color="" w:fill=""/>
        </w:rPr>
        <w:t xml:space="preserve">).</w:t>
      </w:r>
    </w:p>
    <w:p>
      <w:pPr>
        <w:pStyle w:val="jrnlSecPara"/>
      </w:pPr>
      <w:r>
        <w:rPr>
          <w:sz w:val="22"/>
          <w:szCs w:val="22"/>
          <w:shd w:val="clear" w:color="" w:fill=""/>
        </w:rPr>
        <w:t xml:space="preserve">While the role of GABA in shaping the activity patterns of motor networks is extensively studied, important questions remain to be addressed. For example, GABAergic neurons are often widely distributed in nervous systems to regulate diverse neuronal types. GABAergic neurotransmission can act either synaptically through the ionic GABA</w:t>
      </w:r>
      <w:r>
        <w:rPr>
          <w:sz w:val="22"/>
          <w:szCs w:val="22"/>
          <w:vertAlign w:val="subscript"/>
          <w:shd w:val="clear" w:color="" w:fill=""/>
        </w:rPr>
        <w:t xml:space="preserve">A</w:t>
      </w:r>
      <w:r>
        <w:rPr>
          <w:sz w:val="22"/>
          <w:szCs w:val="22"/>
          <w:shd w:val="clear" w:color="" w:fill=""/>
        </w:rPr>
        <w:t xml:space="preserve"> receptors or extrasynaptically through metabotropic GABA</w:t>
      </w:r>
      <w:r>
        <w:rPr>
          <w:sz w:val="22"/>
          <w:szCs w:val="22"/>
          <w:vertAlign w:val="subscript"/>
          <w:shd w:val="clear" w:color="" w:fill=""/>
        </w:rPr>
        <w:t xml:space="preserve">B</w:t>
      </w:r>
      <w:r>
        <w:rPr>
          <w:sz w:val="22"/>
          <w:szCs w:val="22"/>
          <w:shd w:val="clear" w:color="" w:fill=""/>
        </w:rPr>
        <w:t xml:space="preserve"> receptors (</w:t>
      </w:r>
      <w:hyperlink w:anchor="R23" w:history="1">
        <w:r>
          <w:rPr>
            <w:rStyle w:val="jrnlBibRef"/>
          </w:rPr>
          <w:t xml:space="preserve">Dittman and Regehr, 1997</w:t>
        </w:r>
      </w:hyperlink>
      <w:r>
        <w:rPr>
          <w:sz w:val="22"/>
          <w:szCs w:val="22"/>
          <w:shd w:val="clear" w:color="" w:fill=""/>
        </w:rPr>
        <w:t xml:space="preserve">; </w:t>
      </w:r>
      <w:hyperlink w:anchor="R36" w:history="1">
        <w:r>
          <w:rPr>
            <w:rStyle w:val="jrnlBibRef"/>
          </w:rPr>
          <w:t xml:space="preserve">Isaacson et al., 1993</w:t>
        </w:r>
      </w:hyperlink>
      <w:r>
        <w:rPr>
          <w:sz w:val="22"/>
          <w:szCs w:val="22"/>
          <w:shd w:val="clear" w:color="" w:fill=""/>
        </w:rPr>
        <w:t xml:space="preserve">; </w:t>
      </w:r>
      <w:hyperlink w:anchor="R63" w:history="1">
        <w:r>
          <w:rPr>
            <w:rStyle w:val="jrnlBibRef"/>
          </w:rPr>
          <w:t xml:space="preserve">Sigel and Steinmann, 2012</w:t>
        </w:r>
      </w:hyperlink>
      <w:r>
        <w:rPr>
          <w:sz w:val="22"/>
          <w:szCs w:val="22"/>
          <w:shd w:val="clear" w:color="" w:fill=""/>
        </w:rPr>
        <w:t xml:space="preserve">). Therefore, the high level of heterogeneity in the properties of GABA signals precludes a complete understanding of how GABA modulates the operation of a given neural circuit. In addition, while a large body of electrophysiological and pharmacological evidence revealed the compelling role of GABAergic modulation in motor activities, the causal link between the modulatory activity of GABA and the behavioral consequence in locomotion has not been established in behaving animals.</w:t>
      </w:r>
    </w:p>
    <w:p>
      <w:pPr>
        <w:pStyle w:val="jrnlSecPara"/>
      </w:pPr>
      <w:r>
        <w:rPr>
          <w:sz w:val="22"/>
          <w:szCs w:val="22"/>
          <w:shd w:val="clear" w:color="" w:fill=""/>
        </w:rPr>
        <w:t xml:space="preserve">The nematode </w:t>
      </w:r>
      <w:r>
        <w:rPr>
          <w:sz w:val="22"/>
          <w:szCs w:val="22"/>
          <w:i/>
          <w:iCs/>
          <w:shd w:val="clear" w:color="" w:fill=""/>
        </w:rPr>
        <w:t xml:space="preserve">Caenorhabditis elegans </w:t>
      </w:r>
      <w:r>
        <w:rPr>
          <w:sz w:val="22"/>
          <w:szCs w:val="22"/>
          <w:shd w:val="clear" w:color="" w:fill=""/>
        </w:rPr>
        <w:t xml:space="preserve">provides an opportunity to address these questions. The connectivity of the 302 neurons in a hermaphrodite adult </w:t>
      </w:r>
      <w:r>
        <w:rPr>
          <w:sz w:val="22"/>
          <w:szCs w:val="22"/>
          <w:i/>
          <w:iCs/>
          <w:shd w:val="clear" w:color="" w:fill=""/>
        </w:rPr>
        <w:t xml:space="preserve">C. elegans </w:t>
      </w:r>
      <w:r>
        <w:rPr>
          <w:sz w:val="22"/>
          <w:szCs w:val="22"/>
          <w:shd w:val="clear" w:color="" w:fill=""/>
        </w:rPr>
        <w:t xml:space="preserve">is well-defined (</w:t>
      </w:r>
      <w:hyperlink w:anchor="R72" w:history="1">
        <w:r>
          <w:rPr>
            <w:rStyle w:val="jrnlBibRef"/>
          </w:rPr>
          <w:t xml:space="preserve">White et al., 1986</w:t>
        </w:r>
      </w:hyperlink>
      <w:r>
        <w:rPr>
          <w:sz w:val="22"/>
          <w:szCs w:val="22"/>
          <w:shd w:val="clear" w:color="" w:fill=""/>
        </w:rPr>
        <w:t xml:space="preserve">), allowing identification of individual neurons and their connectivity with the rest of the nervous system. The nervous system of the nematode is easily accessed by genetic tools, making it feasible to monitor and manipulate the activity of specific neurons in behaving animals in order to address the causal role of neural activity in movements. In addition, the small and fully sequenced genome encodes homologues of many known molecules that function in the mammalian brains, allowing characterization of these conserved factors in a genetically tractable organism (</w:t>
      </w:r>
      <w:hyperlink w:anchor="R8" w:history="1">
        <w:r>
          <w:rPr>
            <w:rStyle w:val="jrnlBibRef"/>
          </w:rPr>
          <w:t xml:space="preserve">Bargmann, 1998</w:t>
        </w:r>
      </w:hyperlink>
      <w:r>
        <w:rPr>
          <w:sz w:val="22"/>
          <w:szCs w:val="22"/>
          <w:shd w:val="clear" w:color="" w:fill=""/>
        </w:rPr>
        <w:t xml:space="preserve">).</w:t>
      </w:r>
    </w:p>
    <w:p>
      <w:pPr>
        <w:pStyle w:val="jrnlSecPara"/>
      </w:pPr>
      <w:r>
        <w:rPr>
          <w:sz w:val="22"/>
          <w:szCs w:val="22"/>
          <w:shd w:val="clear" w:color="" w:fill=""/>
        </w:rPr>
        <w:t xml:space="preserve">Under the standard condition on a solid agar surface </w:t>
      </w:r>
      <w:r>
        <w:rPr>
          <w:sz w:val="22"/>
          <w:szCs w:val="22"/>
          <w:i/>
          <w:iCs/>
          <w:shd w:val="clear" w:color="" w:fill=""/>
        </w:rPr>
        <w:t xml:space="preserve">C. elegans </w:t>
      </w:r>
      <w:r>
        <w:rPr>
          <w:sz w:val="22"/>
          <w:szCs w:val="22"/>
          <w:shd w:val="clear" w:color="" w:fill=""/>
        </w:rPr>
        <w:t xml:space="preserve">generates forward undulatory movement that occurs at around 1 Hz bending oscillation on the dorsal-ventral plane. The undulatory locomotory wave travels posteriorly from head to tail through contraction of body muscles (</w:t>
      </w:r>
      <w:hyperlink w:anchor="R70" w:history="1">
        <w:r>
          <w:rPr>
            <w:rStyle w:val="jrnlBibRef"/>
          </w:rPr>
          <w:t xml:space="preserve">Wen et al., 2012</w:t>
        </w:r>
      </w:hyperlink>
      <w:r>
        <w:rPr>
          <w:sz w:val="22"/>
          <w:szCs w:val="22"/>
          <w:shd w:val="clear" w:color="" w:fill=""/>
        </w:rPr>
        <w:t xml:space="preserve">). In an adult hermaphrodite, two major motor networks mediate forward movement, the head motor circuit and the ventral nerve cord motor circuit that innervate 95 muscle cells arranged in parallel rows along its dorsal and ventral sides (</w:t>
      </w:r>
      <w:hyperlink w:anchor="R3" w:history="1">
        <w:r>
          <w:rPr>
            <w:rStyle w:val="jrnlBibRef"/>
          </w:rPr>
          <w:t xml:space="preserve">Altun and Hall, 2009</w:t>
        </w:r>
      </w:hyperlink>
      <w:r>
        <w:rPr>
          <w:sz w:val="22"/>
          <w:szCs w:val="22"/>
          <w:shd w:val="clear" w:color="" w:fill=""/>
        </w:rPr>
        <w:t xml:space="preserve">). The head motor circuit that innervates the anterior muscle cells in the head and neck consists of several groups of excitatory cholinergic motor neurons, including four SMD (sublateral motor neurons class D) neurons, and one group of inhibitory GABAergic motor neurons, the four RME (ring motor neuron class E) neurons (</w:t>
      </w:r>
      <w:hyperlink w:anchor="F1" w:history="1">
        <w:r>
          <w:rPr>
            <w:rStyle w:val="jrnlFigRef"/>
          </w:rPr>
          <w:t xml:space="preserve">Figure 1A</w:t>
        </w:r>
      </w:hyperlink>
      <w:r>
        <w:rPr>
          <w:sz w:val="22"/>
          <w:szCs w:val="22"/>
          <w:shd w:val="clear" w:color="" w:fill=""/>
        </w:rPr>
        <w:t xml:space="preserve">, </w:t>
      </w:r>
      <w:hyperlink w:anchor="R3" w:history="1">
        <w:r>
          <w:rPr>
            <w:rStyle w:val="jrnlBibRef"/>
          </w:rPr>
          <w:t xml:space="preserve">Altun and Hall, 2009</w:t>
        </w:r>
      </w:hyperlink>
      <w:r>
        <w:rPr>
          <w:sz w:val="22"/>
          <w:szCs w:val="22"/>
          <w:shd w:val="clear" w:color="" w:fill=""/>
        </w:rPr>
        <w:t xml:space="preserve">; </w:t>
      </w:r>
      <w:hyperlink w:anchor="R32" w:history="1">
        <w:r>
          <w:rPr>
            <w:rStyle w:val="jrnlBibRef"/>
          </w:rPr>
          <w:t xml:space="preserve">Gray et al., 2005</w:t>
        </w:r>
      </w:hyperlink>
      <w:r>
        <w:rPr>
          <w:sz w:val="22"/>
          <w:szCs w:val="22"/>
          <w:shd w:val="clear" w:color="" w:fill=""/>
        </w:rPr>
        <w:t xml:space="preserve">; </w:t>
      </w:r>
      <w:hyperlink w:anchor="R72" w:history="1">
        <w:r>
          <w:rPr>
            <w:rStyle w:val="jrnlBibRef"/>
          </w:rPr>
          <w:t xml:space="preserve">White et al., 1986</w:t>
        </w:r>
      </w:hyperlink>
      <w:r>
        <w:rPr>
          <w:sz w:val="22"/>
          <w:szCs w:val="22"/>
          <w:shd w:val="clear" w:color="" w:fill=""/>
        </w:rPr>
        <w:t xml:space="preserve">). The ventral nerve cord motor circuit that innervates the rest of the body wall muscles consists of excitatory cholinergic A-type and B-type motor neurons, which are required for backward and forward movement, respectively, as well as D-type GABAergic inhibitory motor neurons (</w:t>
      </w:r>
      <w:hyperlink w:anchor="R16" w:history="1">
        <w:r>
          <w:rPr>
            <w:rStyle w:val="jrnlBibRef"/>
          </w:rPr>
          <w:t xml:space="preserve">Chalfie et al., 1985</w:t>
        </w:r>
      </w:hyperlink>
      <w:r>
        <w:rPr>
          <w:sz w:val="22"/>
          <w:szCs w:val="22"/>
          <w:shd w:val="clear" w:color="" w:fill=""/>
        </w:rPr>
        <w:t xml:space="preserve">; </w:t>
      </w:r>
      <w:hyperlink w:anchor="R71" w:history="1">
        <w:r>
          <w:rPr>
            <w:rStyle w:val="jrnlBibRef"/>
          </w:rPr>
          <w:t xml:space="preserve">White et al., 1976</w:t>
        </w:r>
      </w:hyperlink>
      <w:r>
        <w:rPr>
          <w:sz w:val="22"/>
          <w:szCs w:val="22"/>
          <w:shd w:val="clear" w:color="" w:fill=""/>
        </w:rPr>
        <w:t xml:space="preserve">; </w:t>
      </w:r>
      <w:hyperlink w:anchor="R72" w:history="1">
        <w:r>
          <w:rPr>
            <w:rStyle w:val="jrnlBibRef"/>
          </w:rPr>
          <w:t xml:space="preserve">1986</w:t>
        </w:r>
      </w:hyperlink>
      <w:r>
        <w:rPr>
          <w:sz w:val="22"/>
          <w:szCs w:val="22"/>
          <w:shd w:val="clear" w:color="" w:fill=""/>
        </w:rPr>
        <w:t xml:space="preserve">). All ventral nerve cord motor neurons are subdivided into dorsal and ventral groups that innervate dorsal and ventral muscles, respectively; and both A- and B-type cholinergic neurons activate D-type GABAergic neurons that innervate the antagonistic muscles on the opposing side. This network connectivity allows alternating contraction and relaxation of the dorsal and ventral muscles that propagates the undulatory body wave from the head region to the rest of the body during forward movements (</w:t>
      </w:r>
      <w:hyperlink w:anchor="R16" w:history="1">
        <w:r>
          <w:rPr>
            <w:rStyle w:val="jrnlBibRef"/>
          </w:rPr>
          <w:t xml:space="preserve">Chalfie et al., 1985</w:t>
        </w:r>
      </w:hyperlink>
      <w:r>
        <w:rPr>
          <w:sz w:val="22"/>
          <w:szCs w:val="22"/>
          <w:shd w:val="clear" w:color="" w:fill=""/>
        </w:rPr>
        <w:t xml:space="preserve">; </w:t>
      </w:r>
      <w:hyperlink w:anchor="R70" w:history="1">
        <w:r>
          <w:rPr>
            <w:rStyle w:val="jrnlBibRef"/>
          </w:rPr>
          <w:t xml:space="preserve">Wen et al., 2012</w:t>
        </w:r>
      </w:hyperlink>
      <w:r>
        <w:rPr>
          <w:sz w:val="22"/>
          <w:szCs w:val="22"/>
          <w:shd w:val="clear" w:color="" w:fill=""/>
        </w:rPr>
        <w:t xml:space="preserve">; </w:t>
      </w:r>
      <w:hyperlink w:anchor="R71" w:history="1">
        <w:r>
          <w:rPr>
            <w:rStyle w:val="jrnlBibRef"/>
          </w:rPr>
          <w:t xml:space="preserve">White et al., 1976</w:t>
        </w:r>
      </w:hyperlink>
      <w:r>
        <w:rPr>
          <w:sz w:val="22"/>
          <w:szCs w:val="22"/>
          <w:shd w:val="clear" w:color="" w:fill=""/>
        </w:rPr>
        <w:t xml:space="preserve">, </w:t>
      </w:r>
      <w:hyperlink w:anchor="R72" w:history="1">
        <w:r>
          <w:rPr>
            <w:rStyle w:val="jrnlBibRef"/>
          </w:rPr>
          <w:t xml:space="preserve">1986</w:t>
        </w:r>
      </w:hyperlink>
      <w:r>
        <w:rPr>
          <w:sz w:val="22"/>
          <w:szCs w:val="22"/>
          <w:shd w:val="clear" w:color="" w:fill=""/>
        </w:rPr>
        <w:t xml:space="preserve">).</w:t>
      </w:r>
    </w:p>
    <w:p>
      <w:pPr>
        <w:pStyle w:val="jrnlFigBlock"/>
      </w:pPr>
    </w:p>
    <w:p>
      <w:pPr>
        <w:pStyle w:val="jrnlFigCaption"/>
      </w:pPr>
      <w:bookmarkStart w:id="1" w:name="F1"/>
      <w:bookmarkEnd w:id="1"/>
      <w:r>
        <w:rPr>
          <w:rStyle w:val="label"/>
        </w:rPr>
        <w:t xml:space="preserve">Figure 1.</w:t>
      </w:r>
      <w:r>
        <w:rPr>
          <w:color w:val="#ff8000"/>
          <w:shd w:val="clear" w:color="" w:fill=""/>
        </w:rPr>
        <w:t xml:space="preserve"> The GABAergic motor neurons RME restrict head bending amplitude and exhibit intracellular calcium signals that are correlated with head bending.</w:t>
      </w:r>
    </w:p>
    <w:p>
      <w:pPr>
        <w:pStyle w:val="jrnlFigCaption"/>
      </w:pPr>
      <w:r>
        <w:rPr>
          <w:color w:val="#ff8000"/>
          <w:shd w:val="clear" w:color="" w:fill=""/>
        </w:rPr>
        <w:t xml:space="preserve">(</w:t>
      </w:r>
      <w:r>
        <w:rPr>
          <w:rStyle w:val="partLabel"/>
        </w:rPr>
        <w:t xml:space="preserve">A</w:t>
      </w:r>
      <w:r>
        <w:rPr>
          <w:color w:val="#ff8000"/>
          <w:shd w:val="clear" w:color="" w:fill=""/>
        </w:rPr>
        <w:t xml:space="preserve">) Schematics showing the innervation of anterior muscles by RME and SMD motor neurons. Note that the cell bodies (denoted by circles) of RMEV (V) and SMDD (D) are located on the ventral side and the cell bodies (denoted by circles) of RMED (D) and SMDV (V) are located on the dorsal side. RME and SMD neurons innervate the muscles that are contralateral to the position of their cell bodies. Arrows denote excitatory synapses and blunt-ended lines denote inhibitory synapses. Only the muscles and motor neurons on the left-side are shown (</w:t>
      </w:r>
      <w:hyperlink w:anchor="R72" w:history="1">
        <w:r>
          <w:rPr>
            <w:rStyle w:val="jrnlBibRef"/>
          </w:rPr>
          <w:t xml:space="preserve">White et al., 1986</w:t>
        </w:r>
      </w:hyperlink>
      <w:r>
        <w:rPr>
          <w:color w:val="#ff8000"/>
          <w:shd w:val="clear" w:color="" w:fill=""/>
        </w:rPr>
        <w:t xml:space="preserve">). A, anterior; D, dorsal. (</w:t>
      </w:r>
      <w:r>
        <w:rPr>
          <w:rStyle w:val="partLabel"/>
        </w:rPr>
        <w:t xml:space="preserve">B</w:t>
      </w:r>
      <w:r>
        <w:rPr>
          <w:color w:val="#ff8000"/>
          <w:shd w:val="clear" w:color="" w:fill=""/>
        </w:rPr>
        <w:t xml:space="preserve">) Schematics showing the method of quantifying the amplitude of head bending, which is defined as the standard deviation of head curvature along the first ~18% of the worm body over the time lapse of measurement (Materials and methods). (</w:t>
      </w:r>
      <w:r>
        <w:rPr>
          <w:rStyle w:val="partLabel"/>
        </w:rPr>
        <w:t xml:space="preserve">C</w:t>
      </w:r>
      <w:r>
        <w:rPr>
          <w:color w:val="#ff8000"/>
          <w:shd w:val="clear" w:color="" w:fill=""/>
        </w:rPr>
        <w:t xml:space="preserve">) Ablating all 4 RME neurons or the dorsal and ventral RME (RMED/V) increases head bending amplitude, but ablating only the left and right RME neurons (RMEL/R) does not have an effect. (</w:t>
      </w:r>
      <w:r>
        <w:rPr>
          <w:rStyle w:val="partLabel"/>
        </w:rPr>
        <w:t xml:space="preserve">D</w:t>
      </w:r>
      <w:r>
        <w:rPr>
          <w:color w:val="#ff8000"/>
          <w:shd w:val="clear" w:color="" w:fill=""/>
        </w:rPr>
        <w:t xml:space="preserve">) The </w:t>
      </w:r>
      <w:r>
        <w:rPr>
          <w:color w:val="#ff8000"/>
          <w:i/>
          <w:iCs/>
          <w:shd w:val="clear" w:color="" w:fill=""/>
        </w:rPr>
        <w:t xml:space="preserve">unc-25(e156) </w:t>
      </w:r>
      <w:r>
        <w:rPr>
          <w:color w:val="#ff8000"/>
          <w:shd w:val="clear" w:color="" w:fill=""/>
        </w:rPr>
        <w:t xml:space="preserve">and </w:t>
      </w:r>
      <w:r>
        <w:rPr>
          <w:color w:val="#ff8000"/>
          <w:i/>
          <w:iCs/>
          <w:shd w:val="clear" w:color="" w:fill=""/>
        </w:rPr>
        <w:t xml:space="preserve">unc-47(e307) </w:t>
      </w:r>
      <w:r>
        <w:rPr>
          <w:color w:val="#ff8000"/>
          <w:shd w:val="clear" w:color="" w:fill=""/>
        </w:rPr>
        <w:t xml:space="preserve">mutant animals exhibit increased head bending amplitude. For </w:t>
      </w:r>
      <w:r>
        <w:rPr>
          <w:rStyle w:val="partLabel"/>
        </w:rPr>
        <w:t xml:space="preserve">C</w:t>
      </w:r>
      <w:r>
        <w:rPr>
          <w:color w:val="#ff8000"/>
          <w:shd w:val="clear" w:color="" w:fill=""/>
        </w:rPr>
        <w:t xml:space="preserve"> and </w:t>
      </w:r>
      <w:r>
        <w:rPr>
          <w:rStyle w:val="partLabel"/>
        </w:rPr>
        <w:t xml:space="preserve">D</w:t>
      </w:r>
      <w:r>
        <w:rPr>
          <w:color w:val="#ff8000"/>
          <w:shd w:val="clear" w:color="" w:fill=""/>
        </w:rPr>
        <w:t xml:space="preserve">, One-way ANOVA with Dunnett’s post-test, **p&lt;0.01, *p&lt;0.05, n ≥ 9 animals each, bar graphs indicate mean values and error bars indicate SEM. (</w:t>
      </w:r>
      <w:r>
        <w:rPr>
          <w:rStyle w:val="partLabel"/>
        </w:rPr>
        <w:t xml:space="preserve">E</w:t>
      </w:r>
      <w:r>
        <w:rPr>
          <w:color w:val="#ff8000"/>
          <w:shd w:val="clear" w:color="" w:fill=""/>
        </w:rPr>
        <w:t xml:space="preserve">, </w:t>
      </w:r>
      <w:r>
        <w:rPr>
          <w:rStyle w:val="partLabel"/>
        </w:rPr>
        <w:t xml:space="preserve">F</w:t>
      </w:r>
      <w:r>
        <w:rPr>
          <w:color w:val="#ff8000"/>
          <w:shd w:val="clear" w:color="" w:fill=""/>
        </w:rPr>
        <w:t xml:space="preserve">) Schematics showing the positions of RMED/V cell bodies and processes (</w:t>
      </w:r>
      <w:r>
        <w:rPr>
          <w:rStyle w:val="partLabel"/>
        </w:rPr>
        <w:t xml:space="preserve">E</w:t>
      </w:r>
      <w:r>
        <w:rPr>
          <w:color w:val="#ff8000"/>
          <w:shd w:val="clear" w:color="" w:fill=""/>
        </w:rPr>
        <w:t xml:space="preserve">) and single frames of GCaMP3 fluorescence signals in RMED and RMEV (</w:t>
      </w:r>
      <w:r>
        <w:rPr>
          <w:rStyle w:val="partLabel"/>
        </w:rPr>
        <w:t xml:space="preserve">F</w:t>
      </w:r>
      <w:r>
        <w:rPr>
          <w:color w:val="#ff8000"/>
          <w:shd w:val="clear" w:color="" w:fill=""/>
        </w:rPr>
        <w:t xml:space="preserve">). A, anterior; D, dorsal; a.u., arbitrary unit. (</w:t>
      </w:r>
      <w:r>
        <w:rPr>
          <w:rStyle w:val="partLabel"/>
        </w:rPr>
        <w:t xml:space="preserve">G</w:t>
      </w:r>
      <w:r>
        <w:rPr>
          <w:color w:val="#ff8000"/>
          <w:shd w:val="clear" w:color="" w:fill=""/>
        </w:rPr>
        <w:t xml:space="preserve">) Sample GCaMP3 signals in RMEV and RMED neurons and the corresponding head bending in the same animal. </w:t>
      </w:r>
      <w:hyperlink w:anchor="F1-S1" w:history="1">
        <w:r>
          <w:rPr>
            <w:rStyle w:val="jrnlFigRef"/>
          </w:rPr>
          <w:t xml:space="preserve">Figure 1—figure supplement 1.</w:t>
        </w:r>
      </w:hyperlink>
      <w:r>
        <w:rPr>
          <w:color w:val="#ff8000"/>
          <w:shd w:val="clear" w:color="" w:fill=""/>
        </w:rPr>
        <w:t xml:space="preserve"> shows samples of cross-correlation between the calcium transients in the cell body and neurite of a RMED neuron or a RMEV neuron. </w:t>
      </w:r>
      <w:r>
        <w:rPr>
          <w:color w:val="#ff8000"/>
          <w:shd w:val="clear" w:color="" w:fill=""/>
        </w:rPr>
        <w:t xml:space="preserve"/>
      </w:r>
      <w:r>
        <w:rPr>
          <w:color w:val="#ff8000"/>
          <w:shd w:val="clear" w:color="" w:fill=""/>
        </w:rPr>
        <w:t xml:space="preserve">(</w:t>
      </w:r>
      <w:r>
        <w:rPr>
          <w:rStyle w:val="partLabel"/>
        </w:rPr>
        <w:t xml:space="preserve">H</w:t>
      </w:r>
      <w:r>
        <w:rPr>
          <w:color w:val="#ff8000"/>
          <w:shd w:val="clear" w:color="" w:fill=""/>
        </w:rPr>
        <w:t xml:space="preserve">) Cross-correlation between RMEV or RMED GCaMP3 signal and head bending. Faint lines indicate the results from individual animals and the thick lines indicate mean value.</w:t>
      </w:r>
    </w:p>
    <w:p>
      <w:pPr/>
      <w:r>
        <w:pict>
          <v:shape type="#_x0000_t75" style="width:500px; height:685.667752443px; margin-left:0px; margin-top:0px; mso-position-horizontal:left; mso-position-vertical:top; mso-position-horizontal-relative:char; mso-position-vertical-relative:line; z-index:-2147483647;">
            <v:imagedata r:id="rId34" o:title=""/>
          </v:shape>
        </w:pict>
      </w:r>
    </w:p>
    <w:p>
      <w:pPr>
        <w:pStyle w:val="jrnlFigBlock"/>
      </w:pPr>
    </w:p>
    <w:p>
      <w:pPr>
        <w:pStyle w:val="jrnlFigCaption"/>
      </w:pPr>
      <w:bookmarkStart w:id="2" w:name="F1-S1"/>
      <w:bookmarkEnd w:id="2"/>
      <w:r>
        <w:rPr>
          <w:rStyle w:val="label"/>
        </w:rPr>
        <w:t xml:space="preserve">Figure 1—figure supplement 1.</w:t>
      </w:r>
      <w:r>
        <w:rPr>
          <w:color w:val="#ff8000"/>
          <w:shd w:val="clear" w:color="" w:fill=""/>
        </w:rPr>
        <w:t xml:space="preserve"> Sample cross-correlation between the GCaMP3 signal in the cell body and the GCaMP3 signal in the neurite of a RMEV or a RMED neuron.</w:t>
      </w:r>
    </w:p>
    <w:p>
      <w:pPr/>
      <w:r>
        <w:pict>
          <v:shape type="#_x0000_t75" style="width:500px; height:229.8899237934px; margin-left:0px; margin-top:0px; mso-position-horizontal:left; mso-position-vertical:top; mso-position-horizontal-relative:char; mso-position-vertical-relative:line; z-index:-2147483647;">
            <v:imagedata r:id="rId35" o:title=""/>
          </v:shape>
        </w:pict>
      </w:r>
    </w:p>
    <w:p>
      <w:pPr>
        <w:pStyle w:val="jrnlSecPara"/>
      </w:pPr>
      <w:r>
        <w:rPr>
          <w:sz w:val="22"/>
          <w:szCs w:val="22"/>
          <w:shd w:val="clear" w:color="" w:fill=""/>
        </w:rPr>
        <w:t xml:space="preserve">Previous studies showed that disrupting biosynthesis of GABA altered the amplitude of undulatory head bending without disrupting forward movement (</w:t>
      </w:r>
      <w:hyperlink w:anchor="R47" w:history="1">
        <w:r>
          <w:rPr>
            <w:rStyle w:val="jrnlBibRef"/>
          </w:rPr>
          <w:t xml:space="preserve">McIntire et al., 1993a</w:t>
        </w:r>
      </w:hyperlink>
      <w:r>
        <w:rPr>
          <w:sz w:val="22"/>
          <w:szCs w:val="22"/>
          <w:shd w:val="clear" w:color="" w:fill=""/>
        </w:rPr>
        <w:t xml:space="preserve">; </w:t>
      </w:r>
      <w:hyperlink w:anchor="R48" w:history="1">
        <w:r>
          <w:rPr>
            <w:rStyle w:val="jrnlBibRef"/>
          </w:rPr>
          <w:t xml:space="preserve">1993b</w:t>
        </w:r>
      </w:hyperlink>
      <w:r>
        <w:rPr>
          <w:sz w:val="22"/>
          <w:szCs w:val="22"/>
          <w:shd w:val="clear" w:color="" w:fill=""/>
        </w:rPr>
        <w:t xml:space="preserve">), suggesting that GABAergic neurotransmission is not required to generate forward undulatory body waves, but plays a modulatory role. In this study, we characterize the mechanism whereby GABA modulates the amplitude of head bending during forward movement. We show that the GABAergic head motor neurons RME and the cholinergic motor neurons SMD functionally interact through extrasynaptic neurotransmission and conserved metabotropic receptors. The inhibitory feedback between RME and SMD provides a gain control mechanism to regulate the extent of head bending. The activity of RME plays a causal role in setting the amplitude of head bending to a value that correlates with optimal speed and propulsion efficiency of forward movement.</w:t>
      </w:r>
    </w:p>
    <w:p/>
    <w:p>
      <w:pPr>
        <w:pStyle w:val="jrnlHead1"/>
      </w:pPr>
      <w:r>
        <w:rPr>
          <w:color w:val="#011b37"/>
          <w:sz w:val="56"/>
          <w:szCs w:val="56"/>
          <w:b/>
          <w:shd w:val="clear" w:color="" w:fill=""/>
        </w:rPr>
        <w:t xml:space="preserve">Results</w:t>
      </w:r>
    </w:p>
    <w:p/>
    <w:p>
      <w:pPr>
        <w:pStyle w:val="jrnlHead2"/>
      </w:pPr>
      <w:r>
        <w:rPr>
          <w:color w:val="#134985"/>
          <w:sz w:val="46"/>
          <w:szCs w:val="46"/>
          <w:b/>
          <w:shd w:val="clear" w:color="" w:fill=""/>
        </w:rPr>
        <w:t xml:space="preserve">RME motor neurons modulate head bending</w:t>
      </w:r>
    </w:p>
    <w:p>
      <w:pPr>
        <w:pStyle w:val="jrnlSecPara"/>
      </w:pPr>
      <w:r>
        <w:rPr>
          <w:sz w:val="22"/>
          <w:szCs w:val="22"/>
          <w:shd w:val="clear" w:color="" w:fill=""/>
        </w:rPr>
        <w:t xml:space="preserve">During undulatory forward movement, </w:t>
      </w:r>
      <w:r>
        <w:rPr>
          <w:sz w:val="22"/>
          <w:szCs w:val="22"/>
          <w:i/>
          <w:iCs/>
          <w:shd w:val="clear" w:color="" w:fill=""/>
        </w:rPr>
        <w:t xml:space="preserve">C. elegans </w:t>
      </w:r>
      <w:r>
        <w:rPr>
          <w:sz w:val="22"/>
          <w:szCs w:val="22"/>
          <w:shd w:val="clear" w:color="" w:fill=""/>
        </w:rPr>
        <w:t xml:space="preserve">generates sinusoid body waves that oscillate at around 1 Hz on the dorsal-ventral plane. The undulatory body waves travel posteriorly from the head region (</w:t>
      </w:r>
      <w:hyperlink w:anchor="R70" w:history="1">
        <w:r>
          <w:rPr>
            <w:rStyle w:val="jrnlBibRef"/>
          </w:rPr>
          <w:t xml:space="preserve">Wen et al., 2012</w:t>
        </w:r>
      </w:hyperlink>
      <w:r>
        <w:rPr>
          <w:sz w:val="22"/>
          <w:szCs w:val="22"/>
          <w:shd w:val="clear" w:color="" w:fill=""/>
        </w:rPr>
        <w:t xml:space="preserve">). The anterior groups of muscle cells in the head and neck are innervated by several groups of cholinergic excitatory motor neurons, including four SMD neurons with two SMDD neurons innervating dorsal muscles and two SMDV neurons innervating ventral muscles (</w:t>
      </w:r>
      <w:hyperlink w:anchor="F1" w:history="1">
        <w:r>
          <w:rPr>
            <w:rStyle w:val="jrnlFigRef"/>
          </w:rPr>
          <w:t xml:space="preserve">Figure 1A</w:t>
        </w:r>
      </w:hyperlink>
      <w:r>
        <w:rPr>
          <w:sz w:val="22"/>
          <w:szCs w:val="22"/>
          <w:shd w:val="clear" w:color="" w:fill=""/>
        </w:rPr>
        <w:t xml:space="preserve">) (</w:t>
      </w:r>
      <w:hyperlink w:anchor="R3" w:history="1">
        <w:r>
          <w:rPr>
            <w:rStyle w:val="jrnlBibRef"/>
          </w:rPr>
          <w:t xml:space="preserve">Altun and Hall, 2009</w:t>
        </w:r>
      </w:hyperlink>
      <w:r>
        <w:rPr>
          <w:sz w:val="22"/>
          <w:szCs w:val="22"/>
          <w:shd w:val="clear" w:color="" w:fill=""/>
        </w:rPr>
        <w:t xml:space="preserve">; </w:t>
      </w:r>
      <w:hyperlink w:anchor="R32" w:history="1">
        <w:r>
          <w:rPr>
            <w:rStyle w:val="jrnlBibRef"/>
          </w:rPr>
          <w:t xml:space="preserve">Gray et al., 2005</w:t>
        </w:r>
      </w:hyperlink>
      <w:r>
        <w:rPr>
          <w:sz w:val="22"/>
          <w:szCs w:val="22"/>
          <w:shd w:val="clear" w:color="" w:fill=""/>
        </w:rPr>
        <w:t xml:space="preserve">; </w:t>
      </w:r>
      <w:hyperlink w:anchor="R48" w:history="1">
        <w:r>
          <w:rPr>
            <w:rStyle w:val="jrnlBibRef"/>
          </w:rPr>
          <w:t xml:space="preserve">McIntire et al., 1993b</w:t>
        </w:r>
      </w:hyperlink>
      <w:r>
        <w:rPr>
          <w:sz w:val="22"/>
          <w:szCs w:val="22"/>
          <w:shd w:val="clear" w:color="" w:fill=""/>
        </w:rPr>
        <w:t xml:space="preserve">; </w:t>
      </w:r>
      <w:hyperlink w:anchor="R72" w:history="1">
        <w:r>
          <w:rPr>
            <w:rStyle w:val="jrnlBibRef"/>
          </w:rPr>
          <w:t xml:space="preserve">White et al., 1986</w:t>
        </w:r>
      </w:hyperlink>
      <w:r>
        <w:rPr>
          <w:sz w:val="22"/>
          <w:szCs w:val="22"/>
          <w:shd w:val="clear" w:color="" w:fill=""/>
        </w:rPr>
        <w:t xml:space="preserve">). Similar groups of anterior muscle cells are also innervated by four GABAergic RME motor neurons, RMED (Dorsal), RMEV (Ventral), RMEL (Left), and RMER (Right) that innervate the contralateral muscles in the ventral, dorsal, right, and left quadrants, respectively (note that different from excitatory motor neurons, RMED innervates </w:t>
      </w:r>
      <w:r>
        <w:rPr>
          <w:sz w:val="22"/>
          <w:szCs w:val="22"/>
          <w:i/>
          <w:iCs/>
          <w:shd w:val="clear" w:color="" w:fill=""/>
        </w:rPr>
        <w:t xml:space="preserve">ventral</w:t>
      </w:r>
      <w:r>
        <w:rPr>
          <w:sz w:val="22"/>
          <w:szCs w:val="22"/>
          <w:shd w:val="clear" w:color="" w:fill=""/>
        </w:rPr>
        <w:t xml:space="preserve"> muscles and RMEV innervate </w:t>
      </w:r>
      <w:r>
        <w:rPr>
          <w:sz w:val="22"/>
          <w:szCs w:val="22"/>
          <w:i/>
          <w:iCs/>
          <w:shd w:val="clear" w:color="" w:fill=""/>
        </w:rPr>
        <w:t xml:space="preserve">dorsal </w:t>
      </w:r>
      <w:r>
        <w:rPr>
          <w:sz w:val="22"/>
          <w:szCs w:val="22"/>
          <w:shd w:val="clear" w:color="" w:fill=""/>
        </w:rPr>
        <w:t xml:space="preserve">muscles) (</w:t>
      </w:r>
      <w:hyperlink w:anchor="F1" w:history="1">
        <w:r>
          <w:rPr>
            <w:rStyle w:val="jrnlFigRef"/>
          </w:rPr>
          <w:t xml:space="preserve">Figure 1A</w:t>
        </w:r>
      </w:hyperlink>
      <w:r>
        <w:rPr>
          <w:sz w:val="22"/>
          <w:szCs w:val="22"/>
          <w:shd w:val="clear" w:color="" w:fill=""/>
        </w:rPr>
        <w:t xml:space="preserve">) (</w:t>
      </w:r>
      <w:hyperlink w:anchor="R48" w:history="1">
        <w:r>
          <w:rPr>
            <w:rStyle w:val="jrnlBibRef"/>
          </w:rPr>
          <w:t xml:space="preserve">McIntire et al., 1993b</w:t>
        </w:r>
      </w:hyperlink>
      <w:r>
        <w:rPr>
          <w:sz w:val="22"/>
          <w:szCs w:val="22"/>
          <w:shd w:val="clear" w:color="" w:fill=""/>
        </w:rPr>
        <w:t xml:space="preserve">; </w:t>
      </w:r>
      <w:hyperlink w:anchor="R72" w:history="1">
        <w:r>
          <w:rPr>
            <w:rStyle w:val="jrnlBibRef"/>
          </w:rPr>
          <w:t xml:space="preserve">White et al., 1986</w:t>
        </w:r>
      </w:hyperlink>
      <w:r>
        <w:rPr>
          <w:sz w:val="22"/>
          <w:szCs w:val="22"/>
          <w:shd w:val="clear" w:color="" w:fill=""/>
        </w:rPr>
        <w:t xml:space="preserve">). To characterize the role of GABAergic neurotransmission in undulatory head bending, we focused on the RME GABAergic neurons. We first killed the four RME neurons with a laser beam with the aid of a fluorescent reporter transgene that was expressed in RME and other GABAergic neurons. We found that the operated animals still made undulatory head bending and forward movement, suggesting that the RME GABAergic neurons are not required for the generation of the movements. However, killing RME increased the amplitude of the undulatory head bending during forward movement (</w:t>
      </w:r>
      <w:hyperlink w:anchor="F1" w:history="1">
        <w:r>
          <w:rPr>
            <w:rStyle w:val="jrnlFigRef"/>
          </w:rPr>
          <w:t xml:space="preserve">Figure 1B and C</w:t>
        </w:r>
      </w:hyperlink>
      <w:r>
        <w:rPr>
          <w:sz w:val="22"/>
          <w:szCs w:val="22"/>
          <w:shd w:val="clear" w:color="" w:fill=""/>
        </w:rPr>
        <w:t xml:space="preserve">). This result, consistent with an earlier study (</w:t>
      </w:r>
      <w:hyperlink w:anchor="R48" w:history="1">
        <w:r>
          <w:rPr>
            <w:rStyle w:val="jrnlBibRef"/>
          </w:rPr>
          <w:t xml:space="preserve">McIntire et al., 1993b</w:t>
        </w:r>
      </w:hyperlink>
      <w:r>
        <w:rPr>
          <w:sz w:val="22"/>
          <w:szCs w:val="22"/>
          <w:shd w:val="clear" w:color="" w:fill=""/>
        </w:rPr>
        <w:t xml:space="preserve">), shows that the RME GABAergic neurons modulate the amplitude of the undulatory head bending.</w:t>
      </w:r>
    </w:p>
    <w:p>
      <w:pPr>
        <w:pStyle w:val="jrnlSecPara"/>
      </w:pPr>
      <w:r>
        <w:rPr>
          <w:sz w:val="22"/>
          <w:szCs w:val="22"/>
          <w:shd w:val="clear" w:color="" w:fill=""/>
        </w:rPr>
        <w:t xml:space="preserve">To test specific roles among RME neurons, we ablated the RMED/V and RMEL/R subsets separately. We found that killing the RMED/V pair increased head bending amplitude along the dorsal-ventral axis to the same extent as ablating all four RME neurons, whereas killing RMEL/R did not generate any obvious defect (</w:t>
      </w:r>
      <w:hyperlink w:anchor="F1" w:history="1">
        <w:r>
          <w:rPr>
            <w:rStyle w:val="jrnlFigRef"/>
          </w:rPr>
          <w:t xml:space="preserve">Figure 1C</w:t>
        </w:r>
      </w:hyperlink>
      <w:r>
        <w:rPr>
          <w:sz w:val="22"/>
          <w:szCs w:val="22"/>
          <w:shd w:val="clear" w:color="" w:fill=""/>
        </w:rPr>
        <w:t xml:space="preserve"> and </w:t>
      </w:r>
      <w:r>
        <w:rPr>
          <w:rStyle w:val="jrnlVidRef"/>
        </w:rPr>
        <w:t xml:space="preserve">Videos 1, 2</w:t>
      </w:r>
      <w:r>
        <w:rPr>
          <w:sz w:val="22"/>
          <w:szCs w:val="22"/>
          <w:shd w:val="clear" w:color="" w:fill=""/>
        </w:rPr>
        <w:t xml:space="preserve">). Thus, RMED/V neurons negatively regulate head bending amplitude. Henceforth, RME refers to the RMED/V neurons in this study. Since the RME neurons are GABAergic, we tested the effect of removing components of GABA signaling pathway, including UNC-25, the GABA biosynthetic enzyme glutamic acid decarboxylase (GAD), and UNC-47, a vesicular transporter of GABA (</w:t>
      </w:r>
      <w:hyperlink w:anchor="R26" w:history="1">
        <w:r>
          <w:rPr>
            <w:rStyle w:val="jrnlBibRef"/>
          </w:rPr>
          <w:t xml:space="preserve">Eastman et al., 1999</w:t>
        </w:r>
      </w:hyperlink>
      <w:r>
        <w:rPr>
          <w:sz w:val="22"/>
          <w:szCs w:val="22"/>
          <w:shd w:val="clear" w:color="" w:fill=""/>
        </w:rPr>
        <w:t xml:space="preserve">; </w:t>
      </w:r>
      <w:hyperlink w:anchor="R37" w:history="1">
        <w:r>
          <w:rPr>
            <w:rStyle w:val="jrnlBibRef"/>
          </w:rPr>
          <w:t xml:space="preserve">Jin et al., 1999</w:t>
        </w:r>
      </w:hyperlink>
      <w:r>
        <w:rPr>
          <w:sz w:val="22"/>
          <w:szCs w:val="22"/>
          <w:shd w:val="clear" w:color="" w:fill=""/>
        </w:rPr>
        <w:t xml:space="preserve">; </w:t>
      </w:r>
      <w:hyperlink w:anchor="R47" w:history="1">
        <w:r>
          <w:rPr>
            <w:rStyle w:val="jrnlBibRef"/>
          </w:rPr>
          <w:t xml:space="preserve">McIntire et al., 1993a</w:t>
        </w:r>
      </w:hyperlink>
      <w:r>
        <w:rPr>
          <w:sz w:val="22"/>
          <w:szCs w:val="22"/>
          <w:shd w:val="clear" w:color="" w:fill=""/>
        </w:rPr>
        <w:t xml:space="preserve">). Both </w:t>
      </w:r>
      <w:r>
        <w:rPr>
          <w:sz w:val="22"/>
          <w:szCs w:val="22"/>
          <w:i/>
          <w:iCs/>
          <w:shd w:val="clear" w:color="" w:fill=""/>
        </w:rPr>
        <w:t xml:space="preserve">unc-25(e156)</w:t>
      </w:r>
      <w:r>
        <w:rPr>
          <w:sz w:val="22"/>
          <w:szCs w:val="22"/>
          <w:shd w:val="clear" w:color="" w:fill=""/>
        </w:rPr>
        <w:t xml:space="preserve"> and </w:t>
      </w:r>
      <w:r>
        <w:rPr>
          <w:sz w:val="22"/>
          <w:szCs w:val="22"/>
          <w:i/>
          <w:iCs/>
          <w:shd w:val="clear" w:color="" w:fill=""/>
        </w:rPr>
        <w:t xml:space="preserve">unc-47(e307)</w:t>
      </w:r>
      <w:r>
        <w:rPr>
          <w:sz w:val="22"/>
          <w:szCs w:val="22"/>
          <w:shd w:val="clear" w:color="" w:fill=""/>
        </w:rPr>
        <w:t xml:space="preserve"> mutants showed increased amplitude of head bending during forward movement (</w:t>
      </w:r>
      <w:hyperlink w:anchor="F1" w:history="1">
        <w:r>
          <w:rPr>
            <w:rStyle w:val="jrnlFigRef"/>
          </w:rPr>
          <w:t xml:space="preserve">Figure 1D</w:t>
        </w:r>
      </w:hyperlink>
      <w:r>
        <w:rPr>
          <w:sz w:val="22"/>
          <w:szCs w:val="22"/>
          <w:shd w:val="clear" w:color="" w:fill=""/>
        </w:rPr>
        <w:t xml:space="preserve"> and </w:t>
      </w:r>
      <w:r>
        <w:rPr>
          <w:rStyle w:val="jrnlVidRef"/>
        </w:rPr>
        <w:t xml:space="preserve">Videos 1, 3</w:t>
      </w:r>
      <w:r>
        <w:rPr>
          <w:sz w:val="22"/>
          <w:szCs w:val="22"/>
          <w:shd w:val="clear" w:color="" w:fill=""/>
        </w:rPr>
        <w:t xml:space="preserve">). Together, our results indicate that the RME GABAergic neurons modulate forward movement by regulating the extent of the undulatory head bending.</w:t>
      </w:r>
    </w:p>
    <w:p>
      <w:pPr>
        <w:pStyle w:val="jrnlVidBlock"/>
      </w:pPr>
      <w:r>
        <w:rPr>
          <w:shd w:val="clear" w:color="" w:fill=""/>
        </w:rPr>
        <w:t xml:space="preserve"/>
      </w:r>
    </w:p>
    <w:p>
      <w:pPr>
        <w:pStyle w:val="jrnlVidCaption"/>
      </w:pPr>
      <w:bookmarkStart w:id="3" w:name="V1"/>
      <w:bookmarkEnd w:id="3"/>
      <w:r>
        <w:rPr>
          <w:rStyle w:val="label"/>
        </w:rPr>
        <w:t xml:space="preserve">Video 1. </w:t>
      </w:r>
      <w:r>
        <w:rPr>
          <w:shd w:val="clear" w:color="" w:fill=""/>
        </w:rPr>
        <w:t xml:space="preserve">Undulatory movement of a wild-type animal on an agar plate.</w:t>
      </w:r>
    </w:p>
    <w:p>
      <w:pPr>
        <w:pStyle w:val="jrnlVidCaption"/>
      </w:pPr>
      <w:r>
        <w:rPr>
          <w:shd w:val="clear" w:color="" w:fill=""/>
        </w:rPr>
        <w:t xml:space="preserve">The animal moves forward towards right at the beginning of the movie.</w:t>
      </w:r>
    </w:p>
    <w:p>
      <w:pPr>
        <w:pStyle w:val="jrnlVidBlock"/>
      </w:pPr>
      <w:r>
        <w:rPr>
          <w:shd w:val="clear" w:color="" w:fill=""/>
        </w:rPr>
        <w:t xml:space="preserve"/>
      </w:r>
    </w:p>
    <w:p>
      <w:pPr>
        <w:pStyle w:val="jrnlVidCaption"/>
      </w:pPr>
      <w:bookmarkStart w:id="4" w:name="V2"/>
      <w:bookmarkEnd w:id="4"/>
      <w:r>
        <w:rPr>
          <w:rStyle w:val="label"/>
        </w:rPr>
        <w:t xml:space="preserve">Video 2. </w:t>
      </w:r>
      <w:r>
        <w:rPr>
          <w:shd w:val="clear" w:color="" w:fill=""/>
        </w:rPr>
        <w:t xml:space="preserve">Undulatory movement of a wild-type animal with RMED and RMEV ablated.</w:t>
      </w:r>
    </w:p>
    <w:p>
      <w:pPr>
        <w:pStyle w:val="jrnlVidCaption"/>
      </w:pPr>
      <w:r>
        <w:rPr>
          <w:shd w:val="clear" w:color="" w:fill=""/>
        </w:rPr>
        <w:t xml:space="preserve">The animal in the movie moves towards lower-left corner on an agar plate at the beginning of the movie. Note the increased head bending amplitude in the animal.</w:t>
      </w:r>
    </w:p>
    <w:p>
      <w:pPr>
        <w:pStyle w:val="jrnlVidBlock"/>
      </w:pPr>
      <w:r>
        <w:rPr>
          <w:shd w:val="clear" w:color="" w:fill=""/>
        </w:rPr>
        <w:t xml:space="preserve"/>
      </w:r>
    </w:p>
    <w:p/>
    <w:p>
      <w:pPr>
        <w:pStyle w:val="jrnlVidCaption"/>
      </w:pPr>
      <w:bookmarkStart w:id="5" w:name="V3"/>
      <w:bookmarkEnd w:id="5"/>
      <w:r>
        <w:rPr>
          <w:rStyle w:val="label"/>
        </w:rPr>
        <w:t xml:space="preserve">Video 3. </w:t>
      </w:r>
      <w:r>
        <w:rPr>
          <w:shd w:val="clear" w:color="" w:fill=""/>
        </w:rPr>
        <w:t xml:space="preserve">Undulatory movement of an </w:t>
      </w:r>
      <w:r>
        <w:rPr>
          <w:i/>
          <w:iCs/>
          <w:shd w:val="clear" w:color="" w:fill=""/>
        </w:rPr>
        <w:t xml:space="preserve">unc-25(e156)</w:t>
      </w:r>
      <w:r>
        <w:rPr>
          <w:shd w:val="clear" w:color="" w:fill=""/>
        </w:rPr>
        <w:t xml:space="preserve"> mutant animal on an agar plate.</w:t>
      </w:r>
    </w:p>
    <w:p>
      <w:pPr>
        <w:pStyle w:val="jrnlVidCaption"/>
      </w:pPr>
      <w:r>
        <w:rPr>
          <w:shd w:val="clear" w:color="" w:fill=""/>
        </w:rPr>
        <w:t xml:space="preserve">The animal moves towards upper-right corner at the beginning of the movie and then turns to move towards lower-right corner. Note the increased head bending amplitude in the </w:t>
      </w:r>
      <w:r>
        <w:rPr>
          <w:i/>
          <w:iCs/>
          <w:shd w:val="clear" w:color="" w:fill=""/>
        </w:rPr>
        <w:t xml:space="preserve">unc-25 </w:t>
      </w:r>
      <w:r>
        <w:rPr>
          <w:shd w:val="clear" w:color="" w:fill=""/>
        </w:rPr>
        <w:t xml:space="preserve">mutant animal.</w:t>
      </w:r>
    </w:p>
    <w:p>
      <w:pPr>
        <w:pStyle w:val="jrnlHead2"/>
      </w:pPr>
      <w:r>
        <w:rPr>
          <w:color w:val="#134985"/>
          <w:sz w:val="46"/>
          <w:szCs w:val="46"/>
          <w:b/>
          <w:shd w:val="clear" w:color="" w:fill=""/>
        </w:rPr>
        <w:t xml:space="preserve">RME neurons exhibit undulatory calcium activity</w:t>
      </w:r>
    </w:p>
    <w:p>
      <w:pPr>
        <w:pStyle w:val="jrnlSecPara"/>
      </w:pPr>
      <w:r>
        <w:rPr>
          <w:sz w:val="22"/>
          <w:szCs w:val="22"/>
          <w:shd w:val="clear" w:color="" w:fill=""/>
        </w:rPr>
        <w:t xml:space="preserve">To understand how the RME neurons modulate head bending, we recorded the intracellular calcium activity of RME using transgenic animals expressing GCaMP3 (</w:t>
      </w:r>
      <w:hyperlink w:anchor="R67" w:history="1">
        <w:r>
          <w:rPr>
            <w:rStyle w:val="jrnlBibRef"/>
          </w:rPr>
          <w:t xml:space="preserve">Tian et al., 2009</w:t>
        </w:r>
      </w:hyperlink>
      <w:r>
        <w:rPr>
          <w:sz w:val="22"/>
          <w:szCs w:val="22"/>
          <w:shd w:val="clear" w:color="" w:fill=""/>
        </w:rPr>
        <w:t xml:space="preserve">) in all GABAergic neurons (</w:t>
      </w:r>
      <w:r>
        <w:rPr>
          <w:sz w:val="22"/>
          <w:szCs w:val="22"/>
          <w:i/>
          <w:iCs/>
          <w:shd w:val="clear" w:color="" w:fill=""/>
        </w:rPr>
        <w:t xml:space="preserve">Punc-25::GCaMP3</w:t>
      </w:r>
      <w:r>
        <w:rPr>
          <w:sz w:val="22"/>
          <w:szCs w:val="22"/>
          <w:shd w:val="clear" w:color="" w:fill=""/>
        </w:rPr>
        <w:t xml:space="preserve">). We used a microfluidic device in which an animal was able to bend its head in the dorsal-ventral direction (</w:t>
      </w:r>
      <w:hyperlink w:anchor="R19" w:history="1">
        <w:r>
          <w:rPr>
            <w:rStyle w:val="jrnlBibRef"/>
          </w:rPr>
          <w:t xml:space="preserve">Chronis et al., 2007</w:t>
        </w:r>
      </w:hyperlink>
      <w:r>
        <w:rPr>
          <w:sz w:val="22"/>
          <w:szCs w:val="22"/>
          <w:shd w:val="clear" w:color="" w:fill=""/>
        </w:rPr>
        <w:t xml:space="preserve">). Each RME neuron extends one process posteriorly and two contralaterally, and the contralaterally extending processes innervate head muscles (</w:t>
      </w:r>
      <w:hyperlink w:anchor="F1" w:history="1">
        <w:r>
          <w:rPr>
            <w:rStyle w:val="jrnlFigRef"/>
          </w:rPr>
          <w:t xml:space="preserve">Figure 1A,E and F</w:t>
        </w:r>
      </w:hyperlink>
      <w:r>
        <w:rPr>
          <w:sz w:val="22"/>
          <w:szCs w:val="22"/>
          <w:shd w:val="clear" w:color="" w:fill=""/>
        </w:rPr>
        <w:t xml:space="preserve">). We measured the calcium transients in the somata of RME neurons, since their somata and their muscle-innervating processes displayed correlated calcium signals under the experimental conditions (</w:t>
      </w:r>
      <w:hyperlink w:anchor="F1-S1" w:history="1">
        <w:r>
          <w:rPr>
            <w:rStyle w:val="jrnlFigRef"/>
          </w:rPr>
          <w:t xml:space="preserve">Figure 1—figure supplement 1</w:t>
        </w:r>
      </w:hyperlink>
      <w:r>
        <w:rPr>
          <w:sz w:val="22"/>
          <w:szCs w:val="22"/>
          <w:shd w:val="clear" w:color="" w:fill=""/>
        </w:rPr>
        <w:t xml:space="preserve">). We found that RME generated undulatory calcium signals during head bending: RMED displayed increased intracellular calcium transients during dorsal head bending and RMEV displayed increased intracellular calcium transients during ventral head bending (</w:t>
      </w:r>
      <w:hyperlink w:anchor="F1" w:history="1">
        <w:r>
          <w:rPr>
            <w:rStyle w:val="jrnlFigRef"/>
          </w:rPr>
          <w:t xml:space="preserve">Figure 1F,G</w:t>
        </w:r>
      </w:hyperlink>
      <w:r>
        <w:rPr>
          <w:sz w:val="22"/>
          <w:szCs w:val="22"/>
          <w:shd w:val="clear" w:color="" w:fill=""/>
        </w:rPr>
        <w:t xml:space="preserve"> and </w:t>
      </w:r>
      <w:hyperlink w:anchor="V4" w:history="1">
        <w:r>
          <w:rPr>
            <w:rStyle w:val="jrnlVidRef"/>
          </w:rPr>
          <w:t xml:space="preserve">Video 4</w:t>
        </w:r>
      </w:hyperlink>
      <w:r>
        <w:rPr>
          <w:sz w:val="22"/>
          <w:szCs w:val="22"/>
          <w:shd w:val="clear" w:color="" w:fill=""/>
        </w:rPr>
        <w:t xml:space="preserve">). We defined ventral head bending as positive and dorsal head bending as negative. Using cross-correlation analysis, we found that RMEV calcium activity positively correlated with head bending and RMED calcium activity negatively correlated with head bending (</w:t>
      </w:r>
      <w:hyperlink w:anchor="F1" w:history="1">
        <w:r>
          <w:rPr>
            <w:rStyle w:val="jrnlFigRef"/>
          </w:rPr>
          <w:t xml:space="preserve">Figure 1H</w:t>
        </w:r>
      </w:hyperlink>
      <w:r>
        <w:rPr>
          <w:sz w:val="22"/>
          <w:szCs w:val="22"/>
          <w:shd w:val="clear" w:color="" w:fill=""/>
        </w:rPr>
        <w:t xml:space="preserve">). The calcium signals in RMEV and RMED were anti-correlated during head bending. The oscillatory activity pattern allows RME to regulate head bending with a temporal pattern that matches that of head undulation.</w:t>
      </w:r>
    </w:p>
    <w:p>
      <w:pPr>
        <w:pStyle w:val="jrnlVidBlock"/>
      </w:pPr>
      <w:r>
        <w:rPr>
          <w:shd w:val="clear" w:color="" w:fill=""/>
        </w:rPr>
        <w:t xml:space="preserve"/>
      </w:r>
    </w:p>
    <w:p/>
    <w:p>
      <w:pPr>
        <w:pStyle w:val="jrnlVidCaption"/>
      </w:pPr>
      <w:bookmarkStart w:id="6" w:name="V4"/>
      <w:bookmarkEnd w:id="6"/>
      <w:r>
        <w:rPr>
          <w:rStyle w:val="label"/>
        </w:rPr>
        <w:t xml:space="preserve">Video 4. </w:t>
      </w:r>
      <w:r>
        <w:rPr>
          <w:shd w:val="clear" w:color="" w:fill=""/>
        </w:rPr>
        <w:t xml:space="preserve">A representative movie for GCaMP3 signals in RMED and RMEV neurons and the head bending in a transgenic animal that expresses GCaMP3 in GABAergic neurons.</w:t>
      </w:r>
    </w:p>
    <w:p>
      <w:pPr>
        <w:pStyle w:val="jrnlVidCaption"/>
      </w:pPr>
      <w:r>
        <w:rPr>
          <w:shd w:val="clear" w:color="" w:fill=""/>
        </w:rPr>
        <w:t xml:space="preserve">Both REMD and RMEV extend processes to the contralateral side to innervate the contralateral muscles and these processes run side-by-side. Because the calcium signals in the cell body and process of a RME neuron correlate with each other, we measure the calcium dynamics in the cell bodies of RME in this study. The RMED or RMEV cell body is highlighted with a circle in the movie. Please refer to </w:t>
      </w:r>
      <w:hyperlink w:anchor="F1" w:history="1">
        <w:r>
          <w:rPr>
            <w:rStyle w:val="jrnlFigRef"/>
          </w:rPr>
          <w:t xml:space="preserve">Figure 1E and F</w:t>
        </w:r>
      </w:hyperlink>
      <w:r>
        <w:rPr>
          <w:shd w:val="clear" w:color="" w:fill=""/>
        </w:rPr>
        <w:t xml:space="preserve"> for the positions of RME cell bodies and processes. Ventral to the right and anterior to the upper-right corner.</w:t>
      </w:r>
    </w:p>
    <w:p>
      <w:pPr>
        <w:pStyle w:val="jrnlHead2"/>
      </w:pPr>
      <w:r>
        <w:rPr>
          <w:color w:val="#134985"/>
          <w:sz w:val="46"/>
          <w:szCs w:val="46"/>
          <w:b/>
          <w:shd w:val="clear" w:color="" w:fill=""/>
        </w:rPr>
        <w:t xml:space="preserve">The head bending-correlated activity of RME is driven by cholinergic neurotransmission</w:t>
      </w:r>
    </w:p>
    <w:p>
      <w:pPr>
        <w:pStyle w:val="jrnlSecPara"/>
      </w:pPr>
      <w:r>
        <w:rPr>
          <w:sz w:val="22"/>
          <w:szCs w:val="22"/>
          <w:shd w:val="clear" w:color="" w:fill=""/>
        </w:rPr>
        <w:t xml:space="preserve">Next, we asked how the undulatory activity of RME was regulated. We first examined whether the head bending-correlated RME calcium activity might be attributable to a proprioceptive response to head bending. We found that in animals immobilized with microbeads (</w:t>
      </w:r>
      <w:hyperlink w:anchor="R39" w:history="1">
        <w:r>
          <w:rPr>
            <w:rStyle w:val="jrnlBibRef"/>
          </w:rPr>
          <w:t xml:space="preserve">Kim et al., 2013</w:t>
        </w:r>
      </w:hyperlink>
      <w:r>
        <w:rPr>
          <w:sz w:val="22"/>
          <w:szCs w:val="22"/>
          <w:shd w:val="clear" w:color="" w:fill=""/>
        </w:rPr>
        <w:t xml:space="preserve">) RMED and REMV neurons generated oscillatory and anti-correlated calcium signals (</w:t>
      </w:r>
      <w:hyperlink w:anchor="F2-S1" w:history="1">
        <w:r>
          <w:rPr>
            <w:rStyle w:val="jrnlFigRef"/>
          </w:rPr>
          <w:t xml:space="preserve">Figure 2—figure supplement 1</w:t>
        </w:r>
      </w:hyperlink>
      <w:r>
        <w:rPr>
          <w:sz w:val="22"/>
          <w:szCs w:val="22"/>
          <w:shd w:val="clear" w:color="" w:fill=""/>
        </w:rPr>
        <w:t xml:space="preserve">). In addition, we observed similar calcium dynamics in the RME neurons in the </w:t>
      </w:r>
      <w:r>
        <w:rPr>
          <w:sz w:val="22"/>
          <w:szCs w:val="22"/>
          <w:i/>
          <w:iCs/>
          <w:shd w:val="clear" w:color="" w:fill=""/>
        </w:rPr>
        <w:t xml:space="preserve">unc-54(e1092)</w:t>
      </w:r>
      <w:r>
        <w:rPr>
          <w:sz w:val="22"/>
          <w:szCs w:val="22"/>
          <w:shd w:val="clear" w:color="" w:fill=""/>
        </w:rPr>
        <w:t xml:space="preserve"> null mutants (</w:t>
      </w:r>
      <w:hyperlink w:anchor="F2-S2" w:history="1">
        <w:r>
          <w:rPr>
            <w:rStyle w:val="jrnlFigRef"/>
          </w:rPr>
          <w:t xml:space="preserve">Figure 2—figure supplement 2</w:t>
        </w:r>
      </w:hyperlink>
      <w:r>
        <w:rPr>
          <w:sz w:val="22"/>
          <w:szCs w:val="22"/>
          <w:shd w:val="clear" w:color="" w:fill=""/>
        </w:rPr>
        <w:t xml:space="preserve">), which lacked a major myosin heavy chain protein and were defective in muscle contraction (</w:t>
      </w:r>
      <w:hyperlink w:anchor="R22" w:history="1">
        <w:r>
          <w:rPr>
            <w:rStyle w:val="jrnlBibRef"/>
          </w:rPr>
          <w:t xml:space="preserve">Dibb et al., 1985</w:t>
        </w:r>
      </w:hyperlink>
      <w:r>
        <w:rPr>
          <w:sz w:val="22"/>
          <w:szCs w:val="22"/>
          <w:shd w:val="clear" w:color="" w:fill=""/>
        </w:rPr>
        <w:t xml:space="preserve">; </w:t>
      </w:r>
      <w:hyperlink w:anchor="R46" w:history="1">
        <w:r>
          <w:rPr>
            <w:rStyle w:val="jrnlBibRef"/>
          </w:rPr>
          <w:t xml:space="preserve">MacLeod et al., 1977</w:t>
        </w:r>
      </w:hyperlink>
      <w:r>
        <w:rPr>
          <w:sz w:val="22"/>
          <w:szCs w:val="22"/>
          <w:shd w:val="clear" w:color="" w:fill=""/>
        </w:rPr>
        <w:t xml:space="preserve">). Therefore, the undulatory calcium activity of the RME GABAergic neurons does not require head movement.</w:t>
      </w:r>
    </w:p>
    <w:p>
      <w:pPr>
        <w:pStyle w:val="jrnlSecPara"/>
      </w:pPr>
      <w:r>
        <w:rPr>
          <w:sz w:val="22"/>
          <w:szCs w:val="22"/>
          <w:shd w:val="clear" w:color="" w:fill=""/>
        </w:rPr>
        <w:t xml:space="preserve">To characterize the regulation of RME, we sought the type of neurotransmission that was required for the head-bending correlated activity in RME. We first examined </w:t>
      </w:r>
      <w:r>
        <w:rPr>
          <w:sz w:val="22"/>
          <w:szCs w:val="22"/>
          <w:i/>
          <w:iCs/>
          <w:shd w:val="clear" w:color="" w:fill=""/>
        </w:rPr>
        <w:t xml:space="preserve">unc-13(e51)</w:t>
      </w:r>
      <w:r>
        <w:rPr>
          <w:sz w:val="22"/>
          <w:szCs w:val="22"/>
          <w:shd w:val="clear" w:color="" w:fill=""/>
        </w:rPr>
        <w:t xml:space="preserve"> mutants, which were defective in neurotransmitter release (</w:t>
      </w:r>
      <w:hyperlink w:anchor="R11" w:history="1">
        <w:r>
          <w:rPr>
            <w:rStyle w:val="jrnlBibRef"/>
          </w:rPr>
          <w:t xml:space="preserve">Brenner, 1974</w:t>
        </w:r>
      </w:hyperlink>
      <w:r>
        <w:rPr>
          <w:sz w:val="22"/>
          <w:szCs w:val="22"/>
          <w:shd w:val="clear" w:color="" w:fill=""/>
        </w:rPr>
        <w:t xml:space="preserve">; </w:t>
      </w:r>
      <w:hyperlink w:anchor="R40" w:history="1">
        <w:r>
          <w:rPr>
            <w:rStyle w:val="jrnlBibRef"/>
          </w:rPr>
          <w:t xml:space="preserve">Lackner et al., 1999</w:t>
        </w:r>
      </w:hyperlink>
      <w:r>
        <w:rPr>
          <w:sz w:val="22"/>
          <w:szCs w:val="22"/>
          <w:shd w:val="clear" w:color="" w:fill=""/>
        </w:rPr>
        <w:t xml:space="preserve">; </w:t>
      </w:r>
      <w:hyperlink w:anchor="R50" w:history="1">
        <w:r>
          <w:rPr>
            <w:rStyle w:val="jrnlBibRef"/>
          </w:rPr>
          <w:t xml:space="preserve">Miller et al., 1996</w:t>
        </w:r>
      </w:hyperlink>
      <w:r>
        <w:rPr>
          <w:sz w:val="22"/>
          <w:szCs w:val="22"/>
          <w:shd w:val="clear" w:color="" w:fill=""/>
        </w:rPr>
        <w:t xml:space="preserve">; </w:t>
      </w:r>
      <w:hyperlink w:anchor="R59" w:history="1">
        <w:r>
          <w:rPr>
            <w:rStyle w:val="jrnlBibRef"/>
          </w:rPr>
          <w:t xml:space="preserve">Richmond et al., 1999</w:t>
        </w:r>
      </w:hyperlink>
      <w:r>
        <w:rPr>
          <w:sz w:val="22"/>
          <w:szCs w:val="22"/>
          <w:shd w:val="clear" w:color="" w:fill=""/>
        </w:rPr>
        <w:t xml:space="preserve">). We found that the </w:t>
      </w:r>
      <w:r>
        <w:rPr>
          <w:sz w:val="22"/>
          <w:szCs w:val="22"/>
          <w:i/>
          <w:iCs/>
          <w:shd w:val="clear" w:color="" w:fill=""/>
        </w:rPr>
        <w:t xml:space="preserve">unc-13 </w:t>
      </w:r>
      <w:r>
        <w:rPr>
          <w:sz w:val="22"/>
          <w:szCs w:val="22"/>
          <w:shd w:val="clear" w:color="" w:fill=""/>
        </w:rPr>
        <w:t xml:space="preserve">mutant animals bent their heads in the microfluidic imaging device and generated active calcium transients in RME. However, the RME calcium activity in the </w:t>
      </w:r>
      <w:r>
        <w:rPr>
          <w:sz w:val="22"/>
          <w:szCs w:val="22"/>
          <w:i/>
          <w:iCs/>
          <w:shd w:val="clear" w:color="" w:fill=""/>
        </w:rPr>
        <w:t xml:space="preserve">unc-13 </w:t>
      </w:r>
      <w:r>
        <w:rPr>
          <w:sz w:val="22"/>
          <w:szCs w:val="22"/>
          <w:shd w:val="clear" w:color="" w:fill=""/>
        </w:rPr>
        <w:t xml:space="preserve">mutants did not correlate with head bending (</w:t>
      </w:r>
      <w:hyperlink w:anchor="F2" w:history="1">
        <w:r>
          <w:rPr>
            <w:rStyle w:val="jrnlFigRef"/>
          </w:rPr>
          <w:t xml:space="preserve">Figure 2A and B</w:t>
        </w:r>
      </w:hyperlink>
      <w:r>
        <w:rPr>
          <w:sz w:val="22"/>
          <w:szCs w:val="22"/>
          <w:shd w:val="clear" w:color="" w:fill=""/>
        </w:rPr>
        <w:t xml:space="preserve">). In contrast, blocking neuropeptide release in the </w:t>
      </w:r>
      <w:r>
        <w:rPr>
          <w:sz w:val="22"/>
          <w:szCs w:val="22"/>
          <w:i/>
          <w:iCs/>
          <w:shd w:val="clear" w:color="" w:fill=""/>
        </w:rPr>
        <w:t xml:space="preserve">unc-31(e928)</w:t>
      </w:r>
      <w:r>
        <w:rPr>
          <w:sz w:val="22"/>
          <w:szCs w:val="22"/>
          <w:shd w:val="clear" w:color="" w:fill=""/>
        </w:rPr>
        <w:t xml:space="preserve"> (</w:t>
      </w:r>
      <w:hyperlink w:anchor="R4" w:history="1">
        <w:r>
          <w:rPr>
            <w:rStyle w:val="jrnlBibRef"/>
          </w:rPr>
          <w:t xml:space="preserve">Ann et al., 1997</w:t>
        </w:r>
      </w:hyperlink>
      <w:r>
        <w:rPr>
          <w:sz w:val="22"/>
          <w:szCs w:val="22"/>
          <w:shd w:val="clear" w:color="" w:fill=""/>
        </w:rPr>
        <w:t xml:space="preserve">; </w:t>
      </w:r>
      <w:hyperlink w:anchor="R5" w:history="1">
        <w:r>
          <w:rPr>
            <w:rStyle w:val="jrnlBibRef"/>
          </w:rPr>
          <w:t xml:space="preserve">Avery et al., 1993</w:t>
        </w:r>
      </w:hyperlink>
      <w:r>
        <w:rPr>
          <w:sz w:val="22"/>
          <w:szCs w:val="22"/>
          <w:shd w:val="clear" w:color="" w:fill=""/>
        </w:rPr>
        <w:t xml:space="preserve">) mutants did not have an obvious effect on RME calcium activity (</w:t>
      </w:r>
      <w:hyperlink w:anchor="F2" w:history="1">
        <w:r>
          <w:rPr>
            <w:rStyle w:val="jrnlFigRef"/>
          </w:rPr>
          <w:t xml:space="preserve">Figure 2A and B</w:t>
        </w:r>
      </w:hyperlink>
      <w:r>
        <w:rPr>
          <w:sz w:val="22"/>
          <w:szCs w:val="22"/>
          <w:shd w:val="clear" w:color="" w:fill=""/>
        </w:rPr>
        <w:t xml:space="preserve">). These results indicate that neurotransmitters, but not neuropeptides, regulate head bending-correlated calcium dynamics in RME.</w:t>
      </w:r>
    </w:p>
    <w:p>
      <w:pPr>
        <w:pStyle w:val="jrnlFigBlock"/>
      </w:pPr>
    </w:p>
    <w:p>
      <w:pPr>
        <w:pStyle w:val="jrnlFigCaption"/>
      </w:pPr>
      <w:bookmarkStart w:id="7" w:name="F2"/>
      <w:bookmarkEnd w:id="7"/>
      <w:r>
        <w:rPr>
          <w:rStyle w:val="label"/>
        </w:rPr>
        <w:t xml:space="preserve">Figure 2.</w:t>
      </w:r>
      <w:r>
        <w:rPr>
          <w:color w:val="#ff8000"/>
          <w:shd w:val="clear" w:color="" w:fill=""/>
        </w:rPr>
        <w:t xml:space="preserve"> The head bending-correlated calcium activity of RME depends on cholinergic neurotransmission.</w:t>
      </w:r>
    </w:p>
    <w:p>
      <w:pPr>
        <w:pStyle w:val="jrnlFigCaption"/>
      </w:pPr>
      <w:r>
        <w:rPr>
          <w:color w:val="#ff8000"/>
          <w:shd w:val="clear" w:color="" w:fill=""/>
        </w:rPr>
        <w:t xml:space="preserve">(</w:t>
      </w:r>
      <w:r>
        <w:rPr>
          <w:rStyle w:val="partLabel"/>
        </w:rPr>
        <w:t xml:space="preserve">A</w:t>
      </w:r>
      <w:r>
        <w:rPr>
          <w:color w:val="#ff8000"/>
          <w:shd w:val="clear" w:color="" w:fill=""/>
        </w:rPr>
        <w:t xml:space="preserve">, </w:t>
      </w:r>
      <w:r>
        <w:rPr>
          <w:rStyle w:val="partLabel"/>
        </w:rPr>
        <w:t xml:space="preserve">B</w:t>
      </w:r>
      <w:r>
        <w:rPr>
          <w:color w:val="#ff8000"/>
          <w:shd w:val="clear" w:color="" w:fill=""/>
        </w:rPr>
        <w:t xml:space="preserve">) The </w:t>
      </w:r>
      <w:r>
        <w:rPr>
          <w:color w:val="#ff8000"/>
          <w:i/>
          <w:iCs/>
          <w:shd w:val="clear" w:color="" w:fill=""/>
        </w:rPr>
        <w:t xml:space="preserve">unc-13(e51) </w:t>
      </w:r>
      <w:r>
        <w:rPr>
          <w:color w:val="#ff8000"/>
          <w:shd w:val="clear" w:color="" w:fill=""/>
        </w:rPr>
        <w:t xml:space="preserve">and </w:t>
      </w:r>
      <w:r>
        <w:rPr>
          <w:color w:val="#ff8000"/>
          <w:i/>
          <w:iCs/>
          <w:shd w:val="clear" w:color="" w:fill=""/>
        </w:rPr>
        <w:t xml:space="preserve">cha-1(p1152) </w:t>
      </w:r>
      <w:r>
        <w:rPr>
          <w:color w:val="#ff8000"/>
          <w:shd w:val="clear" w:color="" w:fill=""/>
        </w:rPr>
        <w:t xml:space="preserve">mutant animals are significantly defective in cross-correlation (</w:t>
      </w:r>
      <w:r>
        <w:rPr>
          <w:rStyle w:val="partLabel"/>
        </w:rPr>
        <w:t xml:space="preserve">A</w:t>
      </w:r>
      <w:r>
        <w:rPr>
          <w:color w:val="#ff8000"/>
          <w:shd w:val="clear" w:color="" w:fill=""/>
        </w:rPr>
        <w:t xml:space="preserve">) and peak correlation (</w:t>
      </w:r>
      <w:r>
        <w:rPr>
          <w:rStyle w:val="partLabel"/>
        </w:rPr>
        <w:t xml:space="preserve">B</w:t>
      </w:r>
      <w:r>
        <w:rPr>
          <w:color w:val="#ff8000"/>
          <w:shd w:val="clear" w:color="" w:fill=""/>
        </w:rPr>
        <w:t xml:space="preserve">) between RME calcium activity and head bending; but the </w:t>
      </w:r>
      <w:r>
        <w:rPr>
          <w:color w:val="#ff8000"/>
          <w:i/>
          <w:iCs/>
          <w:shd w:val="clear" w:color="" w:fill=""/>
        </w:rPr>
        <w:t xml:space="preserve">unc-31(e928) </w:t>
      </w:r>
      <w:r>
        <w:rPr>
          <w:color w:val="#ff8000"/>
          <w:shd w:val="clear" w:color="" w:fill=""/>
        </w:rPr>
        <w:t xml:space="preserve">mutant animals are normal. </w:t>
      </w:r>
      <w:hyperlink w:anchor="F2-S1" w:history="1">
        <w:r>
          <w:rPr>
            <w:rStyle w:val="jrnlFigRef"/>
          </w:rPr>
          <w:t xml:space="preserve">Figure 2—figure supplement 1</w:t>
        </w:r>
      </w:hyperlink>
      <w:r>
        <w:rPr>
          <w:color w:val="#ff8000"/>
          <w:shd w:val="clear" w:color="" w:fill=""/>
        </w:rPr>
        <w:t xml:space="preserve"> and </w:t>
      </w:r>
      <w:r>
        <w:rPr>
          <w:color w:val="#ff8000"/>
          <w:b/>
          <w:shd w:val="clear" w:color="" w:fill=""/>
        </w:rPr>
        <w:t xml:space="preserve">2</w:t>
      </w:r>
      <w:r>
        <w:rPr>
          <w:color w:val="#ff8000"/>
          <w:shd w:val="clear" w:color="" w:fill=""/>
        </w:rPr>
        <w:t xml:space="preserve"> show the representative GCaMP3 signals in RME neurons in immobilized and in </w:t>
      </w:r>
      <w:r>
        <w:rPr>
          <w:color w:val="#ff8000"/>
          <w:i/>
          <w:iCs/>
          <w:shd w:val="clear" w:color="" w:fill=""/>
        </w:rPr>
        <w:t xml:space="preserve">unc-54(e1092) </w:t>
      </w:r>
      <w:r>
        <w:rPr>
          <w:color w:val="#ff8000"/>
          <w:shd w:val="clear" w:color="" w:fill=""/>
        </w:rPr>
        <w:t xml:space="preserve">animals, respectively. (</w:t>
      </w:r>
      <w:r>
        <w:rPr>
          <w:rStyle w:val="partLabel"/>
        </w:rPr>
        <w:t xml:space="preserve">C</w:t>
      </w:r>
      <w:r>
        <w:rPr>
          <w:color w:val="#ff8000"/>
          <w:shd w:val="clear" w:color="" w:fill=""/>
        </w:rPr>
        <w:t xml:space="preserve">, </w:t>
      </w:r>
      <w:r>
        <w:rPr>
          <w:rStyle w:val="partLabel"/>
        </w:rPr>
        <w:t xml:space="preserve">D</w:t>
      </w:r>
      <w:r>
        <w:rPr>
          <w:color w:val="#ff8000"/>
          <w:shd w:val="clear" w:color="" w:fill=""/>
        </w:rPr>
        <w:t xml:space="preserve">) The defects of </w:t>
      </w:r>
      <w:r>
        <w:rPr>
          <w:color w:val="#ff8000"/>
          <w:i/>
          <w:iCs/>
          <w:shd w:val="clear" w:color="" w:fill=""/>
        </w:rPr>
        <w:t xml:space="preserve">cha-1(p1152) </w:t>
      </w:r>
      <w:r>
        <w:rPr>
          <w:color w:val="#ff8000"/>
          <w:shd w:val="clear" w:color="" w:fill=""/>
        </w:rPr>
        <w:t xml:space="preserve">mutant animals in cross-correlation (</w:t>
      </w:r>
      <w:r>
        <w:rPr>
          <w:rStyle w:val="partLabel"/>
        </w:rPr>
        <w:t xml:space="preserve">C</w:t>
      </w:r>
      <w:r>
        <w:rPr>
          <w:color w:val="#ff8000"/>
          <w:shd w:val="clear" w:color="" w:fill=""/>
        </w:rPr>
        <w:t xml:space="preserve">) and peak correlation (</w:t>
      </w:r>
      <w:r>
        <w:rPr>
          <w:rStyle w:val="partLabel"/>
        </w:rPr>
        <w:t xml:space="preserve">D</w:t>
      </w:r>
      <w:r>
        <w:rPr>
          <w:color w:val="#ff8000"/>
          <w:shd w:val="clear" w:color="" w:fill=""/>
        </w:rPr>
        <w:t xml:space="preserve">) between RME calcium activity and head bending is rescued by cosmid ZC416 that contains the coding region of </w:t>
      </w:r>
      <w:r>
        <w:rPr>
          <w:color w:val="#ff8000"/>
          <w:i/>
          <w:iCs/>
          <w:shd w:val="clear" w:color="" w:fill=""/>
        </w:rPr>
        <w:t xml:space="preserve">cha-1 </w:t>
      </w:r>
      <w:r>
        <w:rPr>
          <w:color w:val="#ff8000"/>
          <w:shd w:val="clear" w:color="" w:fill=""/>
        </w:rPr>
        <w:t xml:space="preserve">genomic DNA. (</w:t>
      </w:r>
      <w:r>
        <w:rPr>
          <w:rStyle w:val="partLabel"/>
        </w:rPr>
        <w:t xml:space="preserve">E</w:t>
      </w:r>
      <w:r>
        <w:rPr>
          <w:color w:val="#ff8000"/>
          <w:shd w:val="clear" w:color="" w:fill=""/>
        </w:rPr>
        <w:t xml:space="preserve">, </w:t>
      </w:r>
      <w:r>
        <w:rPr>
          <w:rStyle w:val="partLabel"/>
        </w:rPr>
        <w:t xml:space="preserve">F</w:t>
      </w:r>
      <w:r>
        <w:rPr>
          <w:color w:val="#ff8000"/>
          <w:shd w:val="clear" w:color="" w:fill=""/>
        </w:rPr>
        <w:t xml:space="preserve">) Expressing a wild-type </w:t>
      </w:r>
      <w:r>
        <w:rPr>
          <w:color w:val="#ff8000"/>
          <w:i/>
          <w:iCs/>
          <w:shd w:val="clear" w:color="" w:fill=""/>
        </w:rPr>
        <w:t xml:space="preserve">cha-1 </w:t>
      </w:r>
      <w:r>
        <w:rPr>
          <w:color w:val="#ff8000"/>
          <w:shd w:val="clear" w:color="" w:fill=""/>
        </w:rPr>
        <w:t xml:space="preserve">cDNA in IL2 (</w:t>
      </w:r>
      <w:r>
        <w:rPr>
          <w:color w:val="#ff8000"/>
          <w:i/>
          <w:iCs/>
          <w:shd w:val="clear" w:color="" w:fill=""/>
        </w:rPr>
        <w:t xml:space="preserve">Pklp-6::cha-1</w:t>
      </w:r>
      <w:r>
        <w:rPr>
          <w:color w:val="#ff8000"/>
          <w:shd w:val="clear" w:color="" w:fill=""/>
        </w:rPr>
        <w:t xml:space="preserve">) or SMB (</w:t>
      </w:r>
      <w:r>
        <w:rPr>
          <w:color w:val="#ff8000"/>
          <w:i/>
          <w:iCs/>
          <w:shd w:val="clear" w:color="" w:fill=""/>
        </w:rPr>
        <w:t xml:space="preserve">Podr-2(18)::cha-1</w:t>
      </w:r>
      <w:r>
        <w:rPr>
          <w:color w:val="#ff8000"/>
          <w:shd w:val="clear" w:color="" w:fill=""/>
        </w:rPr>
        <w:t xml:space="preserve">) does not rescue the correlation (</w:t>
      </w:r>
      <w:r>
        <w:rPr>
          <w:rStyle w:val="partLabel"/>
        </w:rPr>
        <w:t xml:space="preserve">E</w:t>
      </w:r>
      <w:r>
        <w:rPr>
          <w:color w:val="#ff8000"/>
          <w:shd w:val="clear" w:color="" w:fill=""/>
        </w:rPr>
        <w:t xml:space="preserve">) or peak correlation (</w:t>
      </w:r>
      <w:r>
        <w:rPr>
          <w:rStyle w:val="partLabel"/>
        </w:rPr>
        <w:t xml:space="preserve">F</w:t>
      </w:r>
      <w:r>
        <w:rPr>
          <w:color w:val="#ff8000"/>
          <w:shd w:val="clear" w:color="" w:fill=""/>
        </w:rPr>
        <w:t xml:space="preserve">) between RME calcium activity and head bending in </w:t>
      </w:r>
      <w:r>
        <w:rPr>
          <w:color w:val="#ff8000"/>
          <w:i/>
          <w:iCs/>
          <w:shd w:val="clear" w:color="" w:fill=""/>
        </w:rPr>
        <w:t xml:space="preserve">cha-1(p1152)</w:t>
      </w:r>
      <w:r>
        <w:rPr>
          <w:color w:val="#ff8000"/>
          <w:shd w:val="clear" w:color="" w:fill=""/>
        </w:rPr>
        <w:t xml:space="preserve"> mutant animals. For </w:t>
      </w:r>
      <w:r>
        <w:rPr>
          <w:rStyle w:val="partLabel"/>
        </w:rPr>
        <w:t xml:space="preserve">B</w:t>
      </w:r>
      <w:r>
        <w:rPr>
          <w:color w:val="#ff8000"/>
          <w:shd w:val="clear" w:color="" w:fill=""/>
        </w:rPr>
        <w:t xml:space="preserve">, one-way ANOVA with Dunnett’s post-test. For </w:t>
      </w:r>
      <w:r>
        <w:rPr>
          <w:rStyle w:val="partLabel"/>
        </w:rPr>
        <w:t xml:space="preserve">D</w:t>
      </w:r>
      <w:r>
        <w:rPr>
          <w:color w:val="#ff8000"/>
          <w:shd w:val="clear" w:color="" w:fill=""/>
        </w:rPr>
        <w:t xml:space="preserve"> and </w:t>
      </w:r>
      <w:r>
        <w:rPr>
          <w:rStyle w:val="partLabel"/>
        </w:rPr>
        <w:t xml:space="preserve">F</w:t>
      </w:r>
      <w:r>
        <w:rPr>
          <w:color w:val="#ff8000"/>
          <w:shd w:val="clear" w:color="" w:fill=""/>
        </w:rPr>
        <w:t xml:space="preserve">, transgenic animals are compared with nontransgenic siblings with student’s </w:t>
      </w:r>
      <w:r>
        <w:rPr>
          <w:color w:val="#ff8000"/>
          <w:i/>
          <w:iCs/>
          <w:shd w:val="clear" w:color="" w:fill=""/>
        </w:rPr>
        <w:t xml:space="preserve">t</w:t>
      </w:r>
      <w:r>
        <w:rPr>
          <w:color w:val="#ff8000"/>
          <w:shd w:val="clear" w:color="" w:fill=""/>
        </w:rPr>
        <w:t xml:space="preserve">-test. For all, ***p&lt;0.001, </w:t>
      </w:r>
      <w:r>
        <w:rPr>
          <w:color w:val="#ff8000"/>
          <w:i/>
          <w:iCs/>
          <w:shd w:val="clear" w:color="" w:fill=""/>
        </w:rPr>
        <w:t xml:space="preserve">n </w:t>
      </w:r>
      <w:r>
        <w:rPr>
          <w:color w:val="#ff8000"/>
          <w:shd w:val="clear" w:color="" w:fill=""/>
        </w:rPr>
        <w:t xml:space="preserve">≥ 7 animals each, Mean ± SEM, peak correlation is the highest correlation within the 1 s time window centered on the peak correlation of the wild-type control in </w:t>
      </w:r>
      <w:r>
        <w:rPr>
          <w:rStyle w:val="partLabel"/>
        </w:rPr>
        <w:t xml:space="preserve">A </w:t>
      </w:r>
      <w:r>
        <w:rPr>
          <w:color w:val="#ff8000"/>
          <w:shd w:val="clear" w:color="" w:fill=""/>
        </w:rPr>
        <w:t xml:space="preserve">and </w:t>
      </w:r>
      <w:r>
        <w:rPr>
          <w:rStyle w:val="partLabel"/>
        </w:rPr>
        <w:t xml:space="preserve">B</w:t>
      </w:r>
      <w:r>
        <w:rPr>
          <w:color w:val="#ff8000"/>
          <w:shd w:val="clear" w:color="" w:fill=""/>
        </w:rPr>
        <w:t xml:space="preserve">; while similar effects were usually observed in more than one transgenic lines, the effect of each transgene is reported with the results from one transgenic line.</w:t>
      </w:r>
    </w:p>
    <w:p>
      <w:pPr/>
      <w:r>
        <w:pict>
          <v:shape type="#_x0000_t75" style="width:500px; height:362.96296296296px; margin-left:0px; margin-top:0px; mso-position-horizontal:left; mso-position-vertical:top; mso-position-horizontal-relative:char; mso-position-vertical-relative:line; z-index:-2147483647;">
            <v:imagedata r:id="rId55" o:title=""/>
          </v:shape>
        </w:pict>
      </w:r>
    </w:p>
    <w:p>
      <w:pPr>
        <w:pStyle w:val="jrnlFigBlock"/>
      </w:pPr>
    </w:p>
    <w:p>
      <w:pPr>
        <w:pStyle w:val="jrnlFigCaption"/>
      </w:pPr>
      <w:bookmarkStart w:id="8" w:name="F2-S1"/>
      <w:bookmarkEnd w:id="8"/>
      <w:r>
        <w:rPr>
          <w:rStyle w:val="label"/>
        </w:rPr>
        <w:t xml:space="preserve">Figure 2—figure supplement 1.</w:t>
      </w:r>
      <w:r>
        <w:rPr>
          <w:color w:val="#ff8000"/>
          <w:shd w:val="clear" w:color="" w:fill=""/>
        </w:rPr>
        <w:t xml:space="preserve"> Representative traces for GCaMP3 signal in RME in animals immobilized with microbeads (Materials and methods).</w:t>
      </w:r>
    </w:p>
    <w:p>
      <w:pPr>
        <w:pStyle w:val="jrnlFigCaption"/>
      </w:pPr>
      <w:r>
        <w:rPr>
          <w:color w:val="#ff8000"/>
          <w:i/>
          <w:iCs/>
          <w:shd w:val="clear" w:color="" w:fill=""/>
        </w:rPr>
        <w:t xml:space="preserve">F</w:t>
      </w:r>
      <w:r>
        <w:rPr>
          <w:color w:val="#ff8000"/>
          <w:vertAlign w:val="subscript"/>
          <w:shd w:val="clear" w:color="" w:fill=""/>
        </w:rPr>
        <w:t xml:space="preserve">min</w:t>
      </w:r>
      <w:r>
        <w:rPr>
          <w:color w:val="#ff8000"/>
          <w:shd w:val="clear" w:color="" w:fill=""/>
        </w:rPr>
        <w:t xml:space="preserve"> indicates the minimal fluorescence intensity during the recording.</w:t>
      </w:r>
    </w:p>
    <w:p>
      <w:pPr/>
      <w:r>
        <w:pict>
          <v:shape type="#_x0000_t75" style="width:500px; height:232.88637967537px; margin-left:0px; margin-top:0px; mso-position-horizontal:left; mso-position-vertical:top; mso-position-horizontal-relative:char; mso-position-vertical-relative:line; z-index:-2147483647;">
            <v:imagedata r:id="rId56" o:title=""/>
          </v:shape>
        </w:pict>
      </w:r>
    </w:p>
    <w:p>
      <w:pPr>
        <w:pStyle w:val="jrnlFigBlock"/>
      </w:pPr>
    </w:p>
    <w:p>
      <w:pPr>
        <w:pStyle w:val="jrnlFigCaption"/>
      </w:pPr>
      <w:bookmarkStart w:id="9" w:name="F2-S2"/>
      <w:bookmarkEnd w:id="9"/>
      <w:r>
        <w:rPr>
          <w:rStyle w:val="label"/>
        </w:rPr>
        <w:t xml:space="preserve">Figure 2—figure supplement 2.</w:t>
      </w:r>
      <w:r>
        <w:rPr>
          <w:color w:val="#ff8000"/>
          <w:shd w:val="clear" w:color="" w:fill=""/>
        </w:rPr>
        <w:t xml:space="preserve"> Representative traces for calcium signal in RME in </w:t>
      </w:r>
      <w:r>
        <w:rPr>
          <w:color w:val="#ff8000"/>
          <w:i/>
          <w:iCs/>
          <w:shd w:val="clear" w:color="" w:fill=""/>
        </w:rPr>
        <w:t xml:space="preserve">unc-54(e1092)</w:t>
      </w:r>
      <w:r>
        <w:rPr>
          <w:color w:val="#ff8000"/>
          <w:shd w:val="clear" w:color="" w:fill=""/>
        </w:rPr>
        <w:t xml:space="preserve"> mutant animals.</w:t>
      </w:r>
    </w:p>
    <w:p>
      <w:pPr>
        <w:pStyle w:val="jrnlFigCaption"/>
      </w:pPr>
      <w:r>
        <w:rPr>
          <w:color w:val="#ff8000"/>
          <w:shd w:val="clear" w:color="" w:fill=""/>
        </w:rPr>
        <w:t xml:space="preserve">The calcium signal is presented as the ratio between the GCaMP3 signal and the RFP signal expressed in RME.</w:t>
      </w:r>
    </w:p>
    <w:p>
      <w:pPr/>
      <w:r>
        <w:pict>
          <v:shape type="#_x0000_t75" style="width:500px; height:210.8382726503px; margin-left:0px; margin-top:0px; mso-position-horizontal:left; mso-position-vertical:top; mso-position-horizontal-relative:char; mso-position-vertical-relative:line; z-index:-2147483647;">
            <v:imagedata r:id="rId57" o:title=""/>
          </v:shape>
        </w:pict>
      </w:r>
    </w:p>
    <w:p>
      <w:pPr>
        <w:pStyle w:val="jrnlSecPara"/>
      </w:pPr>
      <w:r>
        <w:rPr>
          <w:sz w:val="22"/>
          <w:szCs w:val="22"/>
          <w:shd w:val="clear" w:color="" w:fill=""/>
        </w:rPr>
        <w:t xml:space="preserve">Next, we sought the type of neurotransmitter that underlies RME activity. Because RME are post-synaptic to several neurons that are cholinergic (</w:t>
      </w:r>
      <w:hyperlink w:anchor="R25" w:history="1">
        <w:r>
          <w:rPr>
            <w:rStyle w:val="jrnlBibRef"/>
          </w:rPr>
          <w:t xml:space="preserve">Duerr et al., 2008</w:t>
        </w:r>
      </w:hyperlink>
      <w:r>
        <w:rPr>
          <w:sz w:val="22"/>
          <w:szCs w:val="22"/>
          <w:shd w:val="clear" w:color="" w:fill=""/>
        </w:rPr>
        <w:t xml:space="preserve">; </w:t>
      </w:r>
      <w:hyperlink w:anchor="R72" w:history="1">
        <w:r>
          <w:rPr>
            <w:rStyle w:val="jrnlBibRef"/>
          </w:rPr>
          <w:t xml:space="preserve">White et al., 1986</w:t>
        </w:r>
      </w:hyperlink>
      <w:r>
        <w:rPr>
          <w:sz w:val="22"/>
          <w:szCs w:val="22"/>
          <w:shd w:val="clear" w:color="" w:fill=""/>
        </w:rPr>
        <w:t xml:space="preserve">), we performed calcium imaging in mutants that lacked the choline acetyltransferase CHA-1, which is required for biosynthesis of acetylcholine and expressed in all cholinergic neurons (</w:t>
      </w:r>
      <w:hyperlink w:anchor="R1" w:history="1">
        <w:r>
          <w:rPr>
            <w:rStyle w:val="jrnlBibRef"/>
          </w:rPr>
          <w:t xml:space="preserve">Alfonso et al., 1994</w:t>
        </w:r>
      </w:hyperlink>
      <w:r>
        <w:rPr>
          <w:sz w:val="22"/>
          <w:szCs w:val="22"/>
          <w:shd w:val="clear" w:color="" w:fill=""/>
        </w:rPr>
        <w:t xml:space="preserve">; </w:t>
      </w:r>
      <w:hyperlink w:anchor="R57" w:history="1">
        <w:r>
          <w:rPr>
            <w:rStyle w:val="jrnlBibRef"/>
          </w:rPr>
          <w:t xml:space="preserve">Rand and Russell, 1984</w:t>
        </w:r>
      </w:hyperlink>
      <w:r>
        <w:rPr>
          <w:sz w:val="22"/>
          <w:szCs w:val="22"/>
          <w:shd w:val="clear" w:color="" w:fill=""/>
        </w:rPr>
        <w:t xml:space="preserve">). We found that similar to the </w:t>
      </w:r>
      <w:r>
        <w:rPr>
          <w:sz w:val="22"/>
          <w:szCs w:val="22"/>
          <w:i/>
          <w:iCs/>
          <w:shd w:val="clear" w:color="" w:fill=""/>
        </w:rPr>
        <w:t xml:space="preserve">unc-13(e51) </w:t>
      </w:r>
      <w:r>
        <w:rPr>
          <w:sz w:val="22"/>
          <w:szCs w:val="22"/>
          <w:shd w:val="clear" w:color="" w:fill=""/>
        </w:rPr>
        <w:t xml:space="preserve">mutants the hypomorphic allele</w:t>
      </w:r>
      <w:r>
        <w:rPr>
          <w:sz w:val="22"/>
          <w:szCs w:val="22"/>
          <w:i/>
          <w:iCs/>
          <w:shd w:val="clear" w:color="" w:fill=""/>
        </w:rPr>
        <w:t xml:space="preserve"> cha-1(p1152)</w:t>
      </w:r>
      <w:r>
        <w:rPr>
          <w:sz w:val="22"/>
          <w:szCs w:val="22"/>
          <w:shd w:val="clear" w:color="" w:fill=""/>
        </w:rPr>
        <w:t xml:space="preserve"> (</w:t>
      </w:r>
      <w:hyperlink w:anchor="R57" w:history="1">
        <w:r>
          <w:rPr>
            <w:rStyle w:val="jrnlBibRef"/>
          </w:rPr>
          <w:t xml:space="preserve">Rand and Russell, 1984</w:t>
        </w:r>
      </w:hyperlink>
      <w:r>
        <w:rPr>
          <w:sz w:val="22"/>
          <w:szCs w:val="22"/>
          <w:shd w:val="clear" w:color="" w:fill=""/>
        </w:rPr>
        <w:t xml:space="preserve">) also exhibited active calcium transients in RME that were not correlated with head bending (</w:t>
      </w:r>
      <w:hyperlink w:anchor="F2" w:history="1">
        <w:r>
          <w:rPr>
            <w:rStyle w:val="jrnlFigRef"/>
          </w:rPr>
          <w:t xml:space="preserve">Figure 2A and B</w:t>
        </w:r>
      </w:hyperlink>
      <w:r>
        <w:rPr>
          <w:sz w:val="22"/>
          <w:szCs w:val="22"/>
          <w:shd w:val="clear" w:color="" w:fill=""/>
        </w:rPr>
        <w:t xml:space="preserve">). The defect in RME calcium activity in the </w:t>
      </w:r>
      <w:r>
        <w:rPr>
          <w:sz w:val="22"/>
          <w:szCs w:val="22"/>
          <w:i/>
          <w:iCs/>
          <w:shd w:val="clear" w:color="" w:fill=""/>
        </w:rPr>
        <w:t xml:space="preserve">cha-1(p1152) </w:t>
      </w:r>
      <w:r>
        <w:rPr>
          <w:sz w:val="22"/>
          <w:szCs w:val="22"/>
          <w:shd w:val="clear" w:color="" w:fill=""/>
        </w:rPr>
        <w:t xml:space="preserve">mutants was rescued by expressing the cosmid ZC416 that contained the genomic locus of </w:t>
      </w:r>
      <w:r>
        <w:rPr>
          <w:sz w:val="22"/>
          <w:szCs w:val="22"/>
          <w:i/>
          <w:iCs/>
          <w:shd w:val="clear" w:color="" w:fill=""/>
        </w:rPr>
        <w:t xml:space="preserve">cha-1 </w:t>
      </w:r>
      <w:r>
        <w:rPr>
          <w:sz w:val="22"/>
          <w:szCs w:val="22"/>
          <w:shd w:val="clear" w:color="" w:fill=""/>
        </w:rPr>
        <w:t xml:space="preserve">(</w:t>
      </w:r>
      <w:hyperlink w:anchor="F2" w:history="1">
        <w:r>
          <w:rPr>
            <w:rStyle w:val="jrnlFigRef"/>
          </w:rPr>
          <w:t xml:space="preserve">Figure 2C and D</w:t>
        </w:r>
      </w:hyperlink>
      <w:r>
        <w:rPr>
          <w:sz w:val="22"/>
          <w:szCs w:val="22"/>
          <w:shd w:val="clear" w:color="" w:fill=""/>
        </w:rPr>
        <w:t xml:space="preserve">). These results demonstrate that the head bending-correlated calcium activity in RME depends on cholinergic neurotransmission.</w:t>
      </w:r>
    </w:p>
    <w:p>
      <w:pPr>
        <w:pStyle w:val="jrnlSecPara"/>
      </w:pPr>
      <w:r>
        <w:rPr>
          <w:sz w:val="22"/>
          <w:szCs w:val="22"/>
          <w:shd w:val="clear" w:color="" w:fill=""/>
        </w:rPr>
        <w:t xml:space="preserve">Next, we sought the cholinergic neurons that regulated RME calcium activity. Because SMB and IL2 are major presynaptic cholinergic neurons of RME, we selectively expressed the full-length </w:t>
      </w:r>
      <w:r>
        <w:rPr>
          <w:sz w:val="22"/>
          <w:szCs w:val="22"/>
          <w:i/>
          <w:iCs/>
          <w:shd w:val="clear" w:color="" w:fill=""/>
        </w:rPr>
        <w:t xml:space="preserve">cha-1</w:t>
      </w:r>
      <w:r>
        <w:rPr>
          <w:sz w:val="22"/>
          <w:szCs w:val="22"/>
          <w:shd w:val="clear" w:color="" w:fill=""/>
        </w:rPr>
        <w:t xml:space="preserve"> cDNA in either SMB or IL2 neurons in the </w:t>
      </w:r>
      <w:r>
        <w:rPr>
          <w:sz w:val="22"/>
          <w:szCs w:val="22"/>
          <w:i/>
          <w:iCs/>
          <w:shd w:val="clear" w:color="" w:fill=""/>
        </w:rPr>
        <w:t xml:space="preserve">cha-1(p1152)</w:t>
      </w:r>
      <w:r>
        <w:rPr>
          <w:sz w:val="22"/>
          <w:szCs w:val="22"/>
          <w:shd w:val="clear" w:color="" w:fill=""/>
        </w:rPr>
        <w:t xml:space="preserve"> mutant animals and examined the resulting effects on RME calcium activity. Surprisingly, we found that restoring </w:t>
      </w:r>
      <w:r>
        <w:rPr>
          <w:sz w:val="22"/>
          <w:szCs w:val="22"/>
          <w:i/>
          <w:iCs/>
          <w:shd w:val="clear" w:color="" w:fill=""/>
        </w:rPr>
        <w:t xml:space="preserve">cha-1</w:t>
      </w:r>
      <w:r>
        <w:rPr>
          <w:sz w:val="22"/>
          <w:szCs w:val="22"/>
          <w:shd w:val="clear" w:color="" w:fill=""/>
        </w:rPr>
        <w:t xml:space="preserve"> expression in the SMB motor neurons with the </w:t>
      </w:r>
      <w:r>
        <w:rPr>
          <w:sz w:val="22"/>
          <w:szCs w:val="22"/>
          <w:i/>
          <w:iCs/>
          <w:shd w:val="clear" w:color="" w:fill=""/>
        </w:rPr>
        <w:t xml:space="preserve">odr-2(18)</w:t>
      </w:r>
      <w:r>
        <w:rPr>
          <w:sz w:val="22"/>
          <w:szCs w:val="22"/>
          <w:shd w:val="clear" w:color="" w:fill=""/>
        </w:rPr>
        <w:t xml:space="preserve"> promoter (</w:t>
      </w:r>
      <w:hyperlink w:anchor="R17" w:history="1">
        <w:r>
          <w:rPr>
            <w:rStyle w:val="jrnlBibRef"/>
          </w:rPr>
          <w:t xml:space="preserve">Chou et al., 2001</w:t>
        </w:r>
      </w:hyperlink>
      <w:r>
        <w:rPr>
          <w:sz w:val="22"/>
          <w:szCs w:val="22"/>
          <w:shd w:val="clear" w:color="" w:fill=""/>
        </w:rPr>
        <w:t xml:space="preserve">) or in the IL2 neurons with the </w:t>
      </w:r>
      <w:r>
        <w:rPr>
          <w:sz w:val="22"/>
          <w:szCs w:val="22"/>
          <w:i/>
          <w:iCs/>
          <w:shd w:val="clear" w:color="" w:fill=""/>
        </w:rPr>
        <w:t xml:space="preserve">klp-6</w:t>
      </w:r>
      <w:r>
        <w:rPr>
          <w:sz w:val="22"/>
          <w:szCs w:val="22"/>
          <w:shd w:val="clear" w:color="" w:fill=""/>
        </w:rPr>
        <w:t xml:space="preserve"> promoter (</w:t>
      </w:r>
      <w:hyperlink w:anchor="R43" w:history="1">
        <w:r>
          <w:rPr>
            <w:rStyle w:val="jrnlBibRef"/>
          </w:rPr>
          <w:t xml:space="preserve">Lee et al., 2011</w:t>
        </w:r>
      </w:hyperlink>
      <w:r>
        <w:rPr>
          <w:sz w:val="22"/>
          <w:szCs w:val="22"/>
          <w:shd w:val="clear" w:color="" w:fill=""/>
        </w:rPr>
        <w:t xml:space="preserve">; </w:t>
      </w:r>
      <w:hyperlink w:anchor="R56" w:history="1">
        <w:r>
          <w:rPr>
            <w:rStyle w:val="jrnlBibRef"/>
          </w:rPr>
          <w:t xml:space="preserve">Peden and Barr, 2005</w:t>
        </w:r>
      </w:hyperlink>
      <w:r>
        <w:rPr>
          <w:sz w:val="22"/>
          <w:szCs w:val="22"/>
          <w:shd w:val="clear" w:color="" w:fill=""/>
        </w:rPr>
        <w:t xml:space="preserve">) could not rescue the defects in the head-bending correlated calcium activity in the RME neurons in the </w:t>
      </w:r>
      <w:r>
        <w:rPr>
          <w:sz w:val="22"/>
          <w:szCs w:val="22"/>
          <w:i/>
          <w:iCs/>
          <w:shd w:val="clear" w:color="" w:fill=""/>
        </w:rPr>
        <w:t xml:space="preserve">cha-1(p1152)</w:t>
      </w:r>
      <w:r>
        <w:rPr>
          <w:sz w:val="22"/>
          <w:szCs w:val="22"/>
          <w:shd w:val="clear" w:color="" w:fill=""/>
        </w:rPr>
        <w:t xml:space="preserve"> mutant animals (</w:t>
      </w:r>
      <w:hyperlink w:anchor="F2" w:history="1">
        <w:r>
          <w:rPr>
            <w:rStyle w:val="jrnlFigRef"/>
          </w:rPr>
          <w:t xml:space="preserve">Figure 2E and F</w:t>
        </w:r>
      </w:hyperlink>
      <w:r>
        <w:rPr>
          <w:sz w:val="22"/>
          <w:szCs w:val="22"/>
          <w:shd w:val="clear" w:color="" w:fill=""/>
        </w:rPr>
        <w:t xml:space="preserve">). These results suggest that the head bending-correlated calcium activity in RME may be independent of synaptic inputs.</w:t>
      </w:r>
    </w:p>
    <w:p/>
    <w:p>
      <w:pPr>
        <w:pStyle w:val="jrnlHead2"/>
      </w:pPr>
      <w:r>
        <w:rPr>
          <w:color w:val="#134985"/>
          <w:sz w:val="46"/>
          <w:szCs w:val="46"/>
          <w:b/>
          <w:shd w:val="clear" w:color="" w:fill=""/>
        </w:rPr>
        <w:t xml:space="preserve">The SMD motor neurons regulate RME through extrasynaptic neurotransmission</w:t>
      </w:r>
    </w:p>
    <w:p>
      <w:pPr>
        <w:pStyle w:val="jrnlSecPara"/>
      </w:pPr>
      <w:r>
        <w:rPr>
          <w:sz w:val="22"/>
          <w:szCs w:val="22"/>
          <w:shd w:val="clear" w:color="" w:fill=""/>
        </w:rPr>
        <w:t xml:space="preserve">To identify the cholinergic neurons that drive the undulatory calcium activity in RME, we examined the motor neurons SMD, because we previously showed that similar to RME the cholinergic SMDD and SMDV motor neurons that innervated the same sets of head and neck muscles also displayed calcium activity that was correlated with dorsal-ventral head bending (</w:t>
      </w:r>
      <w:hyperlink w:anchor="F1" w:history="1">
        <w:r>
          <w:rPr>
            <w:rStyle w:val="jrnlFigRef"/>
          </w:rPr>
          <w:t xml:space="preserve">Figure 1A</w:t>
        </w:r>
      </w:hyperlink>
      <w:r>
        <w:rPr>
          <w:sz w:val="22"/>
          <w:szCs w:val="22"/>
          <w:shd w:val="clear" w:color="" w:fill=""/>
        </w:rPr>
        <w:t xml:space="preserve">) (</w:t>
      </w:r>
      <w:hyperlink w:anchor="R33" w:history="1">
        <w:r>
          <w:rPr>
            <w:rStyle w:val="jrnlBibRef"/>
          </w:rPr>
          <w:t xml:space="preserve">Hendricks et al., 2012</w:t>
        </w:r>
      </w:hyperlink>
      <w:r>
        <w:rPr>
          <w:sz w:val="22"/>
          <w:szCs w:val="22"/>
          <w:shd w:val="clear" w:color="" w:fill=""/>
        </w:rPr>
        <w:t xml:space="preserve">). We first generated transgenic animals that allowed us to simultaneously monitor calcium activities in SMD and RME with the calcium sensitive fluorescent reporter GCaMP3. We found that SMDV and RMEV generated increased calcium transients during ventral head bending, while SMDD and RMED generated increased calcium transients during dorsal head bending (</w:t>
      </w:r>
      <w:hyperlink w:anchor="F3" w:history="1">
        <w:r>
          <w:rPr>
            <w:rStyle w:val="jrnlFigRef"/>
          </w:rPr>
          <w:t xml:space="preserve">Figure 3A–C</w:t>
        </w:r>
      </w:hyperlink>
      <w:r>
        <w:rPr>
          <w:sz w:val="22"/>
          <w:szCs w:val="22"/>
          <w:shd w:val="clear" w:color="" w:fill=""/>
        </w:rPr>
        <w:t xml:space="preserve"> and </w:t>
      </w:r>
      <w:hyperlink w:anchor="V5" w:history="1">
        <w:r>
          <w:rPr>
            <w:rStyle w:val="jrnlVidRef"/>
          </w:rPr>
          <w:t xml:space="preserve">Video 5</w:t>
        </w:r>
      </w:hyperlink>
      <w:r>
        <w:rPr>
          <w:sz w:val="22"/>
          <w:szCs w:val="22"/>
          <w:shd w:val="clear" w:color="" w:fill=""/>
        </w:rPr>
        <w:t xml:space="preserve">). The calcium activity of SMD correlated with that of RME during head bending and led that of RME (</w:t>
      </w:r>
      <w:hyperlink w:anchor="F3" w:history="1">
        <w:r>
          <w:rPr>
            <w:rStyle w:val="jrnlFigRef"/>
          </w:rPr>
          <w:t xml:space="preserve">Figure 3A–C</w:t>
        </w:r>
      </w:hyperlink>
      <w:r>
        <w:rPr>
          <w:sz w:val="22"/>
          <w:szCs w:val="22"/>
          <w:shd w:val="clear" w:color="" w:fill=""/>
        </w:rPr>
        <w:t xml:space="preserve">). These results support the possibility that the cholinergic transmission of SMD regulates RME activity. Next, to address this hypothesis, we expressed the </w:t>
      </w:r>
      <w:r>
        <w:rPr>
          <w:sz w:val="22"/>
          <w:szCs w:val="22"/>
          <w:i/>
          <w:iCs/>
          <w:shd w:val="clear" w:color="" w:fill=""/>
        </w:rPr>
        <w:t xml:space="preserve">cha-1</w:t>
      </w:r>
      <w:r>
        <w:rPr>
          <w:sz w:val="22"/>
          <w:szCs w:val="22"/>
          <w:shd w:val="clear" w:color="" w:fill=""/>
        </w:rPr>
        <w:t xml:space="preserve"> cDNA under the </w:t>
      </w:r>
      <w:r>
        <w:rPr>
          <w:sz w:val="22"/>
          <w:szCs w:val="22"/>
          <w:i/>
          <w:iCs/>
          <w:shd w:val="clear" w:color="" w:fill=""/>
        </w:rPr>
        <w:t xml:space="preserve">glr-1</w:t>
      </w:r>
      <w:r>
        <w:rPr>
          <w:sz w:val="22"/>
          <w:szCs w:val="22"/>
          <w:shd w:val="clear" w:color="" w:fill=""/>
        </w:rPr>
        <w:t xml:space="preserve"> or the </w:t>
      </w:r>
      <w:r>
        <w:rPr>
          <w:sz w:val="22"/>
          <w:szCs w:val="22"/>
          <w:i/>
          <w:iCs/>
          <w:shd w:val="clear" w:color="" w:fill=""/>
        </w:rPr>
        <w:t xml:space="preserve">lad-2</w:t>
      </w:r>
      <w:r>
        <w:rPr>
          <w:sz w:val="22"/>
          <w:szCs w:val="22"/>
          <w:shd w:val="clear" w:color="" w:fill=""/>
        </w:rPr>
        <w:t xml:space="preserve"> promoter in the </w:t>
      </w:r>
      <w:r>
        <w:rPr>
          <w:sz w:val="22"/>
          <w:szCs w:val="22"/>
          <w:i/>
          <w:iCs/>
          <w:shd w:val="clear" w:color="" w:fill=""/>
        </w:rPr>
        <w:t xml:space="preserve">cha-1(p1152) </w:t>
      </w:r>
      <w:r>
        <w:rPr>
          <w:sz w:val="22"/>
          <w:szCs w:val="22"/>
          <w:shd w:val="clear" w:color="" w:fill=""/>
        </w:rPr>
        <w:t xml:space="preserve">mutant animals and found that either </w:t>
      </w:r>
      <w:r>
        <w:rPr>
          <w:sz w:val="22"/>
          <w:szCs w:val="22"/>
          <w:i/>
          <w:iCs/>
          <w:shd w:val="clear" w:color="" w:fill=""/>
        </w:rPr>
        <w:t xml:space="preserve">Pglr-1::cha-1 </w:t>
      </w:r>
      <w:r>
        <w:rPr>
          <w:sz w:val="22"/>
          <w:szCs w:val="22"/>
          <w:shd w:val="clear" w:color="" w:fill=""/>
        </w:rPr>
        <w:t xml:space="preserve">or </w:t>
      </w:r>
      <w:r>
        <w:rPr>
          <w:sz w:val="22"/>
          <w:szCs w:val="22"/>
          <w:i/>
          <w:iCs/>
          <w:shd w:val="clear" w:color="" w:fill=""/>
        </w:rPr>
        <w:t xml:space="preserve">Plad-2::cha-1 </w:t>
      </w:r>
      <w:r>
        <w:rPr>
          <w:sz w:val="22"/>
          <w:szCs w:val="22"/>
          <w:shd w:val="clear" w:color="" w:fill=""/>
        </w:rPr>
        <w:t xml:space="preserve">fully rescued the RME calcium dynamics that was correlated with dorsal-ventral head bending (</w:t>
      </w:r>
      <w:hyperlink w:anchor="F3" w:history="1">
        <w:r>
          <w:rPr>
            <w:rStyle w:val="jrnlFigRef"/>
          </w:rPr>
          <w:t xml:space="preserve">Figure 3D and E</w:t>
        </w:r>
      </w:hyperlink>
      <w:r>
        <w:rPr>
          <w:sz w:val="22"/>
          <w:szCs w:val="22"/>
          <w:shd w:val="clear" w:color="" w:fill=""/>
        </w:rPr>
        <w:t xml:space="preserve">). Both the </w:t>
      </w:r>
      <w:r>
        <w:rPr>
          <w:sz w:val="22"/>
          <w:szCs w:val="22"/>
          <w:i/>
          <w:iCs/>
          <w:shd w:val="clear" w:color="" w:fill=""/>
        </w:rPr>
        <w:t xml:space="preserve">glr-1</w:t>
      </w:r>
      <w:r>
        <w:rPr>
          <w:sz w:val="22"/>
          <w:szCs w:val="22"/>
          <w:shd w:val="clear" w:color="" w:fill=""/>
        </w:rPr>
        <w:t xml:space="preserve"> and </w:t>
      </w:r>
      <w:r>
        <w:rPr>
          <w:sz w:val="22"/>
          <w:szCs w:val="22"/>
          <w:i/>
          <w:iCs/>
          <w:shd w:val="clear" w:color="" w:fill=""/>
        </w:rPr>
        <w:t xml:space="preserve">lad-2</w:t>
      </w:r>
      <w:r>
        <w:rPr>
          <w:sz w:val="22"/>
          <w:szCs w:val="22"/>
          <w:shd w:val="clear" w:color="" w:fill=""/>
        </w:rPr>
        <w:t xml:space="preserve"> promoters drive expression in multiple cells, but the only cholinergic head motor neurons that consistently express both of the promoters are SMD (</w:t>
      </w:r>
      <w:hyperlink w:anchor="R12" w:history="1">
        <w:r>
          <w:rPr>
            <w:rStyle w:val="jrnlBibRef"/>
          </w:rPr>
          <w:t xml:space="preserve">Brockie et al., 2001</w:t>
        </w:r>
      </w:hyperlink>
      <w:r>
        <w:rPr>
          <w:sz w:val="22"/>
          <w:szCs w:val="22"/>
          <w:shd w:val="clear" w:color="" w:fill=""/>
        </w:rPr>
        <w:t xml:space="preserve">; </w:t>
      </w:r>
      <w:hyperlink w:anchor="R33" w:history="1">
        <w:r>
          <w:rPr>
            <w:rStyle w:val="jrnlBibRef"/>
          </w:rPr>
          <w:t xml:space="preserve">Hendricks et al., 2012</w:t>
        </w:r>
      </w:hyperlink>
      <w:r>
        <w:rPr>
          <w:sz w:val="22"/>
          <w:szCs w:val="22"/>
          <w:shd w:val="clear" w:color="" w:fill=""/>
        </w:rPr>
        <w:t xml:space="preserve">; </w:t>
      </w:r>
      <w:hyperlink w:anchor="R69" w:history="1">
        <w:r>
          <w:rPr>
            <w:rStyle w:val="jrnlBibRef"/>
          </w:rPr>
          <w:t xml:space="preserve">Wang et al., 2008</w:t>
        </w:r>
      </w:hyperlink>
      <w:r>
        <w:rPr>
          <w:sz w:val="22"/>
          <w:szCs w:val="22"/>
          <w:shd w:val="clear" w:color="" w:fill=""/>
        </w:rPr>
        <w:t xml:space="preserve">). To strengthen the specificity of our results, we ablated SMD neurons in the transgenic animals that expressed </w:t>
      </w:r>
      <w:r>
        <w:rPr>
          <w:sz w:val="22"/>
          <w:szCs w:val="22"/>
          <w:i/>
          <w:iCs/>
          <w:shd w:val="clear" w:color="" w:fill=""/>
        </w:rPr>
        <w:t xml:space="preserve">Pglr-1::cha-1 </w:t>
      </w:r>
      <w:r>
        <w:rPr>
          <w:sz w:val="22"/>
          <w:szCs w:val="22"/>
          <w:shd w:val="clear" w:color="" w:fill=""/>
        </w:rPr>
        <w:t xml:space="preserve">in the </w:t>
      </w:r>
      <w:r>
        <w:rPr>
          <w:sz w:val="22"/>
          <w:szCs w:val="22"/>
          <w:i/>
          <w:iCs/>
          <w:shd w:val="clear" w:color="" w:fill=""/>
        </w:rPr>
        <w:t xml:space="preserve">cha-1(p1152)</w:t>
      </w:r>
      <w:r>
        <w:rPr>
          <w:sz w:val="22"/>
          <w:szCs w:val="22"/>
          <w:shd w:val="clear" w:color="" w:fill=""/>
        </w:rPr>
        <w:t xml:space="preserve"> mutant animals. We found that the rescuing effect on the RME calcium activity was completely lost in the ablated animals (</w:t>
      </w:r>
      <w:hyperlink w:anchor="F3" w:history="1">
        <w:r>
          <w:rPr>
            <w:rStyle w:val="jrnlFigRef"/>
          </w:rPr>
          <w:t xml:space="preserve">Figure 3F and G</w:t>
        </w:r>
      </w:hyperlink>
      <w:r>
        <w:rPr>
          <w:sz w:val="22"/>
          <w:szCs w:val="22"/>
          <w:shd w:val="clear" w:color="" w:fill=""/>
        </w:rPr>
        <w:t xml:space="preserve">). Together, these results support the instructive role of SMD in generating the oscillatory calcium activity of RME.</w:t>
      </w:r>
    </w:p>
    <w:p>
      <w:pPr>
        <w:pStyle w:val="jrnlFigBlock"/>
      </w:pPr>
    </w:p>
    <w:p>
      <w:pPr>
        <w:pStyle w:val="jrnlFigCaption"/>
      </w:pPr>
      <w:bookmarkStart w:id="10" w:name="F3"/>
      <w:bookmarkEnd w:id="10"/>
      <w:r>
        <w:rPr>
          <w:rStyle w:val="label"/>
        </w:rPr>
        <w:t xml:space="preserve">Figure 3.</w:t>
      </w:r>
      <w:r>
        <w:rPr>
          <w:color w:val="#ff8000"/>
          <w:shd w:val="clear" w:color="" w:fill=""/>
        </w:rPr>
        <w:t xml:space="preserve"> The head bending-correlated calcium activity of RME is regulated by the cholinergic signal from SMD.</w:t>
      </w:r>
    </w:p>
    <w:p>
      <w:pPr>
        <w:pStyle w:val="jrnlFigCaption"/>
      </w:pPr>
      <w:r>
        <w:rPr>
          <w:color w:val="#ff8000"/>
          <w:shd w:val="clear" w:color="" w:fill=""/>
        </w:rPr>
        <w:t xml:space="preserve">(</w:t>
      </w:r>
      <w:r>
        <w:rPr>
          <w:rStyle w:val="partLabel"/>
        </w:rPr>
        <w:t xml:space="preserve">A</w:t>
      </w:r>
      <w:r>
        <w:rPr>
          <w:color w:val="#ff8000"/>
          <w:shd w:val="clear" w:color="" w:fill=""/>
        </w:rPr>
        <w:t xml:space="preserve">) Volumetric view of a 3-D image stack from an animal expressing </w:t>
      </w:r>
      <w:r>
        <w:rPr>
          <w:color w:val="#ff8000"/>
          <w:i/>
          <w:iCs/>
          <w:shd w:val="clear" w:color="" w:fill=""/>
        </w:rPr>
        <w:t xml:space="preserve">Pglr-1::GCaMP3 </w:t>
      </w:r>
      <w:r>
        <w:rPr>
          <w:color w:val="#ff8000"/>
          <w:shd w:val="clear" w:color="" w:fill=""/>
        </w:rPr>
        <w:t xml:space="preserve">and </w:t>
      </w:r>
      <w:r>
        <w:rPr>
          <w:color w:val="#ff8000"/>
          <w:i/>
          <w:iCs/>
          <w:shd w:val="clear" w:color="" w:fill=""/>
        </w:rPr>
        <w:t xml:space="preserve">Punc-25::GCaMP3</w:t>
      </w:r>
      <w:r>
        <w:rPr>
          <w:color w:val="#ff8000"/>
          <w:shd w:val="clear" w:color="" w:fill=""/>
        </w:rPr>
        <w:t xml:space="preserve">. A, anterior; D, dorsal; circles highlight cell bodies; a.u., arbitrary unit. (</w:t>
      </w:r>
      <w:r>
        <w:rPr>
          <w:rStyle w:val="partLabel"/>
        </w:rPr>
        <w:t xml:space="preserve">B</w:t>
      </w:r>
      <w:r>
        <w:rPr>
          <w:color w:val="#ff8000"/>
          <w:shd w:val="clear" w:color="" w:fill=""/>
        </w:rPr>
        <w:t xml:space="preserve">) Sample traces of calcium dynamics in SMDD and RMED during head movement. (</w:t>
      </w:r>
      <w:r>
        <w:rPr>
          <w:rStyle w:val="partLabel"/>
        </w:rPr>
        <w:t xml:space="preserve">C</w:t>
      </w:r>
      <w:r>
        <w:rPr>
          <w:color w:val="#ff8000"/>
          <w:shd w:val="clear" w:color="" w:fill=""/>
        </w:rPr>
        <w:t xml:space="preserve">) Cross-correlation between calcium activities in SMDD and RMED. </w:t>
      </w:r>
      <w:r>
        <w:rPr>
          <w:color w:val="#ff8000"/>
          <w:i/>
          <w:iCs/>
          <w:shd w:val="clear" w:color="" w:fill=""/>
        </w:rPr>
        <w:t xml:space="preserve">n </w:t>
      </w:r>
      <w:r>
        <w:rPr>
          <w:color w:val="#ff8000"/>
          <w:shd w:val="clear" w:color="" w:fill=""/>
        </w:rPr>
        <w:t xml:space="preserve">= 6 animals, faint lines indicate the results from individual animals, the thick line indicates the mean value and the shade indicates SEM. (</w:t>
      </w:r>
      <w:r>
        <w:rPr>
          <w:rStyle w:val="partLabel"/>
        </w:rPr>
        <w:t xml:space="preserve">D</w:t>
      </w:r>
      <w:r>
        <w:rPr>
          <w:color w:val="#ff8000"/>
          <w:shd w:val="clear" w:color="" w:fill=""/>
        </w:rPr>
        <w:t xml:space="preserve">, </w:t>
      </w:r>
      <w:r>
        <w:rPr>
          <w:rStyle w:val="partLabel"/>
        </w:rPr>
        <w:t xml:space="preserve">E</w:t>
      </w:r>
      <w:r>
        <w:rPr>
          <w:color w:val="#ff8000"/>
          <w:shd w:val="clear" w:color="" w:fill=""/>
        </w:rPr>
        <w:t xml:space="preserve">) Expressing a wild-type </w:t>
      </w:r>
      <w:r>
        <w:rPr>
          <w:color w:val="#ff8000"/>
          <w:i/>
          <w:iCs/>
          <w:shd w:val="clear" w:color="" w:fill=""/>
        </w:rPr>
        <w:t xml:space="preserve">cha-1 </w:t>
      </w:r>
      <w:r>
        <w:rPr>
          <w:color w:val="#ff8000"/>
          <w:shd w:val="clear" w:color="" w:fill=""/>
        </w:rPr>
        <w:t xml:space="preserve">cDNA in SMD neurons (</w:t>
      </w:r>
      <w:r>
        <w:rPr>
          <w:color w:val="#ff8000"/>
          <w:i/>
          <w:iCs/>
          <w:shd w:val="clear" w:color="" w:fill=""/>
        </w:rPr>
        <w:t xml:space="preserve">Pglr-1::cha-1 </w:t>
      </w:r>
      <w:r>
        <w:rPr>
          <w:color w:val="#ff8000"/>
          <w:shd w:val="clear" w:color="" w:fill=""/>
        </w:rPr>
        <w:t xml:space="preserve">or </w:t>
      </w:r>
      <w:r>
        <w:rPr>
          <w:color w:val="#ff8000"/>
          <w:i/>
          <w:iCs/>
          <w:shd w:val="clear" w:color="" w:fill=""/>
        </w:rPr>
        <w:t xml:space="preserve">Plad-2::cha-1</w:t>
      </w:r>
      <w:r>
        <w:rPr>
          <w:color w:val="#ff8000"/>
          <w:shd w:val="clear" w:color="" w:fill=""/>
        </w:rPr>
        <w:t xml:space="preserve">) rescues the head-bending correlated calcium activity in RME. Peak correlation is the highest correlation within the 1 s time window centered on the peak correlation of the wild-type control in </w:t>
      </w:r>
      <w:hyperlink w:anchor="F2" w:history="1">
        <w:r>
          <w:rPr>
            <w:rStyle w:val="jrnlFigRef"/>
          </w:rPr>
          <w:t xml:space="preserve">Figure 2A and B</w:t>
        </w:r>
      </w:hyperlink>
      <w:r>
        <w:rPr>
          <w:color w:val="#ff8000"/>
          <w:shd w:val="clear" w:color="" w:fill=""/>
        </w:rPr>
        <w:t xml:space="preserve">. (</w:t>
      </w:r>
      <w:r>
        <w:rPr>
          <w:rStyle w:val="partLabel"/>
        </w:rPr>
        <w:t xml:space="preserve">F</w:t>
      </w:r>
      <w:r>
        <w:rPr>
          <w:color w:val="#ff8000"/>
          <w:shd w:val="clear" w:color="" w:fill=""/>
        </w:rPr>
        <w:t xml:space="preserve">, </w:t>
      </w:r>
      <w:r>
        <w:rPr>
          <w:rStyle w:val="partLabel"/>
        </w:rPr>
        <w:t xml:space="preserve">G</w:t>
      </w:r>
      <w:r>
        <w:rPr>
          <w:color w:val="#ff8000"/>
          <w:shd w:val="clear" w:color="" w:fill=""/>
        </w:rPr>
        <w:t xml:space="preserve">) Ablating SMD in the transgenic animals that express the wild-type </w:t>
      </w:r>
      <w:r>
        <w:rPr>
          <w:color w:val="#ff8000"/>
          <w:i/>
          <w:iCs/>
          <w:shd w:val="clear" w:color="" w:fill=""/>
        </w:rPr>
        <w:t xml:space="preserve">cha-1 </w:t>
      </w:r>
      <w:r>
        <w:rPr>
          <w:color w:val="#ff8000"/>
          <w:shd w:val="clear" w:color="" w:fill=""/>
        </w:rPr>
        <w:t xml:space="preserve">cDNA with the </w:t>
      </w:r>
      <w:r>
        <w:rPr>
          <w:color w:val="#ff8000"/>
          <w:i/>
          <w:iCs/>
          <w:shd w:val="clear" w:color="" w:fill=""/>
        </w:rPr>
        <w:t xml:space="preserve">glr-1 </w:t>
      </w:r>
      <w:r>
        <w:rPr>
          <w:color w:val="#ff8000"/>
          <w:shd w:val="clear" w:color="" w:fill=""/>
        </w:rPr>
        <w:t xml:space="preserve">promoter in the </w:t>
      </w:r>
      <w:r>
        <w:rPr>
          <w:color w:val="#ff8000"/>
          <w:i/>
          <w:iCs/>
          <w:shd w:val="clear" w:color="" w:fill=""/>
        </w:rPr>
        <w:t xml:space="preserve">cha-1(p1152) </w:t>
      </w:r>
      <w:r>
        <w:rPr>
          <w:color w:val="#ff8000"/>
          <w:shd w:val="clear" w:color="" w:fill=""/>
        </w:rPr>
        <w:t xml:space="preserve">mutant animals abolishes the rescuing effect on the head-bending correlated calcium activity in RME. Peak correlation is the highest correlation within the 1 s time window centered on the peak correlation of the mock control. For (</w:t>
      </w:r>
      <w:r>
        <w:rPr>
          <w:color w:val="#ff8000"/>
          <w:b/>
          <w:shd w:val="clear" w:color="" w:fill=""/>
        </w:rPr>
        <w:t xml:space="preserve">E</w:t>
      </w:r>
      <w:r>
        <w:rPr>
          <w:color w:val="#ff8000"/>
          <w:shd w:val="clear" w:color="" w:fill=""/>
        </w:rPr>
        <w:t xml:space="preserve"> and </w:t>
      </w:r>
      <w:r>
        <w:rPr>
          <w:color w:val="#ff8000"/>
          <w:b/>
          <w:shd w:val="clear" w:color="" w:fill=""/>
        </w:rPr>
        <w:t xml:space="preserve">G</w:t>
      </w:r>
      <w:r>
        <w:rPr>
          <w:color w:val="#ff8000"/>
          <w:shd w:val="clear" w:color="" w:fill=""/>
        </w:rPr>
        <w:t xml:space="preserve">), transgenic animals are compared with non-transgenic siblings with student’s </w:t>
      </w:r>
      <w:r>
        <w:rPr>
          <w:color w:val="#ff8000"/>
          <w:i/>
          <w:iCs/>
          <w:shd w:val="clear" w:color="" w:fill=""/>
        </w:rPr>
        <w:t xml:space="preserve">t</w:t>
      </w:r>
      <w:r>
        <w:rPr>
          <w:color w:val="#ff8000"/>
          <w:shd w:val="clear" w:color="" w:fill=""/>
        </w:rPr>
        <w:t xml:space="preserve">-test. For (</w:t>
      </w:r>
      <w:r>
        <w:rPr>
          <w:rStyle w:val="partLabel"/>
        </w:rPr>
        <w:t xml:space="preserve">D</w:t>
      </w:r>
      <w:r>
        <w:rPr>
          <w:color w:val="#ff8000"/>
          <w:shd w:val="clear" w:color="" w:fill=""/>
        </w:rPr>
        <w:t xml:space="preserve">-</w:t>
      </w:r>
      <w:r>
        <w:rPr>
          <w:rStyle w:val="partLabel"/>
        </w:rPr>
        <w:t xml:space="preserve">G</w:t>
      </w:r>
      <w:r>
        <w:rPr>
          <w:color w:val="#ff8000"/>
          <w:shd w:val="clear" w:color="" w:fill=""/>
        </w:rPr>
        <w:t xml:space="preserve">) ***p&lt;0.001, **p&lt;0.01, </w:t>
      </w:r>
      <w:r>
        <w:rPr>
          <w:color w:val="#ff8000"/>
          <w:i/>
          <w:iCs/>
          <w:shd w:val="clear" w:color="" w:fill=""/>
        </w:rPr>
        <w:t xml:space="preserve">n </w:t>
      </w:r>
      <w:r>
        <w:rPr>
          <w:color w:val="#ff8000"/>
          <w:shd w:val="clear" w:color="" w:fill=""/>
        </w:rPr>
        <w:t xml:space="preserve">≥ 5 animals each, Mean ± SEM; while similar effects were usually observed in more than one transgenic lines, the effect of each transgene is reported with the results from one transgenic line.</w:t>
      </w:r>
    </w:p>
    <w:p>
      <w:pPr/>
      <w:r>
        <w:pict>
          <v:shape type="#_x0000_t75" style="width:500px; height:370.26892430279px; margin-left:0px; margin-top:0px; mso-position-horizontal:left; mso-position-vertical:top; mso-position-horizontal-relative:char; mso-position-vertical-relative:line; z-index:-2147483647;">
            <v:imagedata r:id="rId69" o:title=""/>
          </v:shape>
        </w:pict>
      </w:r>
    </w:p>
    <w:p>
      <w:pPr>
        <w:pStyle w:val="jrnlVidBlock"/>
      </w:pPr>
      <w:r>
        <w:rPr>
          <w:shd w:val="clear" w:color="" w:fill=""/>
        </w:rPr>
        <w:t xml:space="preserve"/>
      </w:r>
    </w:p>
    <w:p>
      <w:pPr>
        <w:pStyle w:val="jrnlVidCaption"/>
      </w:pPr>
      <w:bookmarkStart w:id="11" w:name="V5"/>
      <w:bookmarkEnd w:id="11"/>
      <w:r>
        <w:rPr>
          <w:rStyle w:val="label"/>
        </w:rPr>
        <w:t xml:space="preserve">Video 5. </w:t>
      </w:r>
      <w:r>
        <w:rPr>
          <w:shd w:val="clear" w:color="" w:fill=""/>
        </w:rPr>
        <w:t xml:space="preserve">A representative movie for GCaMP3 signals in RMED/V and SMDD/V neurons and the head bending in a transgenic animal that expresses GCaMP3 in a few neurons, including RMED/V and SMDD/V.</w:t>
      </w:r>
    </w:p>
    <w:p>
      <w:pPr>
        <w:pStyle w:val="jrnlVidCaption"/>
      </w:pPr>
      <w:r>
        <w:rPr>
          <w:shd w:val="clear" w:color="" w:fill=""/>
        </w:rPr>
        <w:t xml:space="preserve">RMED and SMDD neurons are labeled with circles on the movie frames. Dorsal to the right and anterior to the low-right corner.</w:t>
      </w:r>
    </w:p>
    <w:p>
      <w:pPr>
        <w:pStyle w:val="jrnlSecPara"/>
      </w:pPr>
      <w:r>
        <w:rPr>
          <w:sz w:val="22"/>
          <w:szCs w:val="22"/>
          <w:shd w:val="clear" w:color="" w:fill=""/>
        </w:rPr>
        <w:t xml:space="preserve">Intriguingly, SMD neurons do not synapse onto RME (</w:t>
      </w:r>
      <w:hyperlink w:anchor="R72" w:history="1">
        <w:r>
          <w:rPr>
            <w:rStyle w:val="jrnlBibRef"/>
          </w:rPr>
          <w:t xml:space="preserve">White et al., 1986</w:t>
        </w:r>
      </w:hyperlink>
      <w:r>
        <w:rPr>
          <w:sz w:val="22"/>
          <w:szCs w:val="22"/>
          <w:shd w:val="clear" w:color="" w:fill=""/>
        </w:rPr>
        <w:t xml:space="preserve">), suggesting that extrasynaptic neurotransmission from SMD regulates RME. To characterize the potential involvement of extrasynaptic cholinergic neurotransmission, we sought the cholinergic receptor that mediated the neurotransmission from SMD to RME. Extrasynaptic neurotransmission is regulated by G-protein coupled receptors, because the high binding affinity of these receptors allows intercellular signaling over a relatively long distance (</w:t>
      </w:r>
      <w:hyperlink w:anchor="R34" w:history="1">
        <w:r>
          <w:rPr>
            <w:rStyle w:val="jrnlBibRef"/>
          </w:rPr>
          <w:t xml:space="preserve">Hille, 1992</w:t>
        </w:r>
      </w:hyperlink>
      <w:r>
        <w:rPr>
          <w:sz w:val="22"/>
          <w:szCs w:val="22"/>
          <w:shd w:val="clear" w:color="" w:fill=""/>
        </w:rPr>
        <w:t xml:space="preserve">). </w:t>
      </w:r>
      <w:r>
        <w:rPr>
          <w:sz w:val="22"/>
          <w:szCs w:val="22"/>
          <w:i/>
          <w:iCs/>
          <w:shd w:val="clear" w:color="" w:fill=""/>
        </w:rPr>
        <w:t xml:space="preserve">C. elegans </w:t>
      </w:r>
      <w:r>
        <w:rPr>
          <w:sz w:val="22"/>
          <w:szCs w:val="22"/>
          <w:shd w:val="clear" w:color="" w:fill=""/>
        </w:rPr>
        <w:t xml:space="preserve">has three G-protein coupled acetylcholine receptors that are encoded by </w:t>
      </w:r>
      <w:r>
        <w:rPr>
          <w:sz w:val="22"/>
          <w:szCs w:val="22"/>
          <w:i/>
          <w:iCs/>
          <w:shd w:val="clear" w:color="" w:fill=""/>
        </w:rPr>
        <w:t xml:space="preserve">gar-1, gar-2 </w:t>
      </w:r>
      <w:r>
        <w:rPr>
          <w:sz w:val="22"/>
          <w:szCs w:val="22"/>
          <w:shd w:val="clear" w:color="" w:fill=""/>
        </w:rPr>
        <w:t xml:space="preserve">and </w:t>
      </w:r>
      <w:r>
        <w:rPr>
          <w:sz w:val="22"/>
          <w:szCs w:val="22"/>
          <w:i/>
          <w:iCs/>
          <w:shd w:val="clear" w:color="" w:fill=""/>
        </w:rPr>
        <w:t xml:space="preserve">gar-3 </w:t>
      </w:r>
      <w:r>
        <w:rPr>
          <w:sz w:val="22"/>
          <w:szCs w:val="22"/>
          <w:shd w:val="clear" w:color="" w:fill=""/>
        </w:rPr>
        <w:t xml:space="preserve">and are similar to the mammalian muscarinic acetylcholine receptors (</w:t>
      </w:r>
      <w:hyperlink w:anchor="R35" w:history="1">
        <w:r>
          <w:rPr>
            <w:rStyle w:val="jrnlBibRef"/>
          </w:rPr>
          <w:t xml:space="preserve">Hwang et al., 1999</w:t>
        </w:r>
      </w:hyperlink>
      <w:r>
        <w:rPr>
          <w:sz w:val="22"/>
          <w:szCs w:val="22"/>
          <w:shd w:val="clear" w:color="" w:fill=""/>
        </w:rPr>
        <w:t xml:space="preserve">; </w:t>
      </w:r>
      <w:hyperlink w:anchor="R42" w:history="1">
        <w:r>
          <w:rPr>
            <w:rStyle w:val="jrnlBibRef"/>
          </w:rPr>
          <w:t xml:space="preserve">Lee et al., 2000</w:t>
        </w:r>
      </w:hyperlink>
      <w:r>
        <w:rPr>
          <w:sz w:val="22"/>
          <w:szCs w:val="22"/>
          <w:shd w:val="clear" w:color="" w:fill=""/>
        </w:rPr>
        <w:t xml:space="preserve">; </w:t>
      </w:r>
      <w:hyperlink w:anchor="R55" w:history="1">
        <w:r>
          <w:rPr>
            <w:rStyle w:val="jrnlBibRef"/>
          </w:rPr>
          <w:t xml:space="preserve">Park et al., 2000</w:t>
        </w:r>
      </w:hyperlink>
      <w:r>
        <w:rPr>
          <w:sz w:val="22"/>
          <w:szCs w:val="22"/>
          <w:shd w:val="clear" w:color="" w:fill=""/>
        </w:rPr>
        <w:t xml:space="preserve">). Previously, it was shown that </w:t>
      </w:r>
      <w:r>
        <w:rPr>
          <w:sz w:val="22"/>
          <w:szCs w:val="22"/>
          <w:i/>
          <w:iCs/>
          <w:shd w:val="clear" w:color="" w:fill=""/>
        </w:rPr>
        <w:t xml:space="preserve">gar-2 </w:t>
      </w:r>
      <w:r>
        <w:rPr>
          <w:sz w:val="22"/>
          <w:szCs w:val="22"/>
          <w:shd w:val="clear" w:color="" w:fill=""/>
        </w:rPr>
        <w:t xml:space="preserve">was widely expressed in the nervous system, including in the GABAergic motor neurons (</w:t>
      </w:r>
      <w:hyperlink w:anchor="R24" w:history="1">
        <w:r>
          <w:rPr>
            <w:rStyle w:val="jrnlBibRef"/>
          </w:rPr>
          <w:t xml:space="preserve">Dittman and Kaplan, 2008</w:t>
        </w:r>
      </w:hyperlink>
      <w:r>
        <w:rPr>
          <w:sz w:val="22"/>
          <w:szCs w:val="22"/>
          <w:shd w:val="clear" w:color="" w:fill=""/>
        </w:rPr>
        <w:t xml:space="preserve">; </w:t>
      </w:r>
      <w:hyperlink w:anchor="R42" w:history="1">
        <w:r>
          <w:rPr>
            <w:rStyle w:val="jrnlBibRef"/>
          </w:rPr>
          <w:t xml:space="preserve">Lee et al., 2000</w:t>
        </w:r>
      </w:hyperlink>
      <w:r>
        <w:rPr>
          <w:sz w:val="22"/>
          <w:szCs w:val="22"/>
          <w:shd w:val="clear" w:color="" w:fill=""/>
        </w:rPr>
        <w:t xml:space="preserve">). Interestingly, we found that the head bending-correlated activity of RME was significantly reduced in the deletion mutant </w:t>
      </w:r>
      <w:r>
        <w:rPr>
          <w:sz w:val="22"/>
          <w:szCs w:val="22"/>
          <w:i/>
          <w:iCs/>
          <w:shd w:val="clear" w:color="" w:fill=""/>
        </w:rPr>
        <w:t xml:space="preserve">gar-2(ok520)</w:t>
      </w:r>
      <w:r>
        <w:rPr>
          <w:sz w:val="22"/>
          <w:szCs w:val="22"/>
          <w:shd w:val="clear" w:color="" w:fill=""/>
        </w:rPr>
        <w:t xml:space="preserve"> and the defect was fully rescued by expressing a wild-type </w:t>
      </w:r>
      <w:r>
        <w:rPr>
          <w:sz w:val="22"/>
          <w:szCs w:val="22"/>
          <w:i/>
          <w:iCs/>
          <w:shd w:val="clear" w:color="" w:fill=""/>
        </w:rPr>
        <w:t xml:space="preserve">gar-2</w:t>
      </w:r>
      <w:r>
        <w:rPr>
          <w:sz w:val="22"/>
          <w:szCs w:val="22"/>
          <w:shd w:val="clear" w:color="" w:fill=""/>
        </w:rPr>
        <w:t xml:space="preserve"> DNA fragment (</w:t>
      </w:r>
      <w:hyperlink w:anchor="F4" w:history="1">
        <w:r>
          <w:rPr>
            <w:rStyle w:val="jrnlFigRef"/>
          </w:rPr>
          <w:t xml:space="preserve">Figure 4A and B</w:t>
        </w:r>
      </w:hyperlink>
      <w:r>
        <w:rPr>
          <w:sz w:val="22"/>
          <w:szCs w:val="22"/>
          <w:shd w:val="clear" w:color="" w:fill=""/>
        </w:rPr>
        <w:t xml:space="preserve">). This result indicates that GAR-2 mediates the SMD cholinergic signal to generate the undulatory activity pattern of RME. The reduced activity of the RME neurons in the </w:t>
      </w:r>
      <w:r>
        <w:rPr>
          <w:sz w:val="22"/>
          <w:szCs w:val="22"/>
          <w:i/>
          <w:iCs/>
          <w:shd w:val="clear" w:color="" w:fill=""/>
        </w:rPr>
        <w:t xml:space="preserve">gar-2(ok520)</w:t>
      </w:r>
      <w:r>
        <w:rPr>
          <w:sz w:val="22"/>
          <w:szCs w:val="22"/>
          <w:shd w:val="clear" w:color="" w:fill=""/>
        </w:rPr>
        <w:t xml:space="preserve"> mutants also predicts that the </w:t>
      </w:r>
      <w:r>
        <w:rPr>
          <w:sz w:val="22"/>
          <w:szCs w:val="22"/>
          <w:i/>
          <w:iCs/>
          <w:shd w:val="clear" w:color="" w:fill=""/>
        </w:rPr>
        <w:t xml:space="preserve">gar-2(ok520)</w:t>
      </w:r>
      <w:r>
        <w:rPr>
          <w:sz w:val="22"/>
          <w:szCs w:val="22"/>
          <w:shd w:val="clear" w:color="" w:fill=""/>
        </w:rPr>
        <w:t xml:space="preserve"> animals should exhibit increased head bending amplitude. Indeed, we found that </w:t>
      </w:r>
      <w:r>
        <w:rPr>
          <w:sz w:val="22"/>
          <w:szCs w:val="22"/>
          <w:i/>
          <w:iCs/>
          <w:shd w:val="clear" w:color="" w:fill=""/>
        </w:rPr>
        <w:t xml:space="preserve">gar-2(ok520) </w:t>
      </w:r>
      <w:r>
        <w:rPr>
          <w:sz w:val="22"/>
          <w:szCs w:val="22"/>
          <w:shd w:val="clear" w:color="" w:fill=""/>
        </w:rPr>
        <w:t xml:space="preserve">displayed significantly larger amplitude of head bending (</w:t>
      </w:r>
      <w:hyperlink w:anchor="F4" w:history="1">
        <w:r>
          <w:rPr>
            <w:rStyle w:val="jrnlFigRef"/>
          </w:rPr>
          <w:t xml:space="preserve">Figure 4C</w:t>
        </w:r>
      </w:hyperlink>
      <w:r>
        <w:rPr>
          <w:sz w:val="22"/>
          <w:szCs w:val="22"/>
          <w:shd w:val="clear" w:color="" w:fill=""/>
        </w:rPr>
        <w:t xml:space="preserve"> and </w:t>
      </w:r>
      <w:hyperlink w:anchor="V6" w:history="1">
        <w:r>
          <w:rPr>
            <w:rStyle w:val="jrnlVidRef"/>
          </w:rPr>
          <w:t xml:space="preserve">Video 6</w:t>
        </w:r>
      </w:hyperlink>
      <w:r>
        <w:rPr>
          <w:sz w:val="22"/>
          <w:szCs w:val="22"/>
          <w:shd w:val="clear" w:color="" w:fill=""/>
        </w:rPr>
        <w:t xml:space="preserve">), similar to the effect of removing RMED and RMEV with laser ablation (</w:t>
      </w:r>
      <w:hyperlink w:anchor="F1" w:history="1">
        <w:r>
          <w:rPr>
            <w:rStyle w:val="jrnlFigRef"/>
          </w:rPr>
          <w:t xml:space="preserve">Figure 1C</w:t>
        </w:r>
      </w:hyperlink>
      <w:r>
        <w:rPr>
          <w:sz w:val="22"/>
          <w:szCs w:val="22"/>
          <w:shd w:val="clear" w:color="" w:fill=""/>
        </w:rPr>
        <w:t xml:space="preserve">). Expressing a wild-type </w:t>
      </w:r>
      <w:r>
        <w:rPr>
          <w:sz w:val="22"/>
          <w:szCs w:val="22"/>
          <w:i/>
          <w:iCs/>
          <w:shd w:val="clear" w:color="" w:fill=""/>
        </w:rPr>
        <w:t xml:space="preserve">gar-2 </w:t>
      </w:r>
      <w:r>
        <w:rPr>
          <w:sz w:val="22"/>
          <w:szCs w:val="22"/>
          <w:shd w:val="clear" w:color="" w:fill=""/>
        </w:rPr>
        <w:t xml:space="preserve">cDNA (</w:t>
      </w:r>
      <w:hyperlink w:anchor="R24" w:history="1">
        <w:r>
          <w:rPr>
            <w:rStyle w:val="jrnlBibRef"/>
          </w:rPr>
          <w:t xml:space="preserve">Dittman and Kaplan, 2008</w:t>
        </w:r>
      </w:hyperlink>
      <w:r>
        <w:rPr>
          <w:sz w:val="22"/>
          <w:szCs w:val="22"/>
          <w:shd w:val="clear" w:color="" w:fill=""/>
        </w:rPr>
        <w:t xml:space="preserve">) with either the endogenous </w:t>
      </w:r>
      <w:r>
        <w:rPr>
          <w:sz w:val="22"/>
          <w:szCs w:val="22"/>
          <w:i/>
          <w:iCs/>
          <w:shd w:val="clear" w:color="" w:fill=""/>
        </w:rPr>
        <w:t xml:space="preserve">gar-2 </w:t>
      </w:r>
      <w:r>
        <w:rPr>
          <w:sz w:val="22"/>
          <w:szCs w:val="22"/>
          <w:shd w:val="clear" w:color="" w:fill=""/>
        </w:rPr>
        <w:t xml:space="preserve">promoter or the </w:t>
      </w:r>
      <w:r>
        <w:rPr>
          <w:sz w:val="22"/>
          <w:szCs w:val="22"/>
          <w:i/>
          <w:iCs/>
          <w:shd w:val="clear" w:color="" w:fill=""/>
        </w:rPr>
        <w:t xml:space="preserve">unc-25 </w:t>
      </w:r>
      <w:r>
        <w:rPr>
          <w:sz w:val="22"/>
          <w:szCs w:val="22"/>
          <w:shd w:val="clear" w:color="" w:fill=""/>
        </w:rPr>
        <w:t xml:space="preserve">promoter that was selective for the GABAergic neurons (</w:t>
      </w:r>
      <w:hyperlink w:anchor="R37" w:history="1">
        <w:r>
          <w:rPr>
            <w:rStyle w:val="jrnlBibRef"/>
          </w:rPr>
          <w:t xml:space="preserve">Jin et al., 1999</w:t>
        </w:r>
      </w:hyperlink>
      <w:r>
        <w:rPr>
          <w:sz w:val="22"/>
          <w:szCs w:val="22"/>
          <w:shd w:val="clear" w:color="" w:fill=""/>
        </w:rPr>
        <w:t xml:space="preserve">) fully rescued the defect of the </w:t>
      </w:r>
      <w:r>
        <w:rPr>
          <w:sz w:val="22"/>
          <w:szCs w:val="22"/>
          <w:i/>
          <w:iCs/>
          <w:shd w:val="clear" w:color="" w:fill=""/>
        </w:rPr>
        <w:t xml:space="preserve">gar-2(ok520)</w:t>
      </w:r>
      <w:r>
        <w:rPr>
          <w:sz w:val="22"/>
          <w:szCs w:val="22"/>
          <w:shd w:val="clear" w:color="" w:fill=""/>
        </w:rPr>
        <w:t xml:space="preserve"> mutants in head bending amplitude (</w:t>
      </w:r>
      <w:hyperlink w:anchor="F4" w:history="1">
        <w:r>
          <w:rPr>
            <w:rStyle w:val="jrnlFigRef"/>
          </w:rPr>
          <w:t xml:space="preserve">Figure 4C</w:t>
        </w:r>
      </w:hyperlink>
      <w:r>
        <w:rPr>
          <w:sz w:val="22"/>
          <w:szCs w:val="22"/>
          <w:shd w:val="clear" w:color="" w:fill=""/>
        </w:rPr>
        <w:t xml:space="preserve">). Among all GABAergic neurons only RME innervate head muscles and regulate head bending (</w:t>
      </w:r>
      <w:hyperlink w:anchor="F1" w:history="1">
        <w:r>
          <w:rPr>
            <w:rStyle w:val="jrnlFigRef"/>
          </w:rPr>
          <w:t xml:space="preserve">Figure 1C</w:t>
        </w:r>
      </w:hyperlink>
      <w:r>
        <w:rPr>
          <w:sz w:val="22"/>
          <w:szCs w:val="22"/>
          <w:shd w:val="clear" w:color="" w:fill=""/>
        </w:rPr>
        <w:t xml:space="preserve">) (</w:t>
      </w:r>
      <w:hyperlink w:anchor="R48" w:history="1">
        <w:r>
          <w:rPr>
            <w:rStyle w:val="jrnlBibRef"/>
          </w:rPr>
          <w:t xml:space="preserve">McIntire et al., 1993b</w:t>
        </w:r>
      </w:hyperlink>
      <w:r>
        <w:rPr>
          <w:sz w:val="22"/>
          <w:szCs w:val="22"/>
          <w:shd w:val="clear" w:color="" w:fill=""/>
        </w:rPr>
        <w:t xml:space="preserve">; </w:t>
      </w:r>
      <w:hyperlink w:anchor="R71" w:history="1">
        <w:r>
          <w:rPr>
            <w:rStyle w:val="jrnlBibRef"/>
          </w:rPr>
          <w:t xml:space="preserve">White et al., 1976</w:t>
        </w:r>
      </w:hyperlink>
      <w:r>
        <w:rPr>
          <w:sz w:val="22"/>
          <w:szCs w:val="22"/>
          <w:shd w:val="clear" w:color="" w:fill=""/>
        </w:rPr>
        <w:t xml:space="preserve">; </w:t>
      </w:r>
      <w:hyperlink w:anchor="R72" w:history="1">
        <w:r>
          <w:rPr>
            <w:rStyle w:val="jrnlBibRef"/>
          </w:rPr>
          <w:t xml:space="preserve">1986</w:t>
        </w:r>
      </w:hyperlink>
      <w:r>
        <w:rPr>
          <w:sz w:val="22"/>
          <w:szCs w:val="22"/>
          <w:shd w:val="clear" w:color="" w:fill=""/>
        </w:rPr>
        <w:t xml:space="preserve">). Taken together, our results demonstrate that the extrasynaptic cholinergic neurotransmission of SMD facilitates the oscillatory activity of RME via the muscarinic acetylcholine receptor GAR-2 to regulate the amplitude of head bending. To exclude the possibility that indirect synaptic neurotransmission underlies the modulatory effect of the SMD cholinergic signal on RME, we further examined the synaptic wiring (</w:t>
      </w:r>
      <w:hyperlink w:anchor="R72" w:history="1">
        <w:r>
          <w:rPr>
            <w:rStyle w:val="jrnlBibRef"/>
          </w:rPr>
          <w:t xml:space="preserve">White et al., 1986</w:t>
        </w:r>
      </w:hyperlink>
      <w:r>
        <w:rPr>
          <w:sz w:val="22"/>
          <w:szCs w:val="22"/>
          <w:shd w:val="clear" w:color="" w:fill=""/>
        </w:rPr>
        <w:t xml:space="preserve">). We showed that ablating SMD completely removed the rescuing effect of </w:t>
      </w:r>
      <w:r>
        <w:rPr>
          <w:sz w:val="22"/>
          <w:szCs w:val="22"/>
          <w:i/>
          <w:iCs/>
          <w:shd w:val="clear" w:color="" w:fill=""/>
        </w:rPr>
        <w:t xml:space="preserve">Pglr-1::cha-1 </w:t>
      </w:r>
      <w:r>
        <w:rPr>
          <w:sz w:val="22"/>
          <w:szCs w:val="22"/>
          <w:shd w:val="clear" w:color="" w:fill=""/>
        </w:rPr>
        <w:t xml:space="preserve">on the undulatory activity of RME in the </w:t>
      </w:r>
      <w:r>
        <w:rPr>
          <w:sz w:val="22"/>
          <w:szCs w:val="22"/>
          <w:i/>
          <w:iCs/>
          <w:shd w:val="clear" w:color="" w:fill=""/>
        </w:rPr>
        <w:t xml:space="preserve">cha-1(p1152) </w:t>
      </w:r>
      <w:r>
        <w:rPr>
          <w:sz w:val="22"/>
          <w:szCs w:val="22"/>
          <w:shd w:val="clear" w:color="" w:fill=""/>
        </w:rPr>
        <w:t xml:space="preserve">mutant animals (</w:t>
      </w:r>
      <w:hyperlink w:anchor="F3" w:history="1">
        <w:r>
          <w:rPr>
            <w:rStyle w:val="jrnlFigRef"/>
          </w:rPr>
          <w:t xml:space="preserve">Figure 3F and G</w:t>
        </w:r>
      </w:hyperlink>
      <w:r>
        <w:rPr>
          <w:sz w:val="22"/>
          <w:szCs w:val="22"/>
          <w:shd w:val="clear" w:color="" w:fill=""/>
        </w:rPr>
        <w:t xml:space="preserve">). We found that among all the neurons that consistently express the </w:t>
      </w:r>
      <w:r>
        <w:rPr>
          <w:sz w:val="22"/>
          <w:szCs w:val="22"/>
          <w:i/>
          <w:iCs/>
          <w:shd w:val="clear" w:color="" w:fill=""/>
        </w:rPr>
        <w:t xml:space="preserve">glr-1 </w:t>
      </w:r>
      <w:r>
        <w:rPr>
          <w:sz w:val="22"/>
          <w:szCs w:val="22"/>
          <w:shd w:val="clear" w:color="" w:fill=""/>
        </w:rPr>
        <w:t xml:space="preserve">promoter, only the cholinergic head neurons RMDD and RMDV are postsynaptic of SMD or connect with SMD via gap junction. However, neither RMDD nor RMDV neurons synapse onto RME. Overall, our results in combination with the connectome reveal that the head-bending correlated activity of RME is generated by extrasynaptic cholinergic neurotransmission that originates from the head motor neurons SMD.</w:t>
      </w:r>
    </w:p>
    <w:p>
      <w:pPr>
        <w:pStyle w:val="jrnlFigBlock"/>
      </w:pPr>
    </w:p>
    <w:p>
      <w:pPr>
        <w:pStyle w:val="jrnlFigCaption"/>
      </w:pPr>
      <w:bookmarkStart w:id="12" w:name="F4"/>
      <w:bookmarkEnd w:id="12"/>
      <w:r>
        <w:rPr>
          <w:rStyle w:val="label"/>
        </w:rPr>
        <w:t xml:space="preserve">Figure 4.</w:t>
      </w:r>
      <w:r>
        <w:rPr>
          <w:color w:val="#ff8000"/>
          <w:shd w:val="clear" w:color="" w:fill=""/>
        </w:rPr>
        <w:t xml:space="preserve"> SMD regulate the activity of RME via the metabotropic acetylcholine receptor GAR-2. </w:t>
      </w:r>
    </w:p>
    <w:p>
      <w:pPr>
        <w:pStyle w:val="jrnlFigCaption"/>
      </w:pPr>
      <w:r>
        <w:rPr>
          <w:color w:val="#ff8000"/>
          <w:shd w:val="clear" w:color="" w:fill=""/>
        </w:rPr>
        <w:t xml:space="preserve">(</w:t>
      </w:r>
      <w:r>
        <w:rPr>
          <w:rStyle w:val="partLabel"/>
        </w:rPr>
        <w:t xml:space="preserve">A</w:t>
      </w:r>
      <w:r>
        <w:rPr>
          <w:color w:val="#ff8000"/>
          <w:shd w:val="clear" w:color="" w:fill=""/>
        </w:rPr>
        <w:t xml:space="preserve">, </w:t>
      </w:r>
      <w:r>
        <w:rPr>
          <w:rStyle w:val="partLabel"/>
        </w:rPr>
        <w:t xml:space="preserve">B</w:t>
      </w:r>
      <w:r>
        <w:rPr>
          <w:color w:val="#ff8000"/>
          <w:shd w:val="clear" w:color="" w:fill=""/>
        </w:rPr>
        <w:t xml:space="preserve">) The </w:t>
      </w:r>
      <w:r>
        <w:rPr>
          <w:color w:val="#ff8000"/>
          <w:i/>
          <w:iCs/>
          <w:shd w:val="clear" w:color="" w:fill=""/>
        </w:rPr>
        <w:t xml:space="preserve">gar-2(ok520) </w:t>
      </w:r>
      <w:r>
        <w:rPr>
          <w:color w:val="#ff8000"/>
          <w:shd w:val="clear" w:color="" w:fill=""/>
        </w:rPr>
        <w:t xml:space="preserve">mutants are defective in cross-correlation (</w:t>
      </w:r>
      <w:r>
        <w:rPr>
          <w:rStyle w:val="partLabel"/>
        </w:rPr>
        <w:t xml:space="preserve">A</w:t>
      </w:r>
      <w:r>
        <w:rPr>
          <w:color w:val="#ff8000"/>
          <w:shd w:val="clear" w:color="" w:fill=""/>
        </w:rPr>
        <w:t xml:space="preserve">) and peak correlation (</w:t>
      </w:r>
      <w:r>
        <w:rPr>
          <w:rStyle w:val="partLabel"/>
        </w:rPr>
        <w:t xml:space="preserve">B</w:t>
      </w:r>
      <w:r>
        <w:rPr>
          <w:color w:val="#ff8000"/>
          <w:shd w:val="clear" w:color="" w:fill=""/>
        </w:rPr>
        <w:t xml:space="preserve">) between RME calcium activity and head bending, and the expression of </w:t>
      </w:r>
      <w:r>
        <w:rPr>
          <w:color w:val="#ff8000"/>
          <w:i/>
          <w:iCs/>
          <w:shd w:val="clear" w:color="" w:fill=""/>
        </w:rPr>
        <w:t xml:space="preserve">Pgar-2::gar-2 </w:t>
      </w:r>
      <w:r>
        <w:rPr>
          <w:color w:val="#ff8000"/>
          <w:shd w:val="clear" w:color="" w:fill=""/>
        </w:rPr>
        <w:t xml:space="preserve">rescues the defects. Transgenic animals and mutants are compared with wild type with ANONA with Dunnett’s post-test. Peak correlation is the highest correlation within the 1 s time window centered on the peak correlation of the wild-type control. </w:t>
      </w:r>
      <w:r>
        <w:rPr>
          <w:color w:val="#ff8000"/>
          <w:i/>
          <w:iCs/>
          <w:shd w:val="clear" w:color="" w:fill=""/>
        </w:rPr>
        <w:t xml:space="preserve">n </w:t>
      </w:r>
      <w:r>
        <w:rPr>
          <w:color w:val="#ff8000"/>
          <w:shd w:val="clear" w:color="" w:fill=""/>
        </w:rPr>
        <w:t xml:space="preserve">≥ 7 animals each. (</w:t>
      </w:r>
      <w:r>
        <w:rPr>
          <w:rStyle w:val="partLabel"/>
        </w:rPr>
        <w:t xml:space="preserve">C</w:t>
      </w:r>
      <w:r>
        <w:rPr>
          <w:color w:val="#ff8000"/>
          <w:shd w:val="clear" w:color="" w:fill=""/>
        </w:rPr>
        <w:t xml:space="preserve">) A</w:t>
      </w:r>
      <w:r>
        <w:rPr>
          <w:color w:val="#ff8000"/>
          <w:shd w:val="clear" w:color="" w:fill=""/>
        </w:rPr>
        <w:t xml:space="preserve"/>
      </w:r>
      <w:r>
        <w:rPr>
          <w:color w:val="#ff8000"/>
          <w:shd w:val="clear" w:color="" w:fill=""/>
        </w:rPr>
        <w:t xml:space="preserve"> deletion mutation in </w:t>
      </w:r>
      <w:r>
        <w:rPr>
          <w:color w:val="#ff8000"/>
          <w:i/>
          <w:iCs/>
          <w:shd w:val="clear" w:color="" w:fill=""/>
        </w:rPr>
        <w:t xml:space="preserve">gar-2(ok520) </w:t>
      </w:r>
      <w:r>
        <w:rPr>
          <w:color w:val="#ff8000"/>
          <w:shd w:val="clear" w:color="" w:fill=""/>
        </w:rPr>
        <w:t xml:space="preserve">significantly increases the amplitude of head bending and the defect is rescued by expressing a wild-type </w:t>
      </w:r>
      <w:r>
        <w:rPr>
          <w:color w:val="#ff8000"/>
          <w:i/>
          <w:iCs/>
          <w:shd w:val="clear" w:color="" w:fill=""/>
        </w:rPr>
        <w:t xml:space="preserve">gar-2 </w:t>
      </w:r>
      <w:r>
        <w:rPr>
          <w:color w:val="#ff8000"/>
          <w:shd w:val="clear" w:color="" w:fill=""/>
        </w:rPr>
        <w:t xml:space="preserve">cDNA with the </w:t>
      </w:r>
      <w:r>
        <w:rPr>
          <w:color w:val="#ff8000"/>
          <w:i/>
          <w:iCs/>
          <w:shd w:val="clear" w:color="" w:fill=""/>
        </w:rPr>
        <w:t xml:space="preserve">gar-2 </w:t>
      </w:r>
      <w:r>
        <w:rPr>
          <w:color w:val="#ff8000"/>
          <w:shd w:val="clear" w:color="" w:fill=""/>
        </w:rPr>
        <w:t xml:space="preserve">promoter (</w:t>
      </w:r>
      <w:r>
        <w:rPr>
          <w:color w:val="#ff8000"/>
          <w:i/>
          <w:iCs/>
          <w:shd w:val="clear" w:color="" w:fill=""/>
        </w:rPr>
        <w:t xml:space="preserve">Pgar-2::gar-2</w:t>
      </w:r>
      <w:r>
        <w:rPr>
          <w:color w:val="#ff8000"/>
          <w:shd w:val="clear" w:color="" w:fill=""/>
        </w:rPr>
        <w:t xml:space="preserve">) or with the </w:t>
      </w:r>
      <w:r>
        <w:rPr>
          <w:color w:val="#ff8000"/>
          <w:i/>
          <w:iCs/>
          <w:shd w:val="clear" w:color="" w:fill=""/>
        </w:rPr>
        <w:t xml:space="preserve">unc-25</w:t>
      </w:r>
      <w:r>
        <w:rPr>
          <w:color w:val="#ff8000"/>
          <w:shd w:val="clear" w:color="" w:fill=""/>
        </w:rPr>
        <w:t xml:space="preserve"> promoter that is selectively expressed in GABAergic neurons (</w:t>
      </w:r>
      <w:r>
        <w:rPr>
          <w:color w:val="#ff8000"/>
          <w:i/>
          <w:iCs/>
          <w:shd w:val="clear" w:color="" w:fill=""/>
        </w:rPr>
        <w:t xml:space="preserve">Punc-25::gar-2). gar-2(ok520) </w:t>
      </w:r>
      <w:r>
        <w:rPr>
          <w:color w:val="#ff8000"/>
          <w:shd w:val="clear" w:color="" w:fill=""/>
        </w:rPr>
        <w:t xml:space="preserve">mutants and transgenic animals are compared with wild type with ANONA with Dunnett’s post-test, </w:t>
      </w:r>
      <w:r>
        <w:rPr>
          <w:color w:val="#ff8000"/>
          <w:i/>
          <w:iCs/>
          <w:shd w:val="clear" w:color="" w:fill=""/>
        </w:rPr>
        <w:t xml:space="preserve">n </w:t>
      </w:r>
      <w:r>
        <w:rPr>
          <w:color w:val="#ff8000"/>
          <w:shd w:val="clear" w:color="" w:fill=""/>
        </w:rPr>
        <w:t xml:space="preserve">≥ 9 animals each. (</w:t>
      </w:r>
      <w:r>
        <w:rPr>
          <w:rStyle w:val="partLabel"/>
        </w:rPr>
        <w:t xml:space="preserve">D</w:t>
      </w:r>
      <w:r>
        <w:rPr>
          <w:color w:val="#ff8000"/>
          <w:shd w:val="clear" w:color="" w:fill=""/>
        </w:rPr>
        <w:t xml:space="preserve">, </w:t>
      </w:r>
      <w:r>
        <w:rPr>
          <w:rStyle w:val="partLabel"/>
        </w:rPr>
        <w:t xml:space="preserve">E</w:t>
      </w:r>
      <w:r>
        <w:rPr>
          <w:color w:val="#ff8000"/>
          <w:b/>
          <w:shd w:val="clear" w:color="" w:fill=""/>
        </w:rPr>
        <w:t xml:space="preserve">) </w:t>
      </w:r>
      <w:r>
        <w:rPr>
          <w:color w:val="#ff8000"/>
          <w:shd w:val="clear" w:color="" w:fill=""/>
        </w:rPr>
        <w:t xml:space="preserve">Blocking neurotransmission from SMD neurons (</w:t>
      </w:r>
      <w:r>
        <w:rPr>
          <w:color w:val="#ff8000"/>
          <w:i/>
          <w:iCs/>
          <w:shd w:val="clear" w:color="" w:fill=""/>
        </w:rPr>
        <w:t xml:space="preserve">Pglr-1::TeTx </w:t>
      </w:r>
      <w:r>
        <w:rPr>
          <w:color w:val="#ff8000"/>
          <w:shd w:val="clear" w:color="" w:fill=""/>
        </w:rPr>
        <w:t xml:space="preserve">or </w:t>
      </w:r>
      <w:r>
        <w:rPr>
          <w:color w:val="#ff8000"/>
          <w:i/>
          <w:iCs/>
          <w:shd w:val="clear" w:color="" w:fill=""/>
        </w:rPr>
        <w:t xml:space="preserve">Plad-2::TeTx</w:t>
      </w:r>
      <w:r>
        <w:rPr>
          <w:color w:val="#ff8000"/>
          <w:shd w:val="clear" w:color="" w:fill=""/>
        </w:rPr>
        <w:t xml:space="preserve">) generates significant defects in cross-correlation (</w:t>
      </w:r>
      <w:r>
        <w:rPr>
          <w:rStyle w:val="partLabel"/>
        </w:rPr>
        <w:t xml:space="preserve">D</w:t>
      </w:r>
      <w:r>
        <w:rPr>
          <w:color w:val="#ff8000"/>
          <w:shd w:val="clear" w:color="" w:fill=""/>
        </w:rPr>
        <w:t xml:space="preserve">) and peak correlation (</w:t>
      </w:r>
      <w:r>
        <w:rPr>
          <w:rStyle w:val="partLabel"/>
        </w:rPr>
        <w:t xml:space="preserve">E</w:t>
      </w:r>
      <w:r>
        <w:rPr>
          <w:color w:val="#ff8000"/>
          <w:shd w:val="clear" w:color="" w:fill=""/>
        </w:rPr>
        <w:t xml:space="preserve">) between RME calcium activity and head bending. Transgenic animals are compared with non-transgenic siblings with student’s </w:t>
      </w:r>
      <w:r>
        <w:rPr>
          <w:color w:val="#ff8000"/>
          <w:i/>
          <w:iCs/>
          <w:shd w:val="clear" w:color="" w:fill=""/>
        </w:rPr>
        <w:t xml:space="preserve">t</w:t>
      </w:r>
      <w:r>
        <w:rPr>
          <w:color w:val="#ff8000"/>
          <w:shd w:val="clear" w:color="" w:fill=""/>
        </w:rPr>
        <w:t xml:space="preserve">-test, </w:t>
      </w:r>
      <w:r>
        <w:rPr>
          <w:color w:val="#ff8000"/>
          <w:i/>
          <w:iCs/>
          <w:shd w:val="clear" w:color="" w:fill=""/>
        </w:rPr>
        <w:t xml:space="preserve">n </w:t>
      </w:r>
      <w:r>
        <w:rPr>
          <w:color w:val="#ff8000"/>
          <w:shd w:val="clear" w:color="" w:fill=""/>
        </w:rPr>
        <w:t xml:space="preserve">≥ 9 animals each. </w:t>
      </w:r>
      <w:hyperlink w:anchor="F4-S1" w:history="1">
        <w:r>
          <w:rPr>
            <w:rStyle w:val="jrnlFigRef"/>
          </w:rPr>
          <w:t xml:space="preserve">Figure 4—figure supplement 1</w:t>
        </w:r>
      </w:hyperlink>
      <w:r>
        <w:rPr>
          <w:color w:val="#ff8000"/>
          <w:shd w:val="clear" w:color="" w:fill=""/>
        </w:rPr>
        <w:t xml:space="preserve"> shows that blocking neurotransmission from IL2 (</w:t>
      </w:r>
      <w:r>
        <w:rPr>
          <w:color w:val="#ff8000"/>
          <w:i/>
          <w:iCs/>
          <w:shd w:val="clear" w:color="" w:fill=""/>
        </w:rPr>
        <w:t xml:space="preserve">Pklp-6::TeTx</w:t>
      </w:r>
      <w:r>
        <w:rPr>
          <w:color w:val="#ff8000"/>
          <w:shd w:val="clear" w:color="" w:fill=""/>
        </w:rPr>
        <w:t xml:space="preserve">) or SMB (</w:t>
      </w:r>
      <w:r>
        <w:rPr>
          <w:color w:val="#ff8000"/>
          <w:i/>
          <w:iCs/>
          <w:shd w:val="clear" w:color="" w:fill=""/>
        </w:rPr>
        <w:t xml:space="preserve">Podr-2(18)::TeTx</w:t>
      </w:r>
      <w:r>
        <w:rPr>
          <w:color w:val="#ff8000"/>
          <w:shd w:val="clear" w:color="" w:fill=""/>
        </w:rPr>
        <w:t xml:space="preserve">) neurons or both does not alter the cross-correlation or peak correlation between RME calcium activity and head movement. (</w:t>
      </w:r>
      <w:r>
        <w:rPr>
          <w:rStyle w:val="partLabel"/>
        </w:rPr>
        <w:t xml:space="preserve">F</w:t>
      </w:r>
      <w:r>
        <w:rPr>
          <w:color w:val="#ff8000"/>
          <w:shd w:val="clear" w:color="" w:fill=""/>
        </w:rPr>
        <w:t xml:space="preserve">, </w:t>
      </w:r>
      <w:r>
        <w:rPr>
          <w:rStyle w:val="partLabel"/>
        </w:rPr>
        <w:t xml:space="preserve">G</w:t>
      </w:r>
      <w:r>
        <w:rPr>
          <w:color w:val="#ff8000"/>
          <w:shd w:val="clear" w:color="" w:fill=""/>
        </w:rPr>
        <w:t xml:space="preserve">) Ablating SMD, but not IL2, generates significant defects in cross-correlation (</w:t>
      </w:r>
      <w:r>
        <w:rPr>
          <w:rStyle w:val="partLabel"/>
        </w:rPr>
        <w:t xml:space="preserve">F</w:t>
      </w:r>
      <w:r>
        <w:rPr>
          <w:color w:val="#ff8000"/>
          <w:shd w:val="clear" w:color="" w:fill=""/>
        </w:rPr>
        <w:t xml:space="preserve">) and peak correlation (</w:t>
      </w:r>
      <w:r>
        <w:rPr>
          <w:rStyle w:val="partLabel"/>
        </w:rPr>
        <w:t xml:space="preserve">G</w:t>
      </w:r>
      <w:r>
        <w:rPr>
          <w:color w:val="#ff8000"/>
          <w:shd w:val="clear" w:color="" w:fill=""/>
        </w:rPr>
        <w:t xml:space="preserve">) between RME calcium activity and head bending. Ablated animals and mock controls are compared with student’s t-test, </w:t>
      </w:r>
      <w:r>
        <w:rPr>
          <w:color w:val="#ff8000"/>
          <w:i/>
          <w:iCs/>
          <w:shd w:val="clear" w:color="" w:fill=""/>
        </w:rPr>
        <w:t xml:space="preserve">n </w:t>
      </w:r>
      <w:r>
        <w:rPr>
          <w:color w:val="#ff8000"/>
          <w:shd w:val="clear" w:color="" w:fill=""/>
        </w:rPr>
        <w:t xml:space="preserve">≥ 9 animals each. For </w:t>
      </w:r>
      <w:r>
        <w:rPr>
          <w:rStyle w:val="partLabel"/>
        </w:rPr>
        <w:t xml:space="preserve">E</w:t>
      </w:r>
      <w:r>
        <w:rPr>
          <w:color w:val="#ff8000"/>
          <w:shd w:val="clear" w:color="" w:fill=""/>
        </w:rPr>
        <w:t xml:space="preserve"> and </w:t>
      </w:r>
      <w:r>
        <w:rPr>
          <w:rStyle w:val="partLabel"/>
        </w:rPr>
        <w:t xml:space="preserve">G</w:t>
      </w:r>
      <w:r>
        <w:rPr>
          <w:color w:val="#ff8000"/>
          <w:shd w:val="clear" w:color="" w:fill=""/>
        </w:rPr>
        <w:t xml:space="preserve">, peak correlation is the highest correlation within the 1 s time window centered on the peak correlation of the wild-type control in </w:t>
      </w:r>
      <w:hyperlink w:anchor="F2" w:history="1">
        <w:r>
          <w:rPr>
            <w:rStyle w:val="jrnlFigRef"/>
          </w:rPr>
          <w:t xml:space="preserve">Figure 2A and B</w:t>
        </w:r>
      </w:hyperlink>
      <w:r>
        <w:rPr>
          <w:color w:val="#ff8000"/>
          <w:shd w:val="clear" w:color="" w:fill=""/>
        </w:rPr>
        <w:t xml:space="preserve">. For all, ***p&lt;0.001, *p&lt;0.05, Mean ± SEM; while similar effects were usually observed in more than one transgenic lines, the effect of each transgene is reported with the results from one transgenic line.</w:t>
      </w:r>
    </w:p>
    <w:p>
      <w:pPr/>
      <w:r>
        <w:pict>
          <v:shape type="#_x0000_t75" style="width:500px; height:354.2328042328px; margin-left:0px; margin-top:0px; mso-position-horizontal:left; mso-position-vertical:top; mso-position-horizontal-relative:char; mso-position-vertical-relative:line; z-index:-2147483647;">
            <v:imagedata r:id="rId78" o:title=""/>
          </v:shape>
        </w:pict>
      </w:r>
    </w:p>
    <w:p>
      <w:pPr>
        <w:pStyle w:val="jrnlFigBlock"/>
      </w:pPr>
    </w:p>
    <w:p>
      <w:pPr>
        <w:pStyle w:val="jrnlFigCaption"/>
      </w:pPr>
      <w:bookmarkStart w:id="13" w:name="F4-S1"/>
      <w:bookmarkEnd w:id="13"/>
      <w:r>
        <w:rPr>
          <w:rStyle w:val="label"/>
        </w:rPr>
        <w:t xml:space="preserve">Figure 4—figure supplement 1.</w:t>
      </w:r>
      <w:r>
        <w:rPr>
          <w:color w:val="#ff8000"/>
          <w:shd w:val="clear" w:color="" w:fill=""/>
        </w:rPr>
        <w:t xml:space="preserve"> Blocking neurotransmission from IL2 neurons (</w:t>
      </w:r>
      <w:r>
        <w:rPr>
          <w:color w:val="#ff8000"/>
          <w:i/>
          <w:iCs/>
          <w:shd w:val="clear" w:color="" w:fill=""/>
        </w:rPr>
        <w:t xml:space="preserve">Pklp-6::TeTx</w:t>
      </w:r>
      <w:r>
        <w:rPr>
          <w:color w:val="#ff8000"/>
          <w:shd w:val="clear" w:color="" w:fill=""/>
        </w:rPr>
        <w:t xml:space="preserve">) or SMB neurons (</w:t>
      </w:r>
      <w:r>
        <w:rPr>
          <w:color w:val="#ff8000"/>
          <w:i/>
          <w:iCs/>
          <w:shd w:val="clear" w:color="" w:fill=""/>
        </w:rPr>
        <w:t xml:space="preserve">Podr-2(18)::TeTx</w:t>
      </w:r>
      <w:r>
        <w:rPr>
          <w:color w:val="#ff8000"/>
          <w:shd w:val="clear" w:color="" w:fill=""/>
        </w:rPr>
        <w:t xml:space="preserve">) or both does not significantly alter the cross-correlation or peak correlation between RME calcium activity and head movement.</w:t>
      </w:r>
    </w:p>
    <w:p>
      <w:pPr>
        <w:pStyle w:val="jrnlFigCaption"/>
      </w:pPr>
      <w:r>
        <w:rPr>
          <w:color w:val="#ff8000"/>
          <w:shd w:val="clear" w:color="" w:fill=""/>
        </w:rPr>
        <w:t xml:space="preserve">One-way ANOVA with Dunnett’s post-test; transgenic animals are compared with the non-transgenic controls, Mean ± SEM. Peak correlation is the highest correlation within the 1 s time window centered on the peak correlation of the wild-type control in </w:t>
      </w:r>
      <w:hyperlink w:anchor="F2" w:history="1">
        <w:r>
          <w:rPr>
            <w:rStyle w:val="jrnlFigRef"/>
          </w:rPr>
          <w:t xml:space="preserve">Figure 2B</w:t>
        </w:r>
      </w:hyperlink>
      <w:r>
        <w:rPr>
          <w:color w:val="#ff8000"/>
          <w:shd w:val="clear" w:color="" w:fill=""/>
        </w:rPr>
        <w:t xml:space="preserve">.</w:t>
      </w:r>
    </w:p>
    <w:p>
      <w:pPr/>
      <w:r>
        <w:pict>
          <v:shape type="#_x0000_t75" style="width:500px; height:666.54904728299px; margin-left:0px; margin-top:0px; mso-position-horizontal:left; mso-position-vertical:top; mso-position-horizontal-relative:char; mso-position-vertical-relative:line; z-index:-2147483647;">
            <v:imagedata r:id="rId79" o:title=""/>
          </v:shape>
        </w:pict>
      </w:r>
    </w:p>
    <w:p>
      <w:pPr>
        <w:pStyle w:val="jrnlVidBlock"/>
      </w:pPr>
      <w:r>
        <w:rPr>
          <w:shd w:val="clear" w:color="" w:fill=""/>
        </w:rPr>
        <w:t xml:space="preserve"/>
      </w:r>
    </w:p>
    <w:p>
      <w:pPr>
        <w:pStyle w:val="jrnlVidCaption"/>
      </w:pPr>
      <w:bookmarkStart w:id="14" w:name="V6"/>
      <w:bookmarkEnd w:id="14"/>
      <w:r>
        <w:rPr>
          <w:rStyle w:val="label"/>
        </w:rPr>
        <w:t xml:space="preserve">Video 6. </w:t>
      </w:r>
      <w:r>
        <w:rPr>
          <w:shd w:val="clear" w:color="" w:fill=""/>
        </w:rPr>
        <w:t xml:space="preserve">Undulatory movement of a gar-2(ok520) mutant animal on an agar plate.</w:t>
      </w:r>
    </w:p>
    <w:p>
      <w:pPr>
        <w:pStyle w:val="jrnlVidCaption"/>
      </w:pPr>
      <w:r>
        <w:rPr>
          <w:shd w:val="clear" w:color="" w:fill=""/>
        </w:rPr>
        <w:t xml:space="preserve">The animal moves down at the beginning of the movie and then turns to move towards left and then up. Note the increased head bending amplitude in the </w:t>
      </w:r>
      <w:r>
        <w:rPr>
          <w:i/>
          <w:iCs/>
          <w:shd w:val="clear" w:color="" w:fill=""/>
        </w:rPr>
        <w:t xml:space="preserve">gar-2 </w:t>
      </w:r>
      <w:r>
        <w:rPr>
          <w:shd w:val="clear" w:color="" w:fill=""/>
        </w:rPr>
        <w:t xml:space="preserve">mutant animal.</w:t>
      </w:r>
    </w:p>
    <w:p>
      <w:pPr>
        <w:pStyle w:val="jrnlSecPara"/>
      </w:pPr>
      <w:r>
        <w:rPr>
          <w:sz w:val="22"/>
          <w:szCs w:val="22"/>
          <w:shd w:val="clear" w:color="" w:fill=""/>
        </w:rPr>
        <w:t xml:space="preserve">To further characterize the function of the SMD cholinergic neurons in driving RME calcium activity, we blocked the neurotransmission from SMD in wild-type animals by expressing Tetanus Toxin (TeTx) (</w:t>
      </w:r>
      <w:hyperlink w:anchor="R61" w:history="1">
        <w:r>
          <w:rPr>
            <w:rStyle w:val="jrnlBibRef"/>
          </w:rPr>
          <w:t xml:space="preserve">Schiavo et al., 1992</w:t>
        </w:r>
      </w:hyperlink>
      <w:r>
        <w:rPr>
          <w:sz w:val="22"/>
          <w:szCs w:val="22"/>
          <w:shd w:val="clear" w:color="" w:fill=""/>
        </w:rPr>
        <w:t xml:space="preserve">) with either the </w:t>
      </w:r>
      <w:r>
        <w:rPr>
          <w:sz w:val="22"/>
          <w:szCs w:val="22"/>
          <w:i/>
          <w:iCs/>
          <w:shd w:val="clear" w:color="" w:fill=""/>
        </w:rPr>
        <w:t xml:space="preserve">glr-1</w:t>
      </w:r>
      <w:r>
        <w:rPr>
          <w:sz w:val="22"/>
          <w:szCs w:val="22"/>
          <w:shd w:val="clear" w:color="" w:fill=""/>
        </w:rPr>
        <w:t xml:space="preserve"> or </w:t>
      </w:r>
      <w:r>
        <w:rPr>
          <w:sz w:val="22"/>
          <w:szCs w:val="22"/>
          <w:i/>
          <w:iCs/>
          <w:shd w:val="clear" w:color="" w:fill=""/>
        </w:rPr>
        <w:t xml:space="preserve">lad-2</w:t>
      </w:r>
      <w:r>
        <w:rPr>
          <w:sz w:val="22"/>
          <w:szCs w:val="22"/>
          <w:shd w:val="clear" w:color="" w:fill=""/>
        </w:rPr>
        <w:t xml:space="preserve"> promoter. We found that either mutation disrupted the head bending-correlated calcium dynamics in RME (</w:t>
      </w:r>
      <w:hyperlink w:anchor="F4" w:history="1">
        <w:r>
          <w:rPr>
            <w:rStyle w:val="jrnlFigRef"/>
          </w:rPr>
          <w:t xml:space="preserve">Figure 4D and E</w:t>
        </w:r>
      </w:hyperlink>
      <w:r>
        <w:rPr>
          <w:sz w:val="22"/>
          <w:szCs w:val="22"/>
          <w:shd w:val="clear" w:color="" w:fill=""/>
        </w:rPr>
        <w:t xml:space="preserve">). However, blocking neurotransmission by expressing TeTx in two sets of major presynaptic neurons of RME, the cholinergic motor neurons SMB (</w:t>
      </w:r>
      <w:r>
        <w:rPr>
          <w:sz w:val="22"/>
          <w:szCs w:val="22"/>
          <w:i/>
          <w:iCs/>
          <w:shd w:val="clear" w:color="" w:fill=""/>
        </w:rPr>
        <w:t xml:space="preserve">Podr-2(18)::TeTx</w:t>
      </w:r>
      <w:r>
        <w:rPr>
          <w:sz w:val="22"/>
          <w:szCs w:val="22"/>
          <w:shd w:val="clear" w:color="" w:fill=""/>
        </w:rPr>
        <w:t xml:space="preserve">) or sensory neurons IL2 (</w:t>
      </w:r>
      <w:r>
        <w:rPr>
          <w:sz w:val="22"/>
          <w:szCs w:val="22"/>
          <w:i/>
          <w:iCs/>
          <w:shd w:val="clear" w:color="" w:fill=""/>
        </w:rPr>
        <w:t xml:space="preserve">Pklp-6::TeTx</w:t>
      </w:r>
      <w:r>
        <w:rPr>
          <w:sz w:val="22"/>
          <w:szCs w:val="22"/>
          <w:shd w:val="clear" w:color="" w:fill=""/>
        </w:rPr>
        <w:t xml:space="preserve">), or both SMB and IL2 had no effect on RME calcium activity (</w:t>
      </w:r>
      <w:hyperlink w:anchor="F4-S1" w:history="1">
        <w:r>
          <w:rPr>
            <w:rStyle w:val="jrnlFigRef"/>
          </w:rPr>
          <w:t xml:space="preserve">Figure 4—figure supplement 1</w:t>
        </w:r>
      </w:hyperlink>
      <w:r>
        <w:rPr>
          <w:sz w:val="22"/>
          <w:szCs w:val="22"/>
          <w:shd w:val="clear" w:color="" w:fill=""/>
        </w:rPr>
        <w:t xml:space="preserve">), indicating that general reduction in cholinergic neurotransmission is not sufficient to disrupt RME calcium dynamics. To address the question more specifically, we also performed laser ablation of SMD. We found that ablating SMD disrupted head bending-correlated calcium activities in RME while the RME neurons in the SMD-ablated animals remained active (</w:t>
      </w:r>
      <w:hyperlink w:anchor="F4" w:history="1">
        <w:r>
          <w:rPr>
            <w:rStyle w:val="jrnlFigRef"/>
          </w:rPr>
          <w:t xml:space="preserve">Figure 4F and G</w:t>
        </w:r>
      </w:hyperlink>
      <w:r>
        <w:rPr>
          <w:sz w:val="22"/>
          <w:szCs w:val="22"/>
          <w:shd w:val="clear" w:color="" w:fill=""/>
        </w:rPr>
        <w:t xml:space="preserve">). In contrast, ablating the IL2 sensory neurons had no effect (</w:t>
      </w:r>
      <w:hyperlink w:anchor="F4" w:history="1">
        <w:r>
          <w:rPr>
            <w:rStyle w:val="jrnlFigRef"/>
          </w:rPr>
          <w:t xml:space="preserve">Figure 4F and G</w:t>
        </w:r>
      </w:hyperlink>
      <w:r>
        <w:rPr>
          <w:sz w:val="22"/>
          <w:szCs w:val="22"/>
          <w:shd w:val="clear" w:color="" w:fill=""/>
        </w:rPr>
        <w:t xml:space="preserve">). Taken together, these results demonstrate that the cholinergic excitatory motor neurons SMD drive the head bending-correlated oscillatory activity in RME through an extrasynaptic signal. RME generates a modulatory signal that limits head bending amplitude. The oscillatory activity of RME provides a mechanism through which the GABAergic modulatory signal mediates head bending with a temporal pattern that matches that of head undulation.</w:t>
      </w:r>
    </w:p>
    <w:p/>
    <w:p>
      <w:pPr>
        <w:pStyle w:val="jrnlHead2"/>
      </w:pPr>
      <w:r>
        <w:rPr>
          <w:color w:val="#134985"/>
          <w:sz w:val="46"/>
          <w:szCs w:val="46"/>
          <w:b/>
          <w:shd w:val="clear" w:color="" w:fill=""/>
        </w:rPr>
        <w:t xml:space="preserve">The GABA</w:t>
      </w:r>
      <w:r>
        <w:rPr>
          <w:color w:val="#134985"/>
          <w:sz w:val="46"/>
          <w:szCs w:val="46"/>
          <w:b/>
          <w:vertAlign w:val="subscript"/>
          <w:shd w:val="clear" w:color="" w:fill=""/>
        </w:rPr>
        <w:t xml:space="preserve">B</w:t>
      </w:r>
      <w:r>
        <w:rPr>
          <w:color w:val="#134985"/>
          <w:sz w:val="46"/>
          <w:szCs w:val="46"/>
          <w:b/>
          <w:shd w:val="clear" w:color="" w:fill=""/>
        </w:rPr>
        <w:t xml:space="preserve"> receptor GBB-1/2 functions in SMD neurons to restrain head bending</w:t>
      </w:r>
    </w:p>
    <w:p>
      <w:pPr>
        <w:pStyle w:val="jrnlSecPara"/>
      </w:pPr>
      <w:r>
        <w:rPr>
          <w:sz w:val="22"/>
          <w:szCs w:val="22"/>
          <w:shd w:val="clear" w:color="" w:fill=""/>
        </w:rPr>
        <w:t xml:space="preserve">Next, to understand how RME regulate the amplitude of head undulation, we sought the downstream GABAergic receptors. We focused on the metabotropic GABA receptors, due to the modulatory role of RME on head bending (</w:t>
      </w:r>
      <w:hyperlink w:anchor="F1" w:history="1">
        <w:r>
          <w:rPr>
            <w:rStyle w:val="jrnlFigRef"/>
          </w:rPr>
          <w:t xml:space="preserve">Figure 1</w:t>
        </w:r>
      </w:hyperlink>
      <w:r>
        <w:rPr>
          <w:sz w:val="22"/>
          <w:szCs w:val="22"/>
          <w:shd w:val="clear" w:color="" w:fill=""/>
        </w:rPr>
        <w:t xml:space="preserve">). The </w:t>
      </w:r>
      <w:r>
        <w:rPr>
          <w:sz w:val="22"/>
          <w:szCs w:val="22"/>
          <w:i/>
          <w:iCs/>
          <w:shd w:val="clear" w:color="" w:fill=""/>
        </w:rPr>
        <w:t xml:space="preserve">C. elegans </w:t>
      </w:r>
      <w:r>
        <w:rPr>
          <w:sz w:val="22"/>
          <w:szCs w:val="22"/>
          <w:shd w:val="clear" w:color="" w:fill=""/>
        </w:rPr>
        <w:t xml:space="preserve">genome encodes the homologs of the subunits of the mammalian metabotropic B-type GABAergic receptors GABA</w:t>
      </w:r>
      <w:r>
        <w:rPr>
          <w:sz w:val="22"/>
          <w:szCs w:val="22"/>
          <w:vertAlign w:val="subscript"/>
          <w:shd w:val="clear" w:color="" w:fill=""/>
        </w:rPr>
        <w:t xml:space="preserve">B</w:t>
      </w:r>
      <w:r>
        <w:rPr>
          <w:sz w:val="22"/>
          <w:szCs w:val="22"/>
          <w:shd w:val="clear" w:color="" w:fill=""/>
        </w:rPr>
        <w:t xml:space="preserve">R1 and GABA</w:t>
      </w:r>
      <w:r>
        <w:rPr>
          <w:sz w:val="22"/>
          <w:szCs w:val="22"/>
          <w:vertAlign w:val="subscript"/>
          <w:shd w:val="clear" w:color="" w:fill=""/>
        </w:rPr>
        <w:t xml:space="preserve">B</w:t>
      </w:r>
      <w:r>
        <w:rPr>
          <w:sz w:val="22"/>
          <w:szCs w:val="22"/>
          <w:shd w:val="clear" w:color="" w:fill=""/>
        </w:rPr>
        <w:t xml:space="preserve">R2, which are GBB-1 and GBB-2, respectively. Similar to their mammalian homologs GBB-1 and GBB-2 act as obligate heterodimers (</w:t>
      </w:r>
      <w:hyperlink w:anchor="R24" w:history="1">
        <w:r>
          <w:rPr>
            <w:rStyle w:val="jrnlBibRef"/>
          </w:rPr>
          <w:t xml:space="preserve">Dittman and Kaplan, 2008</w:t>
        </w:r>
      </w:hyperlink>
      <w:r>
        <w:rPr>
          <w:sz w:val="22"/>
          <w:szCs w:val="22"/>
          <w:shd w:val="clear" w:color="" w:fill=""/>
        </w:rPr>
        <w:t xml:space="preserve">). We first tested a deletion mutant </w:t>
      </w:r>
      <w:r>
        <w:rPr>
          <w:sz w:val="22"/>
          <w:szCs w:val="22"/>
          <w:i/>
          <w:iCs/>
          <w:shd w:val="clear" w:color="" w:fill=""/>
        </w:rPr>
        <w:t xml:space="preserve">gbb-1(tm1406). </w:t>
      </w:r>
      <w:r>
        <w:rPr>
          <w:sz w:val="22"/>
          <w:szCs w:val="22"/>
          <w:shd w:val="clear" w:color="" w:fill=""/>
        </w:rPr>
        <w:t xml:space="preserve">We found that similar to removing the GABA biosynthetic enzyme glutamic acid decarboxylase in the </w:t>
      </w:r>
      <w:r>
        <w:rPr>
          <w:sz w:val="22"/>
          <w:szCs w:val="22"/>
          <w:i/>
          <w:iCs/>
          <w:shd w:val="clear" w:color="" w:fill=""/>
        </w:rPr>
        <w:t xml:space="preserve">unc-25(e156)</w:t>
      </w:r>
      <w:r>
        <w:rPr>
          <w:sz w:val="22"/>
          <w:szCs w:val="22"/>
          <w:shd w:val="clear" w:color="" w:fill=""/>
        </w:rPr>
        <w:t xml:space="preserve"> null mutant animals, the deletion mutation in </w:t>
      </w:r>
      <w:r>
        <w:rPr>
          <w:sz w:val="22"/>
          <w:szCs w:val="22"/>
          <w:i/>
          <w:iCs/>
          <w:shd w:val="clear" w:color="" w:fill=""/>
        </w:rPr>
        <w:t xml:space="preserve">gbb-1(tm1406)</w:t>
      </w:r>
      <w:r>
        <w:rPr>
          <w:sz w:val="22"/>
          <w:szCs w:val="22"/>
          <w:shd w:val="clear" w:color="" w:fill=""/>
        </w:rPr>
        <w:t xml:space="preserve"> increased the amplitude of head bending during forward movement (</w:t>
      </w:r>
      <w:hyperlink w:anchor="F5" w:history="1">
        <w:r>
          <w:rPr>
            <w:rStyle w:val="jrnlFigRef"/>
          </w:rPr>
          <w:t xml:space="preserve">Figure 5A</w:t>
        </w:r>
      </w:hyperlink>
      <w:r>
        <w:rPr>
          <w:sz w:val="22"/>
          <w:szCs w:val="22"/>
          <w:shd w:val="clear" w:color="" w:fill=""/>
        </w:rPr>
        <w:t xml:space="preserve">). In addition, the double mutant </w:t>
      </w:r>
      <w:r>
        <w:rPr>
          <w:sz w:val="22"/>
          <w:szCs w:val="22"/>
          <w:i/>
          <w:iCs/>
          <w:shd w:val="clear" w:color="" w:fill=""/>
        </w:rPr>
        <w:t xml:space="preserve">gbb-1(tm1406);gbb-2(tm1165)</w:t>
      </w:r>
      <w:r>
        <w:rPr>
          <w:sz w:val="22"/>
          <w:szCs w:val="22"/>
          <w:shd w:val="clear" w:color="" w:fill=""/>
        </w:rPr>
        <w:t xml:space="preserve"> similarly increased head bending amplitude (</w:t>
      </w:r>
      <w:hyperlink w:anchor="F5-S1" w:history="1">
        <w:r>
          <w:rPr>
            <w:rStyle w:val="jrnlFigRef"/>
          </w:rPr>
          <w:t xml:space="preserve">Figure 5—figure supplement 1</w:t>
        </w:r>
      </w:hyperlink>
      <w:r>
        <w:rPr>
          <w:sz w:val="22"/>
          <w:szCs w:val="22"/>
          <w:shd w:val="clear" w:color="" w:fill=""/>
        </w:rPr>
        <w:t xml:space="preserve">), consistent with the notion that GBB-1 and GBB-2 function as heterodimers (</w:t>
      </w:r>
      <w:hyperlink w:anchor="R24" w:history="1">
        <w:r>
          <w:rPr>
            <w:rStyle w:val="jrnlBibRef"/>
          </w:rPr>
          <w:t xml:space="preserve">Dittman and Kaplan, 2008</w:t>
        </w:r>
      </w:hyperlink>
      <w:r>
        <w:rPr>
          <w:sz w:val="22"/>
          <w:szCs w:val="22"/>
          <w:shd w:val="clear" w:color="" w:fill=""/>
        </w:rPr>
        <w:t xml:space="preserve">). The exaggerated head bending in the </w:t>
      </w:r>
      <w:r>
        <w:rPr>
          <w:sz w:val="22"/>
          <w:szCs w:val="22"/>
          <w:i/>
          <w:iCs/>
          <w:shd w:val="clear" w:color="" w:fill=""/>
        </w:rPr>
        <w:t xml:space="preserve">gbb-1(tm1406)</w:t>
      </w:r>
      <w:r>
        <w:rPr>
          <w:sz w:val="22"/>
          <w:szCs w:val="22"/>
          <w:shd w:val="clear" w:color="" w:fill=""/>
        </w:rPr>
        <w:t xml:space="preserve"> mutant animals was rescued by expressing a wild-type </w:t>
      </w:r>
      <w:r>
        <w:rPr>
          <w:sz w:val="22"/>
          <w:szCs w:val="22"/>
          <w:i/>
          <w:iCs/>
          <w:shd w:val="clear" w:color="" w:fill=""/>
        </w:rPr>
        <w:t xml:space="preserve">gbb-1</w:t>
      </w:r>
      <w:r>
        <w:rPr>
          <w:sz w:val="22"/>
          <w:szCs w:val="22"/>
          <w:shd w:val="clear" w:color="" w:fill=""/>
        </w:rPr>
        <w:t xml:space="preserve"> cDNA under the </w:t>
      </w:r>
      <w:r>
        <w:rPr>
          <w:sz w:val="22"/>
          <w:szCs w:val="22"/>
          <w:i/>
          <w:iCs/>
          <w:shd w:val="clear" w:color="" w:fill=""/>
        </w:rPr>
        <w:t xml:space="preserve">gbb-1</w:t>
      </w:r>
      <w:r>
        <w:rPr>
          <w:sz w:val="22"/>
          <w:szCs w:val="22"/>
          <w:shd w:val="clear" w:color="" w:fill=""/>
        </w:rPr>
        <w:t xml:space="preserve"> endogenous promoter (</w:t>
      </w:r>
      <w:hyperlink w:anchor="F5" w:history="1">
        <w:r>
          <w:rPr>
            <w:rStyle w:val="jrnlFigRef"/>
          </w:rPr>
          <w:t xml:space="preserve">Figure 5B</w:t>
        </w:r>
      </w:hyperlink>
      <w:r>
        <w:rPr>
          <w:sz w:val="22"/>
          <w:szCs w:val="22"/>
          <w:shd w:val="clear" w:color="" w:fill=""/>
        </w:rPr>
        <w:t xml:space="preserve">). Thus, similar to the RMED/V neurons (</w:t>
      </w:r>
      <w:hyperlink w:anchor="F1" w:history="1">
        <w:r>
          <w:rPr>
            <w:rStyle w:val="jrnlFigRef"/>
          </w:rPr>
          <w:t xml:space="preserve">Figure 1C</w:t>
        </w:r>
      </w:hyperlink>
      <w:r>
        <w:rPr>
          <w:sz w:val="22"/>
          <w:szCs w:val="22"/>
          <w:shd w:val="clear" w:color="" w:fill=""/>
        </w:rPr>
        <w:t xml:space="preserve">), the GABA</w:t>
      </w:r>
      <w:r>
        <w:rPr>
          <w:sz w:val="22"/>
          <w:szCs w:val="22"/>
          <w:vertAlign w:val="subscript"/>
          <w:shd w:val="clear" w:color="" w:fill=""/>
        </w:rPr>
        <w:t xml:space="preserve">B</w:t>
      </w:r>
      <w:r>
        <w:rPr>
          <w:sz w:val="22"/>
          <w:szCs w:val="22"/>
          <w:shd w:val="clear" w:color="" w:fill=""/>
        </w:rPr>
        <w:t xml:space="preserve"> receptor GBB-1/GBB-2 restrains the head bending amplitude.</w:t>
      </w:r>
    </w:p>
    <w:p>
      <w:pPr>
        <w:pStyle w:val="jrnlFigBlock"/>
      </w:pPr>
    </w:p>
    <w:p>
      <w:pPr>
        <w:pStyle w:val="jrnlFigCaption"/>
      </w:pPr>
      <w:bookmarkStart w:id="15" w:name="F5"/>
      <w:bookmarkEnd w:id="15"/>
      <w:r>
        <w:rPr>
          <w:rStyle w:val="label"/>
        </w:rPr>
        <w:t xml:space="preserve">Figure 5.</w:t>
      </w:r>
      <w:r>
        <w:rPr>
          <w:color w:val="#ff8000"/>
          <w:shd w:val="clear" w:color="" w:fill=""/>
        </w:rPr>
        <w:t xml:space="preserve"> The GABA</w:t>
      </w:r>
      <w:r>
        <w:rPr>
          <w:color w:val="#ff8000"/>
          <w:vertAlign w:val="subscript"/>
          <w:shd w:val="clear" w:color="" w:fill=""/>
        </w:rPr>
        <w:t xml:space="preserve">B</w:t>
      </w:r>
      <w:r>
        <w:rPr>
          <w:color w:val="#ff8000"/>
          <w:shd w:val="clear" w:color="" w:fill=""/>
        </w:rPr>
        <w:t xml:space="preserve"> receptor subunit GBB-1 acts in the SMD neurons to limit head bending amplitude.</w:t>
      </w:r>
    </w:p>
    <w:p>
      <w:pPr>
        <w:pStyle w:val="jrnlFigCaption"/>
      </w:pPr>
      <w:r>
        <w:rPr>
          <w:color w:val="#ff8000"/>
          <w:shd w:val="clear" w:color="" w:fill=""/>
        </w:rPr>
        <w:t xml:space="preserve">(</w:t>
      </w:r>
      <w:r>
        <w:rPr>
          <w:rStyle w:val="partLabel"/>
        </w:rPr>
        <w:t xml:space="preserve">A</w:t>
      </w:r>
      <w:r>
        <w:rPr>
          <w:color w:val="#ff8000"/>
          <w:shd w:val="clear" w:color="" w:fill=""/>
        </w:rPr>
        <w:t xml:space="preserve">) The </w:t>
      </w:r>
      <w:r>
        <w:rPr>
          <w:color w:val="#ff8000"/>
          <w:i/>
          <w:iCs/>
          <w:shd w:val="clear" w:color="" w:fill=""/>
        </w:rPr>
        <w:t xml:space="preserve">gbb-1(tm1406) </w:t>
      </w:r>
      <w:r>
        <w:rPr>
          <w:color w:val="#ff8000"/>
          <w:shd w:val="clear" w:color="" w:fill=""/>
        </w:rPr>
        <w:t xml:space="preserve">mutants show an increased head bending amplitude similar to </w:t>
      </w:r>
      <w:r>
        <w:rPr>
          <w:color w:val="#ff8000"/>
          <w:i/>
          <w:iCs/>
          <w:shd w:val="clear" w:color="" w:fill=""/>
        </w:rPr>
        <w:t xml:space="preserve">unc-25(e156) </w:t>
      </w:r>
      <w:r>
        <w:rPr>
          <w:color w:val="#ff8000"/>
          <w:shd w:val="clear" w:color="" w:fill=""/>
        </w:rPr>
        <w:t xml:space="preserve">mutants. One-way ANOVA with Dunnett’s post-test, </w:t>
      </w:r>
      <w:r>
        <w:rPr>
          <w:color w:val="#ff8000"/>
          <w:i/>
          <w:iCs/>
          <w:shd w:val="clear" w:color="" w:fill=""/>
        </w:rPr>
        <w:t xml:space="preserve">n </w:t>
      </w:r>
      <w:r>
        <w:rPr>
          <w:color w:val="#ff8000"/>
          <w:shd w:val="clear" w:color="" w:fill=""/>
        </w:rPr>
        <w:t xml:space="preserve">≥ 8 animals each. </w:t>
      </w:r>
      <w:hyperlink w:anchor="F5-S1" w:history="1">
        <w:r>
          <w:rPr>
            <w:rStyle w:val="jrnlFigRef"/>
          </w:rPr>
          <w:t xml:space="preserve">Figure 5—figure supplement 1.</w:t>
        </w:r>
      </w:hyperlink>
      <w:r>
        <w:rPr>
          <w:color w:val="#ff8000"/>
          <w:shd w:val="clear" w:color="" w:fill=""/>
        </w:rPr>
        <w:t xml:space="preserve"> shows the increased head bending amplitude in the </w:t>
      </w:r>
      <w:r>
        <w:rPr>
          <w:color w:val="#ff8000"/>
          <w:i/>
          <w:iCs/>
          <w:shd w:val="clear" w:color="" w:fill=""/>
        </w:rPr>
        <w:t xml:space="preserve">gbb-1;gbb-2 </w:t>
      </w:r>
      <w:r>
        <w:rPr>
          <w:color w:val="#ff8000"/>
          <w:shd w:val="clear" w:color="" w:fill=""/>
        </w:rPr>
        <w:t xml:space="preserve">double mutant animals in comparison with wild type. (</w:t>
      </w:r>
      <w:r>
        <w:rPr>
          <w:rStyle w:val="partLabel"/>
        </w:rPr>
        <w:t xml:space="preserve">B</w:t>
      </w:r>
      <w:r>
        <w:rPr>
          <w:color w:val="#ff8000"/>
          <w:shd w:val="clear" w:color="" w:fill=""/>
        </w:rPr>
        <w:t xml:space="preserve">) The exaggerated head bending in </w:t>
      </w:r>
      <w:r>
        <w:rPr>
          <w:color w:val="#ff8000"/>
          <w:i/>
          <w:iCs/>
          <w:shd w:val="clear" w:color="" w:fill=""/>
        </w:rPr>
        <w:t xml:space="preserve">gbb-1(tm1406) </w:t>
      </w:r>
      <w:r>
        <w:rPr>
          <w:color w:val="#ff8000"/>
          <w:shd w:val="clear" w:color="" w:fill=""/>
        </w:rPr>
        <w:t xml:space="preserve">mutants is rescued by expressing a wild-type </w:t>
      </w:r>
      <w:r>
        <w:rPr>
          <w:color w:val="#ff8000"/>
          <w:i/>
          <w:iCs/>
          <w:shd w:val="clear" w:color="" w:fill=""/>
        </w:rPr>
        <w:t xml:space="preserve">gbb-1</w:t>
      </w:r>
      <w:r>
        <w:rPr>
          <w:color w:val="#ff8000"/>
          <w:shd w:val="clear" w:color="" w:fill=""/>
        </w:rPr>
        <w:t xml:space="preserve"> cDNA under the endogenous promoter of </w:t>
      </w:r>
      <w:r>
        <w:rPr>
          <w:color w:val="#ff8000"/>
          <w:i/>
          <w:iCs/>
          <w:shd w:val="clear" w:color="" w:fill=""/>
        </w:rPr>
        <w:t xml:space="preserve">gbb-1</w:t>
      </w:r>
      <w:r>
        <w:rPr>
          <w:color w:val="#ff8000"/>
          <w:shd w:val="clear" w:color="" w:fill=""/>
        </w:rPr>
        <w:t xml:space="preserve">. Transgenic animals (n=16 animals) are compared with non-transgenic siblings (n=15 animals) with student’s </w:t>
      </w:r>
      <w:r>
        <w:rPr>
          <w:color w:val="#ff8000"/>
          <w:i/>
          <w:iCs/>
          <w:shd w:val="clear" w:color="" w:fill=""/>
        </w:rPr>
        <w:t xml:space="preserve">t</w:t>
      </w:r>
      <w:r>
        <w:rPr>
          <w:color w:val="#ff8000"/>
          <w:shd w:val="clear" w:color="" w:fill=""/>
        </w:rPr>
        <w:t xml:space="preserve">-test. (</w:t>
      </w:r>
      <w:r>
        <w:rPr>
          <w:rStyle w:val="partLabel"/>
        </w:rPr>
        <w:t xml:space="preserve">C-H</w:t>
      </w:r>
      <w:r>
        <w:rPr>
          <w:color w:val="#ff8000"/>
          <w:shd w:val="clear" w:color="" w:fill=""/>
        </w:rPr>
        <w:t xml:space="preserve">) </w:t>
      </w:r>
      <w:r>
        <w:rPr>
          <w:color w:val="#ff8000"/>
          <w:i/>
          <w:iCs/>
          <w:shd w:val="clear" w:color="" w:fill=""/>
        </w:rPr>
        <w:t xml:space="preserve">gbb-1 </w:t>
      </w:r>
      <w:r>
        <w:rPr>
          <w:color w:val="#ff8000"/>
          <w:shd w:val="clear" w:color="" w:fill=""/>
        </w:rPr>
        <w:t xml:space="preserve">is expressed in head neurons, including SMD. </w:t>
      </w:r>
      <w:r>
        <w:rPr>
          <w:color w:val="#ff8000"/>
          <w:i/>
          <w:iCs/>
          <w:shd w:val="clear" w:color="" w:fill=""/>
        </w:rPr>
        <w:t xml:space="preserve">Pglr-1::mCherry </w:t>
      </w:r>
      <w:r>
        <w:rPr>
          <w:color w:val="#ff8000"/>
          <w:shd w:val="clear" w:color="" w:fill=""/>
        </w:rPr>
        <w:t xml:space="preserve">is expressed in SMD and several other neurons. The expression of </w:t>
      </w:r>
      <w:r>
        <w:rPr>
          <w:color w:val="#ff8000"/>
          <w:i/>
          <w:iCs/>
          <w:shd w:val="clear" w:color="" w:fill=""/>
        </w:rPr>
        <w:t xml:space="preserve">Pgbb-1::gfp </w:t>
      </w:r>
      <w:r>
        <w:rPr>
          <w:color w:val="#ff8000"/>
          <w:shd w:val="clear" w:color="" w:fill=""/>
        </w:rPr>
        <w:t xml:space="preserve">and </w:t>
      </w:r>
      <w:r>
        <w:rPr>
          <w:color w:val="#ff8000"/>
          <w:i/>
          <w:iCs/>
          <w:shd w:val="clear" w:color="" w:fill=""/>
        </w:rPr>
        <w:t xml:space="preserve">Pglr-1::mCherry </w:t>
      </w:r>
      <w:r>
        <w:rPr>
          <w:color w:val="#ff8000"/>
          <w:shd w:val="clear" w:color="" w:fill=""/>
        </w:rPr>
        <w:t xml:space="preserve">overlap in SMD. Arrows denote SMDD or SMDV neuron. A, anterior; D, dorsal. (</w:t>
      </w:r>
      <w:r>
        <w:rPr>
          <w:rStyle w:val="partLabel"/>
        </w:rPr>
        <w:t xml:space="preserve">I, J</w:t>
      </w:r>
      <w:r>
        <w:rPr>
          <w:color w:val="#ff8000"/>
          <w:shd w:val="clear" w:color="" w:fill=""/>
        </w:rPr>
        <w:t xml:space="preserve">) The exaggerated head bending in </w:t>
      </w:r>
      <w:r>
        <w:rPr>
          <w:color w:val="#ff8000"/>
          <w:i/>
          <w:iCs/>
          <w:shd w:val="clear" w:color="" w:fill=""/>
        </w:rPr>
        <w:t xml:space="preserve">gbb-1(tm1406) </w:t>
      </w:r>
      <w:r>
        <w:rPr>
          <w:color w:val="#ff8000"/>
          <w:shd w:val="clear" w:color="" w:fill=""/>
        </w:rPr>
        <w:t xml:space="preserve">mutants is rescued by expressing a wild-type </w:t>
      </w:r>
      <w:r>
        <w:rPr>
          <w:color w:val="#ff8000"/>
          <w:i/>
          <w:iCs/>
          <w:shd w:val="clear" w:color="" w:fill=""/>
        </w:rPr>
        <w:t xml:space="preserve">gbb-1 </w:t>
      </w:r>
      <w:r>
        <w:rPr>
          <w:color w:val="#ff8000"/>
          <w:shd w:val="clear" w:color="" w:fill=""/>
        </w:rPr>
        <w:t xml:space="preserve">cDNA under the </w:t>
      </w:r>
      <w:r>
        <w:rPr>
          <w:color w:val="#ff8000"/>
          <w:i/>
          <w:iCs/>
          <w:shd w:val="clear" w:color="" w:fill=""/>
        </w:rPr>
        <w:t xml:space="preserve">glr-1 </w:t>
      </w:r>
      <w:r>
        <w:rPr>
          <w:color w:val="#ff8000"/>
          <w:shd w:val="clear" w:color="" w:fill=""/>
        </w:rPr>
        <w:t xml:space="preserve">promoter (</w:t>
      </w:r>
      <w:r>
        <w:rPr>
          <w:rStyle w:val="partLabel"/>
        </w:rPr>
        <w:t xml:space="preserve">I</w:t>
      </w:r>
      <w:r>
        <w:rPr>
          <w:color w:val="#ff8000"/>
          <w:shd w:val="clear" w:color="" w:fill=""/>
        </w:rPr>
        <w:t xml:space="preserve">) or the </w:t>
      </w:r>
      <w:r>
        <w:rPr>
          <w:color w:val="#ff8000"/>
          <w:i/>
          <w:iCs/>
          <w:shd w:val="clear" w:color="" w:fill=""/>
        </w:rPr>
        <w:t xml:space="preserve">lad-2 </w:t>
      </w:r>
      <w:r>
        <w:rPr>
          <w:color w:val="#ff8000"/>
          <w:shd w:val="clear" w:color="" w:fill=""/>
        </w:rPr>
        <w:t xml:space="preserve">promoter (</w:t>
      </w:r>
      <w:r>
        <w:rPr>
          <w:rStyle w:val="partLabel"/>
        </w:rPr>
        <w:t xml:space="preserve">J</w:t>
      </w:r>
      <w:r>
        <w:rPr>
          <w:color w:val="#ff8000"/>
          <w:shd w:val="clear" w:color="" w:fill=""/>
        </w:rPr>
        <w:t xml:space="preserve">). Transgenic animals (n ≥ 14 animals) are compared with non-transgenic siblings (</w:t>
      </w:r>
      <w:r>
        <w:rPr>
          <w:color w:val="#ff8000"/>
          <w:i/>
          <w:iCs/>
          <w:shd w:val="clear" w:color="" w:fill=""/>
        </w:rPr>
        <w:t xml:space="preserve">n </w:t>
      </w:r>
      <w:r>
        <w:rPr>
          <w:color w:val="#ff8000"/>
          <w:shd w:val="clear" w:color="" w:fill=""/>
        </w:rPr>
        <w:t xml:space="preserve">≥ 13 animals) with student’s </w:t>
      </w:r>
      <w:r>
        <w:rPr>
          <w:color w:val="#ff8000"/>
          <w:i/>
          <w:iCs/>
          <w:shd w:val="clear" w:color="" w:fill=""/>
        </w:rPr>
        <w:t xml:space="preserve">t</w:t>
      </w:r>
      <w:r>
        <w:rPr>
          <w:color w:val="#ff8000"/>
          <w:shd w:val="clear" w:color="" w:fill=""/>
        </w:rPr>
        <w:t xml:space="preserve">-test. (</w:t>
      </w:r>
      <w:r>
        <w:rPr>
          <w:rStyle w:val="partLabel"/>
        </w:rPr>
        <w:t xml:space="preserve">K</w:t>
      </w:r>
      <w:r>
        <w:rPr>
          <w:color w:val="#ff8000"/>
          <w:shd w:val="clear" w:color="" w:fill=""/>
        </w:rPr>
        <w:t xml:space="preserve">), SMD-ablated animals show decreased head bending amplitude. Neuron-ablated animals are compared with mock controls with Student’s </w:t>
      </w:r>
      <w:r>
        <w:rPr>
          <w:color w:val="#ff8000"/>
          <w:i/>
          <w:iCs/>
          <w:shd w:val="clear" w:color="" w:fill=""/>
        </w:rPr>
        <w:t xml:space="preserve">t</w:t>
      </w:r>
      <w:r>
        <w:rPr>
          <w:color w:val="#ff8000"/>
          <w:shd w:val="clear" w:color="" w:fill=""/>
        </w:rPr>
        <w:t xml:space="preserve">-test, n = 9 animals each. For all, ***p&lt;0.001, **p&lt;0.01, *p&lt;0.05, Mean ± SEM; while similar effects were usually observed in more than one transgenic lines, the effect of each transgene is reported with the results from one transgenic line.</w:t>
      </w:r>
    </w:p>
    <w:p>
      <w:pPr/>
      <w:r>
        <w:pict>
          <v:shape type="#_x0000_t75" style="width:500px; height:336.07714016933px; margin-left:0px; margin-top:0px; mso-position-horizontal:left; mso-position-vertical:top; mso-position-horizontal-relative:char; mso-position-vertical-relative:line; z-index:-2147483647;">
            <v:imagedata r:id="rId83" o:title=""/>
          </v:shape>
        </w:pict>
      </w:r>
    </w:p>
    <w:p>
      <w:pPr>
        <w:pStyle w:val="jrnlFigBlock"/>
      </w:pPr>
    </w:p>
    <w:p>
      <w:pPr>
        <w:pStyle w:val="jrnlFigCaption"/>
      </w:pPr>
      <w:bookmarkStart w:id="16" w:name="F5-S1"/>
      <w:bookmarkEnd w:id="16"/>
      <w:r>
        <w:rPr>
          <w:rStyle w:val="label"/>
        </w:rPr>
        <w:t xml:space="preserve">Figure 5—figure supplement 1.</w:t>
      </w:r>
      <w:r>
        <w:rPr>
          <w:color w:val="#ff8000"/>
          <w:shd w:val="clear" w:color="" w:fill=""/>
        </w:rPr>
        <w:t xml:space="preserve"> The </w:t>
      </w:r>
      <w:r>
        <w:rPr>
          <w:color w:val="#ff8000"/>
          <w:i/>
          <w:iCs/>
          <w:shd w:val="clear" w:color="" w:fill=""/>
        </w:rPr>
        <w:t xml:space="preserve">gbb-1(tm1406);gbb-2(tm1165)</w:t>
      </w:r>
      <w:r>
        <w:rPr>
          <w:color w:val="#ff8000"/>
          <w:shd w:val="clear" w:color="" w:fill=""/>
        </w:rPr>
        <w:t xml:space="preserve"> double mutant animals show increased head bending amplitude, similarly as the </w:t>
      </w:r>
      <w:r>
        <w:rPr>
          <w:color w:val="#ff8000"/>
          <w:i/>
          <w:iCs/>
          <w:shd w:val="clear" w:color="" w:fill=""/>
        </w:rPr>
        <w:t xml:space="preserve">gbb-1(tm1406)</w:t>
      </w:r>
      <w:r>
        <w:rPr>
          <w:color w:val="#ff8000"/>
          <w:shd w:val="clear" w:color="" w:fill=""/>
        </w:rPr>
        <w:t xml:space="preserve"> single mutants.</w:t>
      </w:r>
    </w:p>
    <w:p>
      <w:pPr>
        <w:pStyle w:val="jrnlFigCaption"/>
      </w:pPr>
      <w:r>
        <w:rPr>
          <w:color w:val="#ff8000"/>
          <w:shd w:val="clear" w:color="" w:fill=""/>
        </w:rPr>
        <w:t xml:space="preserve">Student’s </w:t>
      </w:r>
      <w:r>
        <w:rPr>
          <w:color w:val="#ff8000"/>
          <w:i/>
          <w:iCs/>
          <w:shd w:val="clear" w:color="" w:fill=""/>
        </w:rPr>
        <w:t xml:space="preserve">t</w:t>
      </w:r>
      <w:r>
        <w:rPr>
          <w:color w:val="#ff8000"/>
          <w:shd w:val="clear" w:color="" w:fill=""/>
        </w:rPr>
        <w:t xml:space="preserve">-test, **p&lt;0.01, n ≥ 9 animals, Mean ± SEM.</w:t>
      </w:r>
    </w:p>
    <w:p>
      <w:pPr/>
      <w:r>
        <w:pict>
          <v:shape type="#_x0000_t75" style="width:500px; height:640.33850493653px; margin-left:0px; margin-top:0px; mso-position-horizontal:left; mso-position-vertical:top; mso-position-horizontal-relative:char; mso-position-vertical-relative:line; z-index:-2147483647;">
            <v:imagedata r:id="rId84" o:title=""/>
          </v:shape>
        </w:pict>
      </w:r>
    </w:p>
    <w:p>
      <w:pPr>
        <w:pStyle w:val="jrnlSecPara"/>
      </w:pPr>
      <w:r>
        <w:rPr>
          <w:sz w:val="22"/>
          <w:szCs w:val="22"/>
          <w:shd w:val="clear" w:color="" w:fill=""/>
        </w:rPr>
        <w:t xml:space="preserve">Next, we sought the functional site of GBB-1. Previously, it was shown that a GFP reporter driven by the </w:t>
      </w:r>
      <w:r>
        <w:rPr>
          <w:sz w:val="22"/>
          <w:szCs w:val="22"/>
          <w:i/>
          <w:iCs/>
          <w:shd w:val="clear" w:color="" w:fill=""/>
        </w:rPr>
        <w:t xml:space="preserve">gbb-1</w:t>
      </w:r>
      <w:r>
        <w:rPr>
          <w:sz w:val="22"/>
          <w:szCs w:val="22"/>
          <w:shd w:val="clear" w:color="" w:fill=""/>
        </w:rPr>
        <w:t xml:space="preserve"> promoter was expressed in the cholinergic neurons along the ventral nerve cord, but not in the GABAergic neurons or muscles (</w:t>
      </w:r>
      <w:hyperlink w:anchor="R24" w:history="1">
        <w:r>
          <w:rPr>
            <w:rStyle w:val="jrnlBibRef"/>
          </w:rPr>
          <w:t xml:space="preserve">Dittman and Kaplan, 2008</w:t>
        </w:r>
      </w:hyperlink>
      <w:r>
        <w:rPr>
          <w:sz w:val="22"/>
          <w:szCs w:val="22"/>
          <w:shd w:val="clear" w:color="" w:fill=""/>
        </w:rPr>
        <w:t xml:space="preserve">). We found that the transcriptional reporter of </w:t>
      </w:r>
      <w:r>
        <w:rPr>
          <w:sz w:val="22"/>
          <w:szCs w:val="22"/>
          <w:i/>
          <w:iCs/>
          <w:shd w:val="clear" w:color="" w:fill=""/>
        </w:rPr>
        <w:t xml:space="preserve">gbb-1 </w:t>
      </w:r>
      <w:r>
        <w:rPr>
          <w:sz w:val="22"/>
          <w:szCs w:val="22"/>
          <w:shd w:val="clear" w:color="" w:fill=""/>
        </w:rPr>
        <w:t xml:space="preserve">was also expressed in a number of head neurons, including SMD (</w:t>
      </w:r>
      <w:hyperlink w:anchor="F5" w:history="1">
        <w:r>
          <w:rPr>
            <w:rStyle w:val="jrnlFigRef"/>
          </w:rPr>
          <w:t xml:space="preserve">Figure 5C–H</w:t>
        </w:r>
      </w:hyperlink>
      <w:r>
        <w:rPr>
          <w:sz w:val="22"/>
          <w:szCs w:val="22"/>
          <w:shd w:val="clear" w:color="" w:fill=""/>
        </w:rPr>
        <w:t xml:space="preserve">). Importantly, expressing the wild-type </w:t>
      </w:r>
      <w:r>
        <w:rPr>
          <w:sz w:val="22"/>
          <w:szCs w:val="22"/>
          <w:i/>
          <w:iCs/>
          <w:shd w:val="clear" w:color="" w:fill=""/>
        </w:rPr>
        <w:t xml:space="preserve">gbb-1</w:t>
      </w:r>
      <w:r>
        <w:rPr>
          <w:sz w:val="22"/>
          <w:szCs w:val="22"/>
          <w:shd w:val="clear" w:color="" w:fill=""/>
        </w:rPr>
        <w:t xml:space="preserve"> cDNA with the </w:t>
      </w:r>
      <w:r>
        <w:rPr>
          <w:sz w:val="22"/>
          <w:szCs w:val="22"/>
          <w:i/>
          <w:iCs/>
          <w:shd w:val="clear" w:color="" w:fill=""/>
        </w:rPr>
        <w:t xml:space="preserve">glr-1</w:t>
      </w:r>
      <w:r>
        <w:rPr>
          <w:sz w:val="22"/>
          <w:szCs w:val="22"/>
          <w:shd w:val="clear" w:color="" w:fill=""/>
        </w:rPr>
        <w:t xml:space="preserve"> or </w:t>
      </w:r>
      <w:r>
        <w:rPr>
          <w:sz w:val="22"/>
          <w:szCs w:val="22"/>
          <w:i/>
          <w:iCs/>
          <w:shd w:val="clear" w:color="" w:fill=""/>
        </w:rPr>
        <w:t xml:space="preserve">lad-2</w:t>
      </w:r>
      <w:r>
        <w:rPr>
          <w:sz w:val="22"/>
          <w:szCs w:val="22"/>
          <w:shd w:val="clear" w:color="" w:fill=""/>
        </w:rPr>
        <w:t xml:space="preserve"> promoter restored normal head bending in the </w:t>
      </w:r>
      <w:r>
        <w:rPr>
          <w:sz w:val="22"/>
          <w:szCs w:val="22"/>
          <w:i/>
          <w:iCs/>
          <w:shd w:val="clear" w:color="" w:fill=""/>
        </w:rPr>
        <w:t xml:space="preserve">gbb-1(tm1406) </w:t>
      </w:r>
      <w:r>
        <w:rPr>
          <w:sz w:val="22"/>
          <w:szCs w:val="22"/>
          <w:shd w:val="clear" w:color="" w:fill=""/>
        </w:rPr>
        <w:t xml:space="preserve">mutant animals (</w:t>
      </w:r>
      <w:hyperlink w:anchor="F5" w:history="1">
        <w:r>
          <w:rPr>
            <w:rStyle w:val="jrnlFigRef"/>
          </w:rPr>
          <w:t xml:space="preserve">Figure 5I and J</w:t>
        </w:r>
      </w:hyperlink>
      <w:r>
        <w:rPr>
          <w:sz w:val="22"/>
          <w:szCs w:val="22"/>
          <w:shd w:val="clear" w:color="" w:fill=""/>
        </w:rPr>
        <w:t xml:space="preserve">). Among the head motor neurons, the expression of </w:t>
      </w:r>
      <w:r>
        <w:rPr>
          <w:sz w:val="22"/>
          <w:szCs w:val="22"/>
          <w:i/>
          <w:iCs/>
          <w:shd w:val="clear" w:color="" w:fill=""/>
        </w:rPr>
        <w:t xml:space="preserve">Pglr-1::gbb-1</w:t>
      </w:r>
      <w:r>
        <w:rPr>
          <w:sz w:val="22"/>
          <w:szCs w:val="22"/>
          <w:shd w:val="clear" w:color="" w:fill=""/>
        </w:rPr>
        <w:t xml:space="preserve"> and </w:t>
      </w:r>
      <w:r>
        <w:rPr>
          <w:sz w:val="22"/>
          <w:szCs w:val="22"/>
          <w:i/>
          <w:iCs/>
          <w:shd w:val="clear" w:color="" w:fill=""/>
        </w:rPr>
        <w:t xml:space="preserve">Plad-2::gbb-1</w:t>
      </w:r>
      <w:r>
        <w:rPr>
          <w:sz w:val="22"/>
          <w:szCs w:val="22"/>
          <w:shd w:val="clear" w:color="" w:fill=""/>
        </w:rPr>
        <w:t xml:space="preserve"> consistently overlaps in the SMD neurons (</w:t>
      </w:r>
      <w:hyperlink w:anchor="R12" w:history="1">
        <w:r>
          <w:rPr>
            <w:rStyle w:val="jrnlBibRef"/>
          </w:rPr>
          <w:t xml:space="preserve">Brockie et al., 2001</w:t>
        </w:r>
      </w:hyperlink>
      <w:r>
        <w:rPr>
          <w:sz w:val="22"/>
          <w:szCs w:val="22"/>
          <w:shd w:val="clear" w:color="" w:fill=""/>
        </w:rPr>
        <w:t xml:space="preserve">; </w:t>
      </w:r>
      <w:hyperlink w:anchor="R33" w:history="1">
        <w:r>
          <w:rPr>
            <w:rStyle w:val="jrnlBibRef"/>
          </w:rPr>
          <w:t xml:space="preserve">Hendricks et al., 2012</w:t>
        </w:r>
      </w:hyperlink>
      <w:r>
        <w:rPr>
          <w:sz w:val="22"/>
          <w:szCs w:val="22"/>
          <w:shd w:val="clear" w:color="" w:fill=""/>
        </w:rPr>
        <w:t xml:space="preserve">; </w:t>
      </w:r>
      <w:hyperlink w:anchor="R69" w:history="1">
        <w:r>
          <w:rPr>
            <w:rStyle w:val="jrnlBibRef"/>
          </w:rPr>
          <w:t xml:space="preserve">Wang et al., 2008</w:t>
        </w:r>
      </w:hyperlink>
      <w:r>
        <w:rPr>
          <w:sz w:val="22"/>
          <w:szCs w:val="22"/>
          <w:shd w:val="clear" w:color="" w:fill=""/>
        </w:rPr>
        <w:t xml:space="preserve">). Together, these results indicate that the GABA</w:t>
      </w:r>
      <w:r>
        <w:rPr>
          <w:sz w:val="22"/>
          <w:szCs w:val="22"/>
          <w:vertAlign w:val="subscript"/>
          <w:shd w:val="clear" w:color="" w:fill=""/>
        </w:rPr>
        <w:t xml:space="preserve">B</w:t>
      </w:r>
      <w:r>
        <w:rPr>
          <w:sz w:val="22"/>
          <w:szCs w:val="22"/>
          <w:shd w:val="clear" w:color="" w:fill=""/>
        </w:rPr>
        <w:t xml:space="preserve"> receptor acts in SMD to limit the amplitude of head bending and suggest that RME restrict head bending by negatively regulating SMD. This conclusion predicts that inhibiting SMD should generate smaller head bending. Consistently, we found that ablating SMD neurons significantly reduced the amplitude of head bending, indicating that SMD promote the amplitude of head bending (</w:t>
      </w:r>
      <w:hyperlink w:anchor="F5" w:history="1">
        <w:r>
          <w:rPr>
            <w:rStyle w:val="jrnlFigRef"/>
          </w:rPr>
          <w:t xml:space="preserve">Figure 5K</w:t>
        </w:r>
      </w:hyperlink>
      <w:r>
        <w:rPr>
          <w:sz w:val="22"/>
          <w:szCs w:val="22"/>
          <w:shd w:val="clear" w:color="" w:fill=""/>
        </w:rPr>
        <w:t xml:space="preserve"> and </w:t>
      </w:r>
      <w:hyperlink w:anchor="V7" w:history="1">
        <w:r>
          <w:rPr>
            <w:rStyle w:val="jrnlVidRef"/>
          </w:rPr>
          <w:t xml:space="preserve">Video 7</w:t>
        </w:r>
      </w:hyperlink>
      <w:r>
        <w:rPr>
          <w:sz w:val="22"/>
          <w:szCs w:val="22"/>
          <w:shd w:val="clear" w:color="" w:fill=""/>
        </w:rPr>
        <w:t xml:space="preserve">). Together, these results indicate that the RME GABAergic neurotransmission limits the amplitude of head bending by inhibiting SMD, which positively regulate head undulation. Interestingly, there is only one synapse identified from RMED and RMEV to the four SMD neurons [RMEV→SMDD</w:t>
      </w:r>
      <w:r>
        <w:rPr>
          <w:sz w:val="22"/>
          <w:szCs w:val="22"/>
          <w:u w:val="single"/>
          <w:shd w:val="clear" w:color="" w:fill=""/>
        </w:rPr>
        <w:t xml:space="preserve">R</w:t>
      </w:r>
      <w:r>
        <w:rPr>
          <w:sz w:val="22"/>
          <w:szCs w:val="22"/>
          <w:shd w:val="clear" w:color="" w:fill=""/>
        </w:rPr>
        <w:t xml:space="preserve">(Right)] (</w:t>
      </w:r>
      <w:hyperlink w:anchor="R72" w:history="1">
        <w:r>
          <w:rPr>
            <w:rStyle w:val="jrnlBibRef"/>
          </w:rPr>
          <w:t xml:space="preserve">White et al., 1986</w:t>
        </w:r>
      </w:hyperlink>
      <w:r>
        <w:rPr>
          <w:sz w:val="22"/>
          <w:szCs w:val="22"/>
          <w:shd w:val="clear" w:color="" w:fill=""/>
        </w:rPr>
        <w:t xml:space="preserve">). Therefore, it is conceivable that the RME GABAergic neurons regulate SMD through extrasynaptic neurotransmission via the G-protein coupled GABAergic receptor GBB-1/GBB-2.</w:t>
      </w:r>
    </w:p>
    <w:p>
      <w:pPr>
        <w:pStyle w:val="jrnlVidBlock"/>
      </w:pPr>
      <w:r>
        <w:rPr>
          <w:shd w:val="clear" w:color="" w:fill=""/>
        </w:rPr>
        <w:t xml:space="preserve"/>
      </w:r>
    </w:p>
    <w:p/>
    <w:p>
      <w:pPr>
        <w:pStyle w:val="jrnlVidCaption"/>
      </w:pPr>
      <w:bookmarkStart w:id="17" w:name="V7"/>
      <w:bookmarkEnd w:id="17"/>
      <w:r>
        <w:rPr>
          <w:rStyle w:val="label"/>
        </w:rPr>
        <w:t xml:space="preserve">Video 7. </w:t>
      </w:r>
      <w:r>
        <w:rPr>
          <w:shd w:val="clear" w:color="" w:fill=""/>
        </w:rPr>
        <w:t xml:space="preserve">Undulatory movement of a wild-type animal with SMDD and SMDV neurons ablated.</w:t>
      </w:r>
    </w:p>
    <w:p>
      <w:pPr>
        <w:pStyle w:val="jrnlVidCaption"/>
      </w:pPr>
      <w:r>
        <w:rPr>
          <w:shd w:val="clear" w:color="" w:fill=""/>
        </w:rPr>
        <w:t xml:space="preserve">The animal moves towards lower-right corner on an agar plate at the beginning of the movie. Note the reduced head bending amplitude in the animal.</w:t>
      </w:r>
    </w:p>
    <w:p>
      <w:pPr>
        <w:pStyle w:val="jrnlHead2"/>
      </w:pPr>
      <w:r>
        <w:rPr>
          <w:color w:val="#134985"/>
          <w:sz w:val="46"/>
          <w:szCs w:val="46"/>
          <w:b/>
          <w:shd w:val="clear" w:color="" w:fill=""/>
        </w:rPr>
        <w:t xml:space="preserve">Optogenetic analysis of the RME GABAergic modulatory signal</w:t>
      </w:r>
    </w:p>
    <w:p>
      <w:pPr>
        <w:pStyle w:val="jrnlSecPara"/>
      </w:pPr>
      <w:r>
        <w:rPr>
          <w:sz w:val="22"/>
          <w:szCs w:val="22"/>
          <w:shd w:val="clear" w:color="" w:fill=""/>
        </w:rPr>
        <w:t xml:space="preserve">Our results propose that during head undulation a cholinergic signal from SMD neurons, which exhibit head bending-correlated activity and facilitate head bending, drives the oscillatory activity of the GABAergic RME motor neurons that subsequently inhibit SMD to restrain head bending. RME and SMD signal to each other through extrasynaptic neurotransmission via the muscarinic acetylcholine receptor GAR-2 and the metabotropic GABAergic receptor GBB-1/GBB-2. This small circuit provides a real-time modulatory mechanism whereby the head bending can be regulated during the movement to generate a precisely controlled locomotory pattern.</w:t>
      </w:r>
    </w:p>
    <w:p>
      <w:pPr>
        <w:pStyle w:val="jrnlSecPara"/>
      </w:pPr>
      <w:r>
        <w:rPr>
          <w:sz w:val="22"/>
          <w:szCs w:val="22"/>
          <w:shd w:val="clear" w:color="" w:fill=""/>
        </w:rPr>
        <w:t xml:space="preserve">To further test this model and the causal role of the modulatory function of the RME GABAergic signal in regulating head bending, we turned to optogenetics. We acutely manipulated the activity of RME in moving animals by inhibiting or activating it with optogenetics and measured the resulting behavioral effects. We first tested the effect of inhibiting RME using transgenic animals that expressed the light-sensitive proton pump archaerhodopsin (Arch) in all GABAergic neurons (</w:t>
      </w:r>
      <w:hyperlink w:anchor="R18" w:history="1">
        <w:r>
          <w:rPr>
            <w:rStyle w:val="jrnlBibRef"/>
          </w:rPr>
          <w:t xml:space="preserve">Chow et al., 2010</w:t>
        </w:r>
      </w:hyperlink>
      <w:r>
        <w:rPr>
          <w:sz w:val="22"/>
          <w:szCs w:val="22"/>
          <w:shd w:val="clear" w:color="" w:fill=""/>
        </w:rPr>
        <w:t xml:space="preserve">; </w:t>
      </w:r>
      <w:hyperlink w:anchor="R53" w:history="1">
        <w:r>
          <w:rPr>
            <w:rStyle w:val="jrnlBibRef"/>
          </w:rPr>
          <w:t xml:space="preserve">Okazaki et al., 2012</w:t>
        </w:r>
      </w:hyperlink>
      <w:r>
        <w:rPr>
          <w:sz w:val="22"/>
          <w:szCs w:val="22"/>
          <w:shd w:val="clear" w:color="" w:fill=""/>
        </w:rPr>
        <w:t xml:space="preserve">). Using an illumination system, CoLBeRT, that tracked the position of a moving animal and illuminated selected regions on the worm body [Materials and methods and (</w:t>
      </w:r>
      <w:hyperlink w:anchor="R44" w:history="1">
        <w:r>
          <w:rPr>
            <w:rStyle w:val="jrnlBibRef"/>
          </w:rPr>
          <w:t xml:space="preserve">Leifer et al., 2011</w:t>
        </w:r>
      </w:hyperlink>
      <w:r>
        <w:rPr>
          <w:sz w:val="22"/>
          <w:szCs w:val="22"/>
          <w:shd w:val="clear" w:color="" w:fill=""/>
        </w:rPr>
        <w:t xml:space="preserve">)], we followed movement of freely-moving animals and selectively illuminated RME neurons with a green laser. We found that during forward movement optogenetic inhibition of RME caused exaggerated head deflection, mimicking the effect of RME ablation (</w:t>
      </w:r>
      <w:hyperlink w:anchor="F6" w:history="1">
        <w:r>
          <w:rPr>
            <w:rStyle w:val="jrnlFigRef"/>
          </w:rPr>
          <w:t xml:space="preserve">Figure 6A,C</w:t>
        </w:r>
      </w:hyperlink>
      <w:r>
        <w:rPr>
          <w:sz w:val="22"/>
          <w:szCs w:val="22"/>
          <w:shd w:val="clear" w:color="" w:fill=""/>
        </w:rPr>
        <w:t xml:space="preserve"> and </w:t>
      </w:r>
      <w:hyperlink w:anchor="V8" w:history="1">
        <w:r>
          <w:rPr>
            <w:rStyle w:val="jrnlVidRef"/>
          </w:rPr>
          <w:t xml:space="preserve">Video 8</w:t>
        </w:r>
      </w:hyperlink>
      <w:r>
        <w:rPr>
          <w:sz w:val="22"/>
          <w:szCs w:val="22"/>
          <w:shd w:val="clear" w:color="" w:fill=""/>
        </w:rPr>
        <w:t xml:space="preserve">). The head bending amplitude returned to normal upon the removal of green light (</w:t>
      </w:r>
      <w:hyperlink w:anchor="V8" w:history="1">
        <w:r>
          <w:rPr>
            <w:rStyle w:val="jrnlVidRef"/>
          </w:rPr>
          <w:t xml:space="preserve">Video 8</w:t>
        </w:r>
      </w:hyperlink>
      <w:r>
        <w:rPr>
          <w:sz w:val="22"/>
          <w:szCs w:val="22"/>
          <w:shd w:val="clear" w:color="" w:fill=""/>
        </w:rPr>
        <w:t xml:space="preserve">). Next, we examined the effect of RME activation in transgenic animals expressing the light-gated ion channel channelrhodopsin (ChR2) (</w:t>
      </w:r>
      <w:hyperlink w:anchor="R10" w:history="1">
        <w:r>
          <w:rPr>
            <w:rStyle w:val="jrnlBibRef"/>
          </w:rPr>
          <w:t xml:space="preserve">Boyden et al., 2005</w:t>
        </w:r>
      </w:hyperlink>
      <w:r>
        <w:rPr>
          <w:sz w:val="22"/>
          <w:szCs w:val="22"/>
          <w:shd w:val="clear" w:color="" w:fill=""/>
        </w:rPr>
        <w:t xml:space="preserve">; </w:t>
      </w:r>
      <w:hyperlink w:anchor="R45" w:history="1">
        <w:r>
          <w:rPr>
            <w:rStyle w:val="jrnlBibRef"/>
          </w:rPr>
          <w:t xml:space="preserve">Liu et al., 2009</w:t>
        </w:r>
      </w:hyperlink>
      <w:r>
        <w:rPr>
          <w:sz w:val="22"/>
          <w:szCs w:val="22"/>
          <w:shd w:val="clear" w:color="" w:fill=""/>
        </w:rPr>
        <w:t xml:space="preserve">; </w:t>
      </w:r>
      <w:hyperlink w:anchor="R51" w:history="1">
        <w:r>
          <w:rPr>
            <w:rStyle w:val="jrnlBibRef"/>
          </w:rPr>
          <w:t xml:space="preserve">Nagel et al., 2003</w:t>
        </w:r>
      </w:hyperlink>
      <w:r>
        <w:rPr>
          <w:sz w:val="22"/>
          <w:szCs w:val="22"/>
          <w:shd w:val="clear" w:color="" w:fill=""/>
        </w:rPr>
        <w:t xml:space="preserve">) in all the GABAergic neurons. In these experiments, we ablated a GABAergic interneuron RIS, because the process of RIS was adjacent to the soma of RME and optogenetic activation of RIS was shown to induce sleep-like quiescence (</w:t>
      </w:r>
      <w:hyperlink w:anchor="R68" w:history="1">
        <w:r>
          <w:rPr>
            <w:rStyle w:val="jrnlBibRef"/>
          </w:rPr>
          <w:t xml:space="preserve">Turek et al., 2013</w:t>
        </w:r>
      </w:hyperlink>
      <w:r>
        <w:rPr>
          <w:sz w:val="22"/>
          <w:szCs w:val="22"/>
          <w:shd w:val="clear" w:color="" w:fill=""/>
        </w:rPr>
        <w:t xml:space="preserve">), potentially interfering with the behavioral effects of activating RME. Ablating RIS by itself does not have a significant impact on the amplitude of head bending (</w:t>
      </w:r>
      <w:hyperlink w:anchor="R48" w:history="1">
        <w:r>
          <w:rPr>
            <w:rStyle w:val="jrnlBibRef"/>
          </w:rPr>
          <w:t xml:space="preserve">McIntire et al., 1993b</w:t>
        </w:r>
      </w:hyperlink>
      <w:r>
        <w:rPr>
          <w:sz w:val="22"/>
          <w:szCs w:val="22"/>
          <w:shd w:val="clear" w:color="" w:fill=""/>
        </w:rPr>
        <w:t xml:space="preserve">). We found that optogenetic activation of RME, which was achieved by selective illumination of blue light with the CoLBeRT system [Materials and methods (</w:t>
      </w:r>
      <w:hyperlink w:anchor="R44" w:history="1">
        <w:r>
          <w:rPr>
            <w:rStyle w:val="jrnlBibRef"/>
          </w:rPr>
          <w:t xml:space="preserve">Leifer et al., 2011</w:t>
        </w:r>
      </w:hyperlink>
      <w:r>
        <w:rPr>
          <w:sz w:val="22"/>
          <w:szCs w:val="22"/>
          <w:shd w:val="clear" w:color="" w:fill=""/>
        </w:rPr>
        <w:t xml:space="preserve">)], caused a significant reduction in the amplitude of head bending, mimicking the effect of SMD ablation (</w:t>
      </w:r>
      <w:hyperlink w:anchor="F6" w:history="1">
        <w:r>
          <w:rPr>
            <w:rStyle w:val="jrnlFigRef"/>
          </w:rPr>
          <w:t xml:space="preserve">Figure 6B,C</w:t>
        </w:r>
      </w:hyperlink>
      <w:r>
        <w:rPr>
          <w:sz w:val="22"/>
          <w:szCs w:val="22"/>
          <w:shd w:val="clear" w:color="" w:fill=""/>
        </w:rPr>
        <w:t xml:space="preserve"> and </w:t>
      </w:r>
      <w:hyperlink w:anchor="V9" w:history="1">
        <w:r>
          <w:rPr>
            <w:rStyle w:val="jrnlVidRef"/>
          </w:rPr>
          <w:t xml:space="preserve">Video 9</w:t>
        </w:r>
      </w:hyperlink>
      <w:r>
        <w:rPr>
          <w:sz w:val="22"/>
          <w:szCs w:val="22"/>
          <w:shd w:val="clear" w:color="" w:fill=""/>
        </w:rPr>
        <w:t xml:space="preserve">). Head bending amplitude returned to normal after removal of the blue light (</w:t>
      </w:r>
      <w:hyperlink w:anchor="V9" w:history="1">
        <w:r>
          <w:rPr>
            <w:rStyle w:val="jrnlVidRef"/>
          </w:rPr>
          <w:t xml:space="preserve">Video 9</w:t>
        </w:r>
      </w:hyperlink>
      <w:r>
        <w:rPr>
          <w:sz w:val="22"/>
          <w:szCs w:val="22"/>
          <w:shd w:val="clear" w:color="" w:fill=""/>
        </w:rPr>
        <w:t xml:space="preserve">). These results together indicate that inhibiting or activating RME in moving animals causally lead to increased or decreased head bending amplitude, respectively.</w:t>
      </w:r>
    </w:p>
    <w:p>
      <w:pPr>
        <w:pStyle w:val="jrnlFigBlock"/>
      </w:pPr>
    </w:p>
    <w:p>
      <w:pPr>
        <w:pStyle w:val="jrnlFigCaption"/>
      </w:pPr>
      <w:bookmarkStart w:id="18" w:name="F6"/>
      <w:bookmarkEnd w:id="18"/>
      <w:r>
        <w:rPr>
          <w:rStyle w:val="label"/>
        </w:rPr>
        <w:t xml:space="preserve">Figure 6.</w:t>
      </w:r>
      <w:r>
        <w:rPr>
          <w:color w:val="#ff8000"/>
          <w:shd w:val="clear" w:color="" w:fill=""/>
        </w:rPr>
        <w:t xml:space="preserve"> The activity of the RME GABAergic neurons is causally linked with head bending amplitude.</w:t>
      </w:r>
    </w:p>
    <w:p>
      <w:pPr>
        <w:pStyle w:val="jrnlFigCaption"/>
      </w:pPr>
      <w:r>
        <w:rPr>
          <w:color w:val="#ff8000"/>
          <w:shd w:val="clear" w:color="" w:fill=""/>
        </w:rPr>
        <w:t xml:space="preserve">(</w:t>
      </w:r>
      <w:r>
        <w:rPr>
          <w:rStyle w:val="partLabel"/>
        </w:rPr>
        <w:t xml:space="preserve">A</w:t>
      </w:r>
      <w:r>
        <w:rPr>
          <w:color w:val="#ff8000"/>
          <w:shd w:val="clear" w:color="" w:fill=""/>
        </w:rPr>
        <w:t xml:space="preserve">) Video images of locomotory behavior before and during green light illumination in a worm that expresses Arch in RME neurons. The illuminated head region is highlighted in green. (</w:t>
      </w:r>
      <w:r>
        <w:rPr>
          <w:rStyle w:val="partLabel"/>
        </w:rPr>
        <w:t xml:space="preserve">B</w:t>
      </w:r>
      <w:r>
        <w:rPr>
          <w:color w:val="#ff8000"/>
          <w:shd w:val="clear" w:color="" w:fill=""/>
        </w:rPr>
        <w:t xml:space="preserve">) Video images of locomotory behavior before and during blue light illumination in a worm that expresses ChR2 in RME neurons. The illuminated head region is highlighted in blue. (</w:t>
      </w:r>
      <w:r>
        <w:rPr>
          <w:rStyle w:val="partLabel"/>
        </w:rPr>
        <w:t xml:space="preserve">C</w:t>
      </w:r>
      <w:r>
        <w:rPr>
          <w:color w:val="#ff8000"/>
          <w:shd w:val="clear" w:color="" w:fill=""/>
        </w:rPr>
        <w:t xml:space="preserve">) Quantification of optogenetic effects on head bending amplitude in wild type, mutants and transgenic animals that express a wild-type </w:t>
      </w:r>
      <w:r>
        <w:rPr>
          <w:color w:val="#ff8000"/>
          <w:i/>
          <w:iCs/>
          <w:shd w:val="clear" w:color="" w:fill=""/>
        </w:rPr>
        <w:t xml:space="preserve">gbb-1 </w:t>
      </w:r>
      <w:r>
        <w:rPr>
          <w:color w:val="#ff8000"/>
          <w:shd w:val="clear" w:color="" w:fill=""/>
        </w:rPr>
        <w:t xml:space="preserve">cDNA under the </w:t>
      </w:r>
      <w:r>
        <w:rPr>
          <w:color w:val="#ff8000"/>
          <w:i/>
          <w:iCs/>
          <w:shd w:val="clear" w:color="" w:fill=""/>
        </w:rPr>
        <w:t xml:space="preserve">glr-1 </w:t>
      </w:r>
      <w:r>
        <w:rPr>
          <w:color w:val="#ff8000"/>
          <w:shd w:val="clear" w:color="" w:fill=""/>
        </w:rPr>
        <w:t xml:space="preserve">or </w:t>
      </w:r>
      <w:r>
        <w:rPr>
          <w:color w:val="#ff8000"/>
          <w:i/>
          <w:iCs/>
          <w:shd w:val="clear" w:color="" w:fill=""/>
        </w:rPr>
        <w:t xml:space="preserve">lad-2 </w:t>
      </w:r>
      <w:r>
        <w:rPr>
          <w:color w:val="#ff8000"/>
          <w:shd w:val="clear" w:color="" w:fill=""/>
        </w:rPr>
        <w:t xml:space="preserve">promoters in </w:t>
      </w:r>
      <w:r>
        <w:rPr>
          <w:color w:val="#ff8000"/>
          <w:i/>
          <w:iCs/>
          <w:shd w:val="clear" w:color="" w:fill=""/>
        </w:rPr>
        <w:t xml:space="preserve">unc-49;gbb-1</w:t>
      </w:r>
      <w:r>
        <w:rPr>
          <w:color w:val="#ff8000"/>
          <w:shd w:val="clear" w:color="" w:fill=""/>
        </w:rPr>
        <w:t xml:space="preserve"> background. Sample size: </w:t>
      </w:r>
      <w:r>
        <w:rPr>
          <w:color w:val="#ff8000"/>
          <w:i/>
          <w:iCs/>
          <w:shd w:val="clear" w:color="" w:fill=""/>
        </w:rPr>
        <w:t xml:space="preserve">RME::Arch </w:t>
      </w:r>
      <w:r>
        <w:rPr>
          <w:color w:val="#ff8000"/>
          <w:shd w:val="clear" w:color="" w:fill=""/>
        </w:rPr>
        <w:t xml:space="preserve">in wild type (</w:t>
      </w:r>
      <w:r>
        <w:rPr>
          <w:color w:val="#ff8000"/>
          <w:i/>
          <w:iCs/>
          <w:shd w:val="clear" w:color="" w:fill=""/>
        </w:rPr>
        <w:t xml:space="preserve">n </w:t>
      </w:r>
      <w:r>
        <w:rPr>
          <w:color w:val="#ff8000"/>
          <w:shd w:val="clear" w:color="" w:fill=""/>
        </w:rPr>
        <w:t xml:space="preserve">= 25 trials, 15 animals), </w:t>
      </w:r>
      <w:r>
        <w:rPr>
          <w:color w:val="#ff8000"/>
          <w:i/>
          <w:iCs/>
          <w:shd w:val="clear" w:color="" w:fill=""/>
        </w:rPr>
        <w:t xml:space="preserve">RME::ChR2 </w:t>
      </w:r>
      <w:r>
        <w:rPr>
          <w:color w:val="#ff8000"/>
          <w:shd w:val="clear" w:color="" w:fill=""/>
        </w:rPr>
        <w:t xml:space="preserve">in wild type (</w:t>
      </w:r>
      <w:r>
        <w:rPr>
          <w:color w:val="#ff8000"/>
          <w:i/>
          <w:iCs/>
          <w:shd w:val="clear" w:color="" w:fill=""/>
        </w:rPr>
        <w:t xml:space="preserve">n </w:t>
      </w:r>
      <w:r>
        <w:rPr>
          <w:color w:val="#ff8000"/>
          <w:shd w:val="clear" w:color="" w:fill=""/>
        </w:rPr>
        <w:t xml:space="preserve">= 98 trials, &gt;20 animals), </w:t>
      </w:r>
      <w:r>
        <w:rPr>
          <w:color w:val="#ff8000"/>
          <w:i/>
          <w:iCs/>
          <w:shd w:val="clear" w:color="" w:fill=""/>
        </w:rPr>
        <w:t xml:space="preserve">RME::ChR2 </w:t>
      </w:r>
      <w:r>
        <w:rPr>
          <w:color w:val="#ff8000"/>
          <w:shd w:val="clear" w:color="" w:fill=""/>
        </w:rPr>
        <w:t xml:space="preserve">in </w:t>
      </w:r>
      <w:r>
        <w:rPr>
          <w:color w:val="#ff8000"/>
          <w:i/>
          <w:iCs/>
          <w:shd w:val="clear" w:color="" w:fill=""/>
        </w:rPr>
        <w:t xml:space="preserve">unc-25(e156) (n </w:t>
      </w:r>
      <w:r>
        <w:rPr>
          <w:color w:val="#ff8000"/>
          <w:shd w:val="clear" w:color="" w:fill=""/>
        </w:rPr>
        <w:t xml:space="preserve">= 63 trials, 14 animals), </w:t>
      </w:r>
      <w:r>
        <w:rPr>
          <w:color w:val="#ff8000"/>
          <w:i/>
          <w:iCs/>
          <w:shd w:val="clear" w:color="" w:fill=""/>
        </w:rPr>
        <w:t xml:space="preserve">RME::ChR2 </w:t>
      </w:r>
      <w:r>
        <w:rPr>
          <w:color w:val="#ff8000"/>
          <w:shd w:val="clear" w:color="" w:fill=""/>
        </w:rPr>
        <w:t xml:space="preserve">in </w:t>
      </w:r>
      <w:r>
        <w:rPr>
          <w:color w:val="#ff8000"/>
          <w:i/>
          <w:iCs/>
          <w:shd w:val="clear" w:color="" w:fill=""/>
        </w:rPr>
        <w:t xml:space="preserve">unc-49(e407) (n </w:t>
      </w:r>
      <w:r>
        <w:rPr>
          <w:color w:val="#ff8000"/>
          <w:shd w:val="clear" w:color="" w:fill=""/>
        </w:rPr>
        <w:t xml:space="preserve">= 85 trials, 17 animals), </w:t>
      </w:r>
      <w:r>
        <w:rPr>
          <w:color w:val="#ff8000"/>
          <w:i/>
          <w:iCs/>
          <w:shd w:val="clear" w:color="" w:fill=""/>
        </w:rPr>
        <w:t xml:space="preserve">RME::ChR2 </w:t>
      </w:r>
      <w:r>
        <w:rPr>
          <w:color w:val="#ff8000"/>
          <w:shd w:val="clear" w:color="" w:fill=""/>
        </w:rPr>
        <w:t xml:space="preserve">in </w:t>
      </w:r>
      <w:r>
        <w:rPr>
          <w:color w:val="#ff8000"/>
          <w:i/>
          <w:iCs/>
          <w:shd w:val="clear" w:color="" w:fill=""/>
        </w:rPr>
        <w:t xml:space="preserve">gbb-1(tm1406) (n </w:t>
      </w:r>
      <w:r>
        <w:rPr>
          <w:color w:val="#ff8000"/>
          <w:shd w:val="clear" w:color="" w:fill=""/>
        </w:rPr>
        <w:t xml:space="preserve">= 81 trials, 11 animals), </w:t>
      </w:r>
      <w:r>
        <w:rPr>
          <w:color w:val="#ff8000"/>
          <w:i/>
          <w:iCs/>
          <w:shd w:val="clear" w:color="" w:fill=""/>
        </w:rPr>
        <w:t xml:space="preserve">RME::ChR2 </w:t>
      </w:r>
      <w:r>
        <w:rPr>
          <w:color w:val="#ff8000"/>
          <w:shd w:val="clear" w:color="" w:fill=""/>
        </w:rPr>
        <w:t xml:space="preserve">in </w:t>
      </w:r>
      <w:r>
        <w:rPr>
          <w:color w:val="#ff8000"/>
          <w:i/>
          <w:iCs/>
          <w:shd w:val="clear" w:color="" w:fill=""/>
        </w:rPr>
        <w:t xml:space="preserve">unc-49(e407); gbb-1(tm1406) (n </w:t>
      </w:r>
      <w:r>
        <w:rPr>
          <w:color w:val="#ff8000"/>
          <w:shd w:val="clear" w:color="" w:fill=""/>
        </w:rPr>
        <w:t xml:space="preserve">= 83 trials, 6 animals), </w:t>
      </w:r>
      <w:r>
        <w:rPr>
          <w:color w:val="#ff8000"/>
          <w:i/>
          <w:iCs/>
          <w:shd w:val="clear" w:color="" w:fill=""/>
        </w:rPr>
        <w:t xml:space="preserve">RME::ChR2 </w:t>
      </w:r>
      <w:r>
        <w:rPr>
          <w:color w:val="#ff8000"/>
          <w:shd w:val="clear" w:color="" w:fill=""/>
        </w:rPr>
        <w:t xml:space="preserve">in </w:t>
      </w:r>
      <w:r>
        <w:rPr>
          <w:color w:val="#ff8000"/>
          <w:i/>
          <w:iCs/>
          <w:shd w:val="clear" w:color="" w:fill=""/>
        </w:rPr>
        <w:t xml:space="preserve">unc-49(e407); gbb-1(tm1406); Pglr-1::gbb-1 (n </w:t>
      </w:r>
      <w:r>
        <w:rPr>
          <w:color w:val="#ff8000"/>
          <w:shd w:val="clear" w:color="" w:fill=""/>
        </w:rPr>
        <w:t xml:space="preserve">= 51 trials, 7 animals), </w:t>
      </w:r>
      <w:r>
        <w:rPr>
          <w:color w:val="#ff8000"/>
          <w:i/>
          <w:iCs/>
          <w:shd w:val="clear" w:color="" w:fill=""/>
        </w:rPr>
        <w:t xml:space="preserve">RME::ChR2 </w:t>
      </w:r>
      <w:r>
        <w:rPr>
          <w:color w:val="#ff8000"/>
          <w:shd w:val="clear" w:color="" w:fill=""/>
        </w:rPr>
        <w:t xml:space="preserve">in </w:t>
      </w:r>
      <w:r>
        <w:rPr>
          <w:color w:val="#ff8000"/>
          <w:i/>
          <w:iCs/>
          <w:shd w:val="clear" w:color="" w:fill=""/>
        </w:rPr>
        <w:t xml:space="preserve">unc-49(e407); gbb-1(tm1406); Plad-2::gbb-1(n </w:t>
      </w:r>
      <w:r>
        <w:rPr>
          <w:color w:val="#ff8000"/>
          <w:shd w:val="clear" w:color="" w:fill=""/>
        </w:rPr>
        <w:t xml:space="preserve">= 90 trials, 9 animals). For each trial, we calculate the change of the head bending amplitude during and before optogenetic manipulation of RME with sign test for zero median, ***p&lt;0.0001; </w:t>
      </w:r>
      <w:r>
        <w:rPr>
          <w:color w:val="#ff8000"/>
          <w:i/>
          <w:iCs/>
          <w:shd w:val="clear" w:color="" w:fill=""/>
        </w:rPr>
        <w:t xml:space="preserve">unc-49(e407) </w:t>
      </w:r>
      <w:r>
        <w:rPr>
          <w:color w:val="#ff8000"/>
          <w:shd w:val="clear" w:color="" w:fill=""/>
        </w:rPr>
        <w:t xml:space="preserve">and </w:t>
      </w:r>
      <w:r>
        <w:rPr>
          <w:color w:val="#ff8000"/>
          <w:i/>
          <w:iCs/>
          <w:shd w:val="clear" w:color="" w:fill=""/>
        </w:rPr>
        <w:t xml:space="preserve">gbb-1(tm1406) </w:t>
      </w:r>
      <w:r>
        <w:rPr>
          <w:color w:val="#ff8000"/>
          <w:shd w:val="clear" w:color="" w:fill=""/>
        </w:rPr>
        <w:t xml:space="preserve">are compared with Mann-Whitney U test, ###p&lt;0.0001; Mean ± SEM; while similar effects were usually observed in more than one transgenic lines, the effect of each transgene is reported with the results from one transgenic line. (</w:t>
      </w:r>
      <w:r>
        <w:rPr>
          <w:rStyle w:val="partLabel"/>
        </w:rPr>
        <w:t xml:space="preserve">D</w:t>
      </w:r>
      <w:r>
        <w:rPr>
          <w:color w:val="#ff8000"/>
          <w:shd w:val="clear" w:color="" w:fill=""/>
        </w:rPr>
        <w:t xml:space="preserve">) A schematic model for the mechanisms underlying RME GABAergic neuromodulatory function.</w:t>
      </w:r>
    </w:p>
    <w:p>
      <w:pPr/>
      <w:r>
        <w:pict>
          <v:shape type="#_x0000_t75" style="width:500px; height:653.09446254072px; margin-left:0px; margin-top:0px; mso-position-horizontal:left; mso-position-vertical:top; mso-position-horizontal-relative:char; mso-position-vertical-relative:line; z-index:-2147483647;">
            <v:imagedata r:id="rId96" o:title=""/>
          </v:shape>
        </w:pict>
      </w:r>
    </w:p>
    <w:p>
      <w:pPr>
        <w:pStyle w:val="jrnlVidBlock"/>
      </w:pPr>
      <w:r>
        <w:rPr>
          <w:shd w:val="clear" w:color="" w:fill=""/>
        </w:rPr>
        <w:t xml:space="preserve"/>
      </w:r>
    </w:p>
    <w:p>
      <w:pPr>
        <w:pStyle w:val="jrnlVidCaption"/>
      </w:pPr>
      <w:bookmarkStart w:id="19" w:name="V8"/>
      <w:bookmarkEnd w:id="19"/>
      <w:r>
        <w:rPr>
          <w:rStyle w:val="label"/>
        </w:rPr>
        <w:t xml:space="preserve">Video 8. </w:t>
      </w:r>
      <w:r>
        <w:rPr>
          <w:shd w:val="clear" w:color="" w:fill=""/>
        </w:rPr>
        <w:t xml:space="preserve">Inhibiting RME activity with a green laser in a transgenic animal that expresses Arch in RME increases head bending amplitude.</w:t>
      </w:r>
    </w:p>
    <w:p>
      <w:pPr>
        <w:pStyle w:val="jrnlVidCaption"/>
      </w:pPr>
      <w:r>
        <w:rPr>
          <w:shd w:val="clear" w:color="" w:fill=""/>
        </w:rPr>
        <w:t xml:space="preserve">Laser illumination starts when a 'DLP ON' signal appears in upper-left corner and stops when the 'DLP ON' signal disappears. The worm is stimulated for one cycle of illumination, 5 s–34 s. The animal’s head is pointing down at the beginning of the movie. The head region illuminated with green laser is highlighted with a shade. The tail is highlighted with a circle. The animal moves in 25%-30% (w/v) dextran sandwiched between two glass slides (Materials and methods).</w:t>
      </w:r>
    </w:p>
    <w:p>
      <w:pPr>
        <w:pStyle w:val="jrnlVidBlock"/>
      </w:pPr>
      <w:r>
        <w:rPr>
          <w:shd w:val="clear" w:color="" w:fill=""/>
        </w:rPr>
        <w:t xml:space="preserve"/>
      </w:r>
    </w:p>
    <w:p>
      <w:pPr>
        <w:pStyle w:val="jrnlVidCaption"/>
      </w:pPr>
      <w:bookmarkStart w:id="20" w:name="V9"/>
      <w:bookmarkEnd w:id="20"/>
      <w:r>
        <w:rPr>
          <w:rStyle w:val="label"/>
        </w:rPr>
        <w:t xml:space="preserve">Video 9. </w:t>
      </w:r>
      <w:r>
        <w:rPr>
          <w:shd w:val="clear" w:color="" w:fill=""/>
        </w:rPr>
        <w:t xml:space="preserve">Activating RME activity with a blue laser in a transgenic animal that expresses ChR2 in RME decreases head bending amplitude.</w:t>
      </w:r>
    </w:p>
    <w:p>
      <w:pPr>
        <w:pStyle w:val="jrnlVidCaption"/>
      </w:pPr>
      <w:r>
        <w:rPr>
          <w:shd w:val="clear" w:color="" w:fill=""/>
        </w:rPr>
        <w:t xml:space="preserve">The RIS neuron is ablated in the animal. Laser illumination starts when a 'DLP ON' signal appears in the upper-left corner and stops when the 'DLP ON' signal disappears. The worm is stimulated for 2 cycles of illumination, 4 s–15 s and 25 s–36 s. The head is pointing towards the upper-left corner at the beginning of the movie. The head region illuminated with blue laser is highlighted with a shade. The tail is highlighted with a circle. The animal moves in 25%–30% (w/v) dextran sandwiched between two glass slides (Materials and methods).</w:t>
      </w:r>
    </w:p>
    <w:p>
      <w:pPr>
        <w:pStyle w:val="jrnlSecPara"/>
      </w:pPr>
      <w:r>
        <w:rPr>
          <w:sz w:val="22"/>
          <w:szCs w:val="22"/>
          <w:shd w:val="clear" w:color="" w:fill=""/>
        </w:rPr>
        <w:t xml:space="preserve">Next, we further characterized the behavioral effect of RME activation using mutants that were defective in GABA signaling. First, we found that optogenetic stimulation of RME in </w:t>
      </w:r>
      <w:r>
        <w:rPr>
          <w:sz w:val="22"/>
          <w:szCs w:val="22"/>
          <w:i/>
          <w:iCs/>
          <w:shd w:val="clear" w:color="" w:fill=""/>
        </w:rPr>
        <w:t xml:space="preserve">unc-25(e156)</w:t>
      </w:r>
      <w:r>
        <w:rPr>
          <w:sz w:val="22"/>
          <w:szCs w:val="22"/>
          <w:shd w:val="clear" w:color="" w:fill=""/>
        </w:rPr>
        <w:t xml:space="preserve"> mutants did not change head bending amplitude, indicating that the behavioral effect of activating RME depends on GABA (</w:t>
      </w:r>
      <w:hyperlink w:anchor="F6" w:history="1">
        <w:r>
          <w:rPr>
            <w:rStyle w:val="jrnlFigRef"/>
          </w:rPr>
          <w:t xml:space="preserve">Figure 6C</w:t>
        </w:r>
      </w:hyperlink>
      <w:r>
        <w:rPr>
          <w:sz w:val="22"/>
          <w:szCs w:val="22"/>
          <w:shd w:val="clear" w:color="" w:fill=""/>
        </w:rPr>
        <w:t xml:space="preserve">). Second, activating RME in </w:t>
      </w:r>
      <w:r>
        <w:rPr>
          <w:sz w:val="22"/>
          <w:szCs w:val="22"/>
          <w:i/>
          <w:iCs/>
          <w:shd w:val="clear" w:color="" w:fill=""/>
        </w:rPr>
        <w:t xml:space="preserve">unc-49(e407)</w:t>
      </w:r>
      <w:r>
        <w:rPr>
          <w:sz w:val="22"/>
          <w:szCs w:val="22"/>
          <w:shd w:val="clear" w:color="" w:fill=""/>
        </w:rPr>
        <w:t xml:space="preserve">, a loss-of-function mutant of GABA</w:t>
      </w:r>
      <w:r>
        <w:rPr>
          <w:sz w:val="22"/>
          <w:szCs w:val="22"/>
          <w:vertAlign w:val="subscript"/>
          <w:shd w:val="clear" w:color="" w:fill=""/>
        </w:rPr>
        <w:t xml:space="preserve">A</w:t>
      </w:r>
      <w:r>
        <w:rPr>
          <w:sz w:val="22"/>
          <w:szCs w:val="22"/>
          <w:shd w:val="clear" w:color="" w:fill=""/>
        </w:rPr>
        <w:t xml:space="preserve"> receptor that is expressed primarily in muscles (</w:t>
      </w:r>
      <w:hyperlink w:anchor="R6" w:history="1">
        <w:r>
          <w:rPr>
            <w:rStyle w:val="jrnlBibRef"/>
          </w:rPr>
          <w:t xml:space="preserve">Bamber et al., 1999</w:t>
        </w:r>
      </w:hyperlink>
      <w:r>
        <w:rPr>
          <w:sz w:val="22"/>
          <w:szCs w:val="22"/>
          <w:shd w:val="clear" w:color="" w:fill=""/>
        </w:rPr>
        <w:t xml:space="preserve">), still reduced head bending amplitude similarly as in wild type (</w:t>
      </w:r>
      <w:hyperlink w:anchor="F6" w:history="1">
        <w:r>
          <w:rPr>
            <w:rStyle w:val="jrnlFigRef"/>
          </w:rPr>
          <w:t xml:space="preserve">Figure 6C</w:t>
        </w:r>
      </w:hyperlink>
      <w:r>
        <w:rPr>
          <w:sz w:val="22"/>
          <w:szCs w:val="22"/>
          <w:shd w:val="clear" w:color="" w:fill=""/>
        </w:rPr>
        <w:t xml:space="preserve">), suggesting that the UNC-49 GABA</w:t>
      </w:r>
      <w:r>
        <w:rPr>
          <w:sz w:val="22"/>
          <w:szCs w:val="22"/>
          <w:vertAlign w:val="subscript"/>
          <w:shd w:val="clear" w:color="" w:fill=""/>
        </w:rPr>
        <w:t xml:space="preserve">A</w:t>
      </w:r>
      <w:r>
        <w:rPr>
          <w:sz w:val="22"/>
          <w:szCs w:val="22"/>
          <w:shd w:val="clear" w:color="" w:fill=""/>
        </w:rPr>
        <w:t xml:space="preserve"> receptor is not critical for RME to limit the amplitude of head bending. In comparison, activating RME in the </w:t>
      </w:r>
      <w:r>
        <w:rPr>
          <w:sz w:val="22"/>
          <w:szCs w:val="22"/>
          <w:i/>
          <w:iCs/>
          <w:shd w:val="clear" w:color="" w:fill=""/>
        </w:rPr>
        <w:t xml:space="preserve">gbb-1(tm1406)</w:t>
      </w:r>
      <w:r>
        <w:rPr>
          <w:sz w:val="22"/>
          <w:szCs w:val="22"/>
          <w:shd w:val="clear" w:color="" w:fill=""/>
        </w:rPr>
        <w:t xml:space="preserve"> mutant animals significantly reduced the effect of activating RME on head bending amplitude (</w:t>
      </w:r>
      <w:hyperlink w:anchor="F6" w:history="1">
        <w:r>
          <w:rPr>
            <w:rStyle w:val="jrnlFigRef"/>
          </w:rPr>
          <w:t xml:space="preserve">Figure 6C</w:t>
        </w:r>
      </w:hyperlink>
      <w:r>
        <w:rPr>
          <w:sz w:val="22"/>
          <w:szCs w:val="22"/>
          <w:shd w:val="clear" w:color="" w:fill=""/>
        </w:rPr>
        <w:t xml:space="preserve">) and activating RME in the </w:t>
      </w:r>
      <w:r>
        <w:rPr>
          <w:sz w:val="22"/>
          <w:szCs w:val="22"/>
          <w:i/>
          <w:iCs/>
          <w:shd w:val="clear" w:color="" w:fill=""/>
        </w:rPr>
        <w:t xml:space="preserve">unc-49(e407);gbb-1(tm1406)</w:t>
      </w:r>
      <w:r>
        <w:rPr>
          <w:sz w:val="22"/>
          <w:szCs w:val="22"/>
          <w:shd w:val="clear" w:color="" w:fill=""/>
        </w:rPr>
        <w:t xml:space="preserve"> double mutant animals completely abolished the effect of RME activation on head bending amplitude (</w:t>
      </w:r>
      <w:hyperlink w:anchor="F6" w:history="1">
        <w:r>
          <w:rPr>
            <w:rStyle w:val="jrnlFigRef"/>
          </w:rPr>
          <w:t xml:space="preserve">Figure 6C</w:t>
        </w:r>
      </w:hyperlink>
      <w:r>
        <w:rPr>
          <w:sz w:val="22"/>
          <w:szCs w:val="22"/>
          <w:shd w:val="clear" w:color="" w:fill=""/>
        </w:rPr>
        <w:t xml:space="preserve">). Furthermore, expressing a wild-type </w:t>
      </w:r>
      <w:r>
        <w:rPr>
          <w:sz w:val="22"/>
          <w:szCs w:val="22"/>
          <w:i/>
          <w:iCs/>
          <w:shd w:val="clear" w:color="" w:fill=""/>
        </w:rPr>
        <w:t xml:space="preserve">gbb-1</w:t>
      </w:r>
      <w:r>
        <w:rPr>
          <w:sz w:val="22"/>
          <w:szCs w:val="22"/>
          <w:shd w:val="clear" w:color="" w:fill=""/>
        </w:rPr>
        <w:t xml:space="preserve"> cDNA with either the </w:t>
      </w:r>
      <w:r>
        <w:rPr>
          <w:sz w:val="22"/>
          <w:szCs w:val="22"/>
          <w:i/>
          <w:iCs/>
          <w:shd w:val="clear" w:color="" w:fill=""/>
        </w:rPr>
        <w:t xml:space="preserve">glr-1</w:t>
      </w:r>
      <w:r>
        <w:rPr>
          <w:sz w:val="22"/>
          <w:szCs w:val="22"/>
          <w:shd w:val="clear" w:color="" w:fill=""/>
        </w:rPr>
        <w:t xml:space="preserve"> or </w:t>
      </w:r>
      <w:r>
        <w:rPr>
          <w:sz w:val="22"/>
          <w:szCs w:val="22"/>
          <w:i/>
          <w:iCs/>
          <w:shd w:val="clear" w:color="" w:fill=""/>
        </w:rPr>
        <w:t xml:space="preserve">lad-2</w:t>
      </w:r>
      <w:r>
        <w:rPr>
          <w:sz w:val="22"/>
          <w:szCs w:val="22"/>
          <w:shd w:val="clear" w:color="" w:fill=""/>
        </w:rPr>
        <w:t xml:space="preserve"> promoter rescued the effects of activating RME on head bending amplitude in the </w:t>
      </w:r>
      <w:r>
        <w:rPr>
          <w:sz w:val="22"/>
          <w:szCs w:val="22"/>
          <w:i/>
          <w:iCs/>
          <w:shd w:val="clear" w:color="" w:fill=""/>
        </w:rPr>
        <w:t xml:space="preserve">unc-49(e407);gbb-1(tm1406)</w:t>
      </w:r>
      <w:r>
        <w:rPr>
          <w:sz w:val="22"/>
          <w:szCs w:val="22"/>
          <w:shd w:val="clear" w:color="" w:fill=""/>
        </w:rPr>
        <w:t xml:space="preserve"> mutant animals (</w:t>
      </w:r>
      <w:hyperlink w:anchor="F6" w:history="1">
        <w:r>
          <w:rPr>
            <w:rStyle w:val="jrnlFigRef"/>
          </w:rPr>
          <w:t xml:space="preserve">Figure 6C</w:t>
        </w:r>
      </w:hyperlink>
      <w:r>
        <w:rPr>
          <w:sz w:val="22"/>
          <w:szCs w:val="22"/>
          <w:shd w:val="clear" w:color="" w:fill=""/>
        </w:rPr>
        <w:t xml:space="preserve">). Expression of the </w:t>
      </w:r>
      <w:r>
        <w:rPr>
          <w:sz w:val="22"/>
          <w:szCs w:val="22"/>
          <w:i/>
          <w:iCs/>
          <w:shd w:val="clear" w:color="" w:fill=""/>
        </w:rPr>
        <w:t xml:space="preserve">glr-1</w:t>
      </w:r>
      <w:r>
        <w:rPr>
          <w:sz w:val="22"/>
          <w:szCs w:val="22"/>
          <w:shd w:val="clear" w:color="" w:fill=""/>
        </w:rPr>
        <w:t xml:space="preserve"> and </w:t>
      </w:r>
      <w:r>
        <w:rPr>
          <w:sz w:val="22"/>
          <w:szCs w:val="22"/>
          <w:i/>
          <w:iCs/>
          <w:shd w:val="clear" w:color="" w:fill=""/>
        </w:rPr>
        <w:t xml:space="preserve">lad-2</w:t>
      </w:r>
      <w:r>
        <w:rPr>
          <w:sz w:val="22"/>
          <w:szCs w:val="22"/>
          <w:shd w:val="clear" w:color="" w:fill=""/>
        </w:rPr>
        <w:t xml:space="preserve"> promoters consistently overlaps in the SMD neurons (</w:t>
      </w:r>
      <w:hyperlink w:anchor="R12" w:history="1">
        <w:r>
          <w:rPr>
            <w:rStyle w:val="jrnlBibRef"/>
          </w:rPr>
          <w:t xml:space="preserve">Brockie et al., 2001</w:t>
        </w:r>
      </w:hyperlink>
      <w:r>
        <w:rPr>
          <w:sz w:val="22"/>
          <w:szCs w:val="22"/>
          <w:shd w:val="clear" w:color="" w:fill=""/>
        </w:rPr>
        <w:t xml:space="preserve">; </w:t>
      </w:r>
      <w:hyperlink w:anchor="R33" w:history="1">
        <w:r>
          <w:rPr>
            <w:rStyle w:val="jrnlBibRef"/>
          </w:rPr>
          <w:t xml:space="preserve">Hendricks et al., 2012</w:t>
        </w:r>
      </w:hyperlink>
      <w:r>
        <w:rPr>
          <w:sz w:val="22"/>
          <w:szCs w:val="22"/>
          <w:shd w:val="clear" w:color="" w:fill=""/>
        </w:rPr>
        <w:t xml:space="preserve">; </w:t>
      </w:r>
      <w:hyperlink w:anchor="R69" w:history="1">
        <w:r>
          <w:rPr>
            <w:rStyle w:val="jrnlBibRef"/>
          </w:rPr>
          <w:t xml:space="preserve">Wang et al., 2008</w:t>
        </w:r>
      </w:hyperlink>
      <w:r>
        <w:rPr>
          <w:sz w:val="22"/>
          <w:szCs w:val="22"/>
          <w:shd w:val="clear" w:color="" w:fill=""/>
        </w:rPr>
        <w:t xml:space="preserve">). These results show that the GABA</w:t>
      </w:r>
      <w:r>
        <w:rPr>
          <w:sz w:val="22"/>
          <w:szCs w:val="22"/>
          <w:vertAlign w:val="subscript"/>
          <w:shd w:val="clear" w:color="" w:fill=""/>
        </w:rPr>
        <w:t xml:space="preserve">B</w:t>
      </w:r>
      <w:r>
        <w:rPr>
          <w:sz w:val="22"/>
          <w:szCs w:val="22"/>
          <w:shd w:val="clear" w:color="" w:fill=""/>
        </w:rPr>
        <w:t xml:space="preserve"> receptor GBB-1/GBB-2 plays a critical role in mediating the modulatory effect of RME neurons on head bending amplitude and reveal a potential implication of the GABA</w:t>
      </w:r>
      <w:r>
        <w:rPr>
          <w:sz w:val="22"/>
          <w:szCs w:val="22"/>
          <w:vertAlign w:val="subscript"/>
          <w:shd w:val="clear" w:color="" w:fill=""/>
        </w:rPr>
        <w:t xml:space="preserve">A</w:t>
      </w:r>
      <w:r>
        <w:rPr>
          <w:sz w:val="22"/>
          <w:szCs w:val="22"/>
          <w:shd w:val="clear" w:color="" w:fill=""/>
        </w:rPr>
        <w:t xml:space="preserve"> receptor in head bending regulation through an unknown mechanism. Taken together, these results demonstrate that RME neurons negatively regulate the amplitude of head bending through the GABA</w:t>
      </w:r>
      <w:r>
        <w:rPr>
          <w:sz w:val="22"/>
          <w:szCs w:val="22"/>
          <w:vertAlign w:val="subscript"/>
          <w:shd w:val="clear" w:color="" w:fill=""/>
        </w:rPr>
        <w:t xml:space="preserve">B</w:t>
      </w:r>
      <w:r>
        <w:rPr>
          <w:sz w:val="22"/>
          <w:szCs w:val="22"/>
          <w:shd w:val="clear" w:color="" w:fill=""/>
        </w:rPr>
        <w:t xml:space="preserve"> receptor GBB-1/GBB-2 in SMD (</w:t>
      </w:r>
      <w:hyperlink w:anchor="F6" w:history="1">
        <w:r>
          <w:rPr>
            <w:rStyle w:val="jrnlFigRef"/>
          </w:rPr>
          <w:t xml:space="preserve">Figure 6D</w:t>
        </w:r>
      </w:hyperlink>
      <w:r>
        <w:rPr>
          <w:sz w:val="22"/>
          <w:szCs w:val="22"/>
          <w:shd w:val="clear" w:color="" w:fill=""/>
        </w:rPr>
        <w:t xml:space="preserve">).</w:t>
      </w:r>
    </w:p>
    <w:p/>
    <w:p>
      <w:pPr>
        <w:pStyle w:val="jrnlHead2"/>
      </w:pPr>
      <w:r>
        <w:rPr>
          <w:color w:val="#134985"/>
          <w:sz w:val="46"/>
          <w:szCs w:val="46"/>
          <w:b/>
          <w:shd w:val="clear" w:color="" w:fill=""/>
        </w:rPr>
        <w:t xml:space="preserve">The amplitude of head bending correlates with locomotory speed and efficiency</w:t>
      </w:r>
    </w:p>
    <w:p>
      <w:pPr>
        <w:pStyle w:val="jrnlSecPara"/>
      </w:pPr>
      <w:r>
        <w:rPr>
          <w:sz w:val="22"/>
          <w:szCs w:val="22"/>
          <w:shd w:val="clear" w:color="" w:fill=""/>
        </w:rPr>
        <w:t xml:space="preserve">We showed that the extrasynaptic neurotransmission of the RME GABAergic neurons modulated the amplitude of head bending (</w:t>
      </w:r>
      <w:hyperlink w:anchor="F6" w:history="1">
        <w:r>
          <w:rPr>
            <w:rStyle w:val="jrnlFigRef"/>
          </w:rPr>
          <w:t xml:space="preserve">Figure 6D</w:t>
        </w:r>
      </w:hyperlink>
      <w:r>
        <w:rPr>
          <w:sz w:val="22"/>
          <w:szCs w:val="22"/>
          <w:shd w:val="clear" w:color="" w:fill=""/>
        </w:rPr>
        <w:t xml:space="preserve">). We then asked what role the amplitude of head bending played in forward locomotion. To address this question, we analyzed the relationship between head bending amplitude and the speed and efficiency of forward movement. In the case of slender organisms undulating in Newtonian fluids, the classical resistance force theory (</w:t>
      </w:r>
      <w:hyperlink w:anchor="R31" w:history="1">
        <w:r>
          <w:rPr>
            <w:rStyle w:val="jrnlBibRef"/>
          </w:rPr>
          <w:t xml:space="preserve">Gray and Hancock, 1955</w:t>
        </w:r>
      </w:hyperlink>
      <w:r>
        <w:rPr>
          <w:sz w:val="22"/>
          <w:szCs w:val="22"/>
          <w:shd w:val="clear" w:color="" w:fill=""/>
        </w:rPr>
        <w:t xml:space="preserve">) predicts quantitatively that the propulsion efficiency, which is defined as the ratio of the actual speed (</w:t>
      </w:r>
      <w:r>
        <w:rPr>
          <w:sz w:val="22"/>
          <w:szCs w:val="22"/>
          <w:i/>
          <w:iCs/>
          <w:shd w:val="clear" w:color="" w:fill=""/>
        </w:rPr>
        <w:t xml:space="preserve">V</w:t>
      </w:r>
      <w:r>
        <w:rPr>
          <w:sz w:val="22"/>
          <w:szCs w:val="22"/>
          <w:i/>
          <w:iCs/>
          <w:vertAlign w:val="subscript"/>
          <w:shd w:val="clear" w:color="" w:fill=""/>
        </w:rPr>
        <w:t xml:space="preserve">a</w:t>
      </w:r>
      <w:r>
        <w:rPr>
          <w:sz w:val="22"/>
          <w:szCs w:val="22"/>
          <w:shd w:val="clear" w:color="" w:fill=""/>
        </w:rPr>
        <w:t xml:space="preserve">) to the wave speed of body undulation (</w:t>
      </w:r>
      <w:r>
        <w:rPr>
          <w:sz w:val="22"/>
          <w:szCs w:val="22"/>
          <w:i/>
          <w:iCs/>
          <w:shd w:val="clear" w:color="" w:fill=""/>
        </w:rPr>
        <w:t xml:space="preserve">V</w:t>
      </w:r>
      <w:r>
        <w:rPr>
          <w:sz w:val="22"/>
          <w:szCs w:val="22"/>
          <w:i/>
          <w:iCs/>
          <w:vertAlign w:val="subscript"/>
          <w:shd w:val="clear" w:color="" w:fill=""/>
        </w:rPr>
        <w:t xml:space="preserve">w</w:t>
      </w:r>
      <w:r>
        <w:rPr>
          <w:sz w:val="22"/>
          <w:szCs w:val="22"/>
          <w:shd w:val="clear" w:color="" w:fill=""/>
        </w:rPr>
        <w:t xml:space="preserve">) in the reference frame of a worm, grows with the angle of attack (θ</w:t>
      </w:r>
      <w:r>
        <w:rPr>
          <w:sz w:val="22"/>
          <w:szCs w:val="22"/>
          <w:vertAlign w:val="subscript"/>
          <w:shd w:val="clear" w:color="" w:fill=""/>
        </w:rPr>
        <w:t xml:space="preserve">a</w:t>
      </w:r>
      <w:r>
        <w:rPr>
          <w:sz w:val="22"/>
          <w:szCs w:val="22"/>
          <w:shd w:val="clear" w:color="" w:fill=""/>
        </w:rPr>
        <w:t xml:space="preserve">), which is defined as the mean angle of a body segment with respect to the direction of forward movement (</w:t>
      </w:r>
      <w:hyperlink w:anchor="R27" w:history="1">
        <w:r>
          <w:rPr>
            <w:rStyle w:val="jrnlBibRef"/>
          </w:rPr>
          <w:t xml:space="preserve">Fang-Yen et al., 2010</w:t>
        </w:r>
      </w:hyperlink>
      <w:r>
        <w:rPr>
          <w:sz w:val="22"/>
          <w:szCs w:val="22"/>
          <w:shd w:val="clear" w:color="" w:fill=""/>
        </w:rPr>
        <w:t xml:space="preserve">). In the small angle limit, the relationship is given by the red curve and the equation in </w:t>
      </w:r>
      <w:hyperlink w:anchor="F7" w:history="1">
        <w:r>
          <w:rPr>
            <w:rStyle w:val="jrnlFigRef"/>
          </w:rPr>
          <w:t xml:space="preserve">Figure 7A</w:t>
        </w:r>
      </w:hyperlink>
      <w:r>
        <w:rPr>
          <w:sz w:val="22"/>
          <w:szCs w:val="22"/>
          <w:shd w:val="clear" w:color="" w:fill=""/>
        </w:rPr>
        <w:t xml:space="preserve"> (</w:t>
      </w:r>
      <w:hyperlink w:anchor="R31" w:history="1">
        <w:r>
          <w:rPr>
            <w:rStyle w:val="jrnlBibRef"/>
          </w:rPr>
          <w:t xml:space="preserve">Gray and Hancock, 1955</w:t>
        </w:r>
      </w:hyperlink>
      <w:r>
        <w:rPr>
          <w:sz w:val="22"/>
          <w:szCs w:val="22"/>
          <w:shd w:val="clear" w:color="" w:fill=""/>
        </w:rPr>
        <w:t xml:space="preserve">). Using wild-type animals we measured both variables during bouts of (~10–15 s) forward locomotion (The data points in </w:t>
      </w:r>
      <w:hyperlink w:anchor="F7" w:history="1">
        <w:r>
          <w:rPr>
            <w:rStyle w:val="jrnlFigRef"/>
          </w:rPr>
          <w:t xml:space="preserve">Figure 7A</w:t>
        </w:r>
      </w:hyperlink>
      <w:r>
        <w:rPr>
          <w:sz w:val="22"/>
          <w:szCs w:val="22"/>
          <w:shd w:val="clear" w:color="" w:fill=""/>
        </w:rPr>
        <w:t xml:space="preserve">), and found that experimental data closely fit the theoretical curve (</w:t>
      </w:r>
      <w:hyperlink w:anchor="F7" w:history="1">
        <w:r>
          <w:rPr>
            <w:rStyle w:val="jrnlFigRef"/>
          </w:rPr>
          <w:t xml:space="preserve">Figure 7A</w:t>
        </w:r>
      </w:hyperlink>
      <w:r>
        <w:rPr>
          <w:sz w:val="22"/>
          <w:szCs w:val="22"/>
          <w:shd w:val="clear" w:color="" w:fill=""/>
        </w:rPr>
        <w:t xml:space="preserve">). We measured the amplitude of head bending and found that angle of attack was also positively correlated with the amplitude of head bending (</w:t>
      </w:r>
      <w:hyperlink w:anchor="F7" w:history="1">
        <w:r>
          <w:rPr>
            <w:rStyle w:val="jrnlFigRef"/>
          </w:rPr>
          <w:t xml:space="preserve">Figure 7B</w:t>
        </w:r>
      </w:hyperlink>
      <w:r>
        <w:rPr>
          <w:sz w:val="22"/>
          <w:szCs w:val="22"/>
          <w:shd w:val="clear" w:color="" w:fill=""/>
        </w:rPr>
        <w:t xml:space="preserve">). Therefore, increasing head bending correlates with greater locomotion efficiency and faster actual speed of movement (</w:t>
      </w:r>
      <w:hyperlink w:anchor="F7" w:history="1">
        <w:r>
          <w:rPr>
            <w:rStyle w:val="jrnlFigRef"/>
          </w:rPr>
          <w:t xml:space="preserve">Figure 7C</w:t>
        </w:r>
      </w:hyperlink>
      <w:r>
        <w:rPr>
          <w:sz w:val="22"/>
          <w:szCs w:val="22"/>
          <w:shd w:val="clear" w:color="" w:fill=""/>
        </w:rPr>
        <w:t xml:space="preserve">). However, when the head bending amplitude continued to increase, the wave speed of body undulation decreased (</w:t>
      </w:r>
      <w:hyperlink w:anchor="F7" w:history="1">
        <w:r>
          <w:rPr>
            <w:rStyle w:val="jrnlFigRef"/>
          </w:rPr>
          <w:t xml:space="preserve">Figure 7C</w:t>
        </w:r>
      </w:hyperlink>
      <w:r>
        <w:rPr>
          <w:sz w:val="22"/>
          <w:szCs w:val="22"/>
          <w:shd w:val="clear" w:color="" w:fill=""/>
        </w:rPr>
        <w:t xml:space="preserve">), possibly due to limiting biomechanical factors, such as speed of muscle contraction. As a result, within the physiological range of head bending amplitude, the speed of forward movement approached its maximum when the angle of attack was at around 45 degree (</w:t>
      </w:r>
      <w:hyperlink w:anchor="F7" w:history="1">
        <w:r>
          <w:rPr>
            <w:rStyle w:val="jrnlFigRef"/>
          </w:rPr>
          <w:t xml:space="preserve">Figure 7C</w:t>
        </w:r>
      </w:hyperlink>
      <w:r>
        <w:rPr>
          <w:sz w:val="22"/>
          <w:szCs w:val="22"/>
          <w:shd w:val="clear" w:color="" w:fill=""/>
        </w:rPr>
        <w:t xml:space="preserve">). These findings suggest that an optimal range of head bending amplitude might correlate with efficient forward movement. Consistently, we found that either optogenetically inhibiting or activating RME, which caused increased or decreased head bending amplitude (</w:t>
      </w:r>
      <w:hyperlink w:anchor="F6" w:history="1">
        <w:r>
          <w:rPr>
            <w:rStyle w:val="jrnlFigRef"/>
          </w:rPr>
          <w:t xml:space="preserve">Figure 6C</w:t>
        </w:r>
      </w:hyperlink>
      <w:r>
        <w:rPr>
          <w:sz w:val="22"/>
          <w:szCs w:val="22"/>
          <w:shd w:val="clear" w:color="" w:fill=""/>
        </w:rPr>
        <w:t xml:space="preserve">), significantly reduced the actual speed of locomotion (</w:t>
      </w:r>
      <w:hyperlink w:anchor="F7" w:history="1">
        <w:r>
          <w:rPr>
            <w:rStyle w:val="jrnlFigRef"/>
          </w:rPr>
          <w:t xml:space="preserve">Figure 7D</w:t>
        </w:r>
      </w:hyperlink>
      <w:r>
        <w:rPr>
          <w:sz w:val="22"/>
          <w:szCs w:val="22"/>
          <w:shd w:val="clear" w:color="" w:fill=""/>
        </w:rPr>
        <w:t xml:space="preserve">) and the propulsion efficiency (</w:t>
      </w:r>
      <w:hyperlink w:anchor="F7-S1" w:history="1">
        <w:r>
          <w:rPr>
            <w:rStyle w:val="jrnlFigRef"/>
          </w:rPr>
          <w:t xml:space="preserve">Figure 7—figure supplement 1</w:t>
        </w:r>
      </w:hyperlink>
      <w:r>
        <w:rPr>
          <w:sz w:val="22"/>
          <w:szCs w:val="22"/>
          <w:shd w:val="clear" w:color="" w:fill=""/>
        </w:rPr>
        <w:t xml:space="preserve">). Together, our results reveal that the RME GABAergic modulatory neurotransmission plays an important role in setting the amplitude of head bending near the optimal value for forward movement.</w:t>
      </w:r>
    </w:p>
    <w:p>
      <w:pPr>
        <w:pStyle w:val="jrnlFigBlock"/>
      </w:pPr>
    </w:p>
    <w:p>
      <w:pPr>
        <w:pStyle w:val="jrnlFigCaption"/>
      </w:pPr>
      <w:bookmarkStart w:id="21" w:name="F7"/>
      <w:bookmarkEnd w:id="21"/>
      <w:r>
        <w:rPr>
          <w:rStyle w:val="label"/>
        </w:rPr>
        <w:t xml:space="preserve">Figure 7.</w:t>
      </w:r>
      <w:r>
        <w:rPr>
          <w:color w:val="#ff8000"/>
          <w:shd w:val="clear" w:color="" w:fill=""/>
        </w:rPr>
        <w:t xml:space="preserve"> Head bending amplitude correlates with speed and efficiency of forward locomotion.</w:t>
      </w:r>
    </w:p>
    <w:p>
      <w:pPr>
        <w:pStyle w:val="jrnlFigCaption"/>
      </w:pPr>
      <w:r>
        <w:rPr>
          <w:color w:val="#ff8000"/>
          <w:shd w:val="clear" w:color="" w:fill=""/>
        </w:rPr>
        <w:t xml:space="preserve">(</w:t>
      </w:r>
      <w:r>
        <w:rPr>
          <w:rStyle w:val="partLabel"/>
        </w:rPr>
        <w:t xml:space="preserve">A</w:t>
      </w:r>
      <w:r>
        <w:rPr>
          <w:color w:val="#ff8000"/>
          <w:shd w:val="clear" w:color="" w:fill=""/>
        </w:rPr>
        <w:t xml:space="preserve">) The angle of attack, measured as the average angle of a body segment with respect to the direction of forward movement, is plotted with the propulsion efficiency, defined as the ratio of the actual speed </w:t>
      </w:r>
      <w:r>
        <w:rPr>
          <w:color w:val="#ff8000"/>
          <w:i/>
          <w:iCs/>
          <w:shd w:val="clear" w:color="" w:fill=""/>
        </w:rPr>
        <w:t xml:space="preserve">V</w:t>
      </w:r>
      <w:r>
        <w:rPr>
          <w:color w:val="#ff8000"/>
          <w:i/>
          <w:iCs/>
          <w:vertAlign w:val="subscript"/>
          <w:shd w:val="clear" w:color="" w:fill=""/>
        </w:rPr>
        <w:t xml:space="preserve">a </w:t>
      </w:r>
      <w:r>
        <w:rPr>
          <w:color w:val="#ff8000"/>
          <w:shd w:val="clear" w:color="" w:fill=""/>
        </w:rPr>
        <w:t xml:space="preserve">to the propagation speed of undulation in the reference frame of a worm </w:t>
      </w:r>
      <w:r>
        <w:rPr>
          <w:color w:val="#ff8000"/>
          <w:i/>
          <w:iCs/>
          <w:shd w:val="clear" w:color="" w:fill=""/>
        </w:rPr>
        <w:t xml:space="preserve">V</w:t>
      </w:r>
      <w:r>
        <w:rPr>
          <w:color w:val="#ff8000"/>
          <w:i/>
          <w:iCs/>
          <w:vertAlign w:val="subscript"/>
          <w:shd w:val="clear" w:color="" w:fill=""/>
        </w:rPr>
        <w:t xml:space="preserve">w</w:t>
      </w:r>
      <w:r>
        <w:rPr>
          <w:color w:val="#ff8000"/>
          <w:shd w:val="clear" w:color="" w:fill=""/>
        </w:rPr>
        <w:t xml:space="preserve">. Magenta line is the theoretical fit according to the equation in the figure panel. In this equation, </w:t>
      </w:r>
      <w:r>
        <w:rPr>
          <w:color w:val="#ff8000"/>
          <w:i/>
          <w:iCs/>
          <w:shd w:val="clear" w:color="" w:fill=""/>
        </w:rPr>
        <w:t xml:space="preserve">C</w:t>
      </w:r>
      <w:r>
        <w:rPr>
          <w:color w:val="#ff8000"/>
          <w:vertAlign w:val="subscript"/>
          <w:shd w:val="clear" w:color="" w:fill=""/>
        </w:rPr>
        <w:t xml:space="preserve">⊥</w:t>
      </w:r>
      <w:r>
        <w:rPr>
          <w:color w:val="#ff8000"/>
          <w:shd w:val="clear" w:color="" w:fill=""/>
        </w:rPr>
        <w:t xml:space="preserve"> is the drag coefficient perpendicular to the worm body and </w:t>
      </w:r>
      <w:r>
        <w:rPr>
          <w:color w:val="#ff8000"/>
          <w:i/>
          <w:iCs/>
          <w:shd w:val="clear" w:color="" w:fill=""/>
        </w:rPr>
        <w:t xml:space="preserve">C</w:t>
      </w:r>
      <w:r>
        <w:rPr>
          <w:color w:val="#ff8000"/>
          <w:vertAlign w:val="subscript"/>
          <w:shd w:val="clear" w:color="" w:fill=""/>
        </w:rPr>
        <w:t xml:space="preserve">//</w:t>
      </w:r>
      <w:r>
        <w:rPr>
          <w:color w:val="#ff8000"/>
          <w:shd w:val="clear" w:color="" w:fill=""/>
        </w:rPr>
        <w:t xml:space="preserve"> is the drag coefficient longitudinal to the worm body. </w:t>
      </w:r>
      <w:r>
        <w:rPr>
          <w:color w:val="#ff8000"/>
          <w:i/>
          <w:iCs/>
          <w:shd w:val="clear" w:color="" w:fill=""/>
        </w:rPr>
        <w:t xml:space="preserve">C</w:t>
      </w:r>
      <w:r>
        <w:rPr>
          <w:color w:val="#ff8000"/>
          <w:vertAlign w:val="subscript"/>
          <w:shd w:val="clear" w:color="" w:fill=""/>
        </w:rPr>
        <w:t xml:space="preserve">⊥</w:t>
      </w:r>
      <w:r>
        <w:rPr>
          <w:color w:val="#ff8000"/>
          <w:shd w:val="clear" w:color="" w:fill=""/>
        </w:rPr>
        <w:t xml:space="preserve">/</w:t>
      </w:r>
      <w:r>
        <w:rPr>
          <w:color w:val="#ff8000"/>
          <w:i/>
          <w:iCs/>
          <w:shd w:val="clear" w:color="" w:fill=""/>
        </w:rPr>
        <w:t xml:space="preserve">C</w:t>
      </w:r>
      <w:r>
        <w:rPr>
          <w:color w:val="#ff8000"/>
          <w:vertAlign w:val="subscript"/>
          <w:shd w:val="clear" w:color="" w:fill=""/>
        </w:rPr>
        <w:t xml:space="preserve">//</w:t>
      </w:r>
      <w:r>
        <w:rPr>
          <w:color w:val="#ff8000"/>
          <w:shd w:val="clear" w:color="" w:fill=""/>
        </w:rPr>
        <w:t xml:space="preserve"> = 1.6, which is the best fitting parameter, agrees well with theoretical calculation in the small angle limit (</w:t>
      </w:r>
      <w:hyperlink w:anchor="R31" w:history="1">
        <w:r>
          <w:rPr>
            <w:rStyle w:val="jrnlBibRef"/>
          </w:rPr>
          <w:t xml:space="preserve">Gray and Hancock, 1955</w:t>
        </w:r>
      </w:hyperlink>
      <w:r>
        <w:rPr>
          <w:color w:val="#ff8000"/>
          <w:shd w:val="clear" w:color="" w:fill=""/>
        </w:rPr>
        <w:t xml:space="preserve">). (</w:t>
      </w:r>
      <w:r>
        <w:rPr>
          <w:rStyle w:val="partLabel"/>
        </w:rPr>
        <w:t xml:space="preserve">B</w:t>
      </w:r>
      <w:r>
        <w:rPr>
          <w:color w:val="#ff8000"/>
          <w:shd w:val="clear" w:color="" w:fill=""/>
        </w:rPr>
        <w:t xml:space="preserve">) The angle of attack increases with head bending amplitude (</w:t>
      </w:r>
      <w:r>
        <w:rPr>
          <w:color w:val="#ff8000"/>
          <w:i/>
          <w:iCs/>
          <w:shd w:val="clear" w:color="" w:fill=""/>
        </w:rPr>
        <w:t xml:space="preserve">R </w:t>
      </w:r>
      <w:r>
        <w:rPr>
          <w:color w:val="#ff8000"/>
          <w:shd w:val="clear" w:color="" w:fill=""/>
        </w:rPr>
        <w:t xml:space="preserve">= 0.57, p&lt;10</w:t>
      </w:r>
      <w:r>
        <w:rPr>
          <w:color w:val="#ff8000"/>
          <w:vertAlign w:val="superscript"/>
          <w:shd w:val="clear" w:color="" w:fill=""/>
        </w:rPr>
        <w:t xml:space="preserve">-23</w:t>
      </w:r>
      <w:r>
        <w:rPr>
          <w:color w:val="#ff8000"/>
          <w:shd w:val="clear" w:color="" w:fill=""/>
        </w:rPr>
        <w:t xml:space="preserve"/>
      </w:r>
      <w:r>
        <w:rPr>
          <w:color w:val="#ff8000"/>
          <w:shd w:val="clear" w:color="" w:fill=""/>
        </w:rPr>
        <w:t xml:space="preserve">, Pearson’s correlation). In </w:t>
      </w:r>
      <w:r>
        <w:rPr>
          <w:rStyle w:val="partLabel"/>
        </w:rPr>
        <w:t xml:space="preserve">A</w:t>
      </w:r>
      <w:r>
        <w:rPr>
          <w:color w:val="#ff8000"/>
          <w:shd w:val="clear" w:color="" w:fill=""/>
        </w:rPr>
        <w:t xml:space="preserve"> and </w:t>
      </w:r>
      <w:r>
        <w:rPr>
          <w:rStyle w:val="partLabel"/>
        </w:rPr>
        <w:t xml:space="preserve">B</w:t>
      </w:r>
      <w:r>
        <w:rPr>
          <w:color w:val="#ff8000"/>
          <w:shd w:val="clear" w:color="" w:fill=""/>
        </w:rPr>
        <w:t xml:space="preserve">, each dot represents one measurement from a bout (~10–15 s) of forward locomotion of wild-type animals in 25% dextran (w/v). (</w:t>
      </w:r>
      <w:r>
        <w:rPr>
          <w:rStyle w:val="partLabel"/>
        </w:rPr>
        <w:t xml:space="preserve">C</w:t>
      </w:r>
      <w:r>
        <w:rPr>
          <w:color w:val="#ff8000"/>
          <w:shd w:val="clear" w:color="" w:fill=""/>
        </w:rPr>
        <w:t xml:space="preserve">) By binning the velocity data in (</w:t>
      </w:r>
      <w:r>
        <w:rPr>
          <w:rStyle w:val="partLabel"/>
        </w:rPr>
        <w:t xml:space="preserve">A</w:t>
      </w:r>
      <w:r>
        <w:rPr>
          <w:color w:val="#ff8000"/>
          <w:shd w:val="clear" w:color="" w:fill=""/>
        </w:rPr>
        <w:t xml:space="preserve">) and (</w:t>
      </w:r>
      <w:r>
        <w:rPr>
          <w:rStyle w:val="partLabel"/>
        </w:rPr>
        <w:t xml:space="preserve">B</w:t>
      </w:r>
      <w:r>
        <w:rPr>
          <w:color w:val="#ff8000"/>
          <w:shd w:val="clear" w:color="" w:fill=""/>
        </w:rPr>
        <w:t xml:space="preserve">), we replot the actual speed (</w:t>
      </w:r>
      <w:r>
        <w:rPr>
          <w:color w:val="#ff8000"/>
          <w:i/>
          <w:iCs/>
          <w:shd w:val="clear" w:color="" w:fill=""/>
        </w:rPr>
        <w:t xml:space="preserve">V</w:t>
      </w:r>
      <w:r>
        <w:rPr>
          <w:color w:val="#ff8000"/>
          <w:i/>
          <w:iCs/>
          <w:vertAlign w:val="subscript"/>
          <w:shd w:val="clear" w:color="" w:fill=""/>
        </w:rPr>
        <w:t xml:space="preserve">a</w:t>
      </w:r>
      <w:r>
        <w:rPr>
          <w:color w:val="#ff8000"/>
          <w:shd w:val="clear" w:color="" w:fill=""/>
        </w:rPr>
        <w:t xml:space="preserve">, black) and propagation wave speed of forward locomotion (</w:t>
      </w:r>
      <w:r>
        <w:rPr>
          <w:color w:val="#ff8000"/>
          <w:i/>
          <w:iCs/>
          <w:shd w:val="clear" w:color="" w:fill=""/>
        </w:rPr>
        <w:t xml:space="preserve">V</w:t>
      </w:r>
      <w:r>
        <w:rPr>
          <w:color w:val="#ff8000"/>
          <w:i/>
          <w:iCs/>
          <w:vertAlign w:val="subscript"/>
          <w:shd w:val="clear" w:color="" w:fill=""/>
        </w:rPr>
        <w:t xml:space="preserve">w</w:t>
      </w:r>
      <w:r>
        <w:rPr>
          <w:color w:val="#ff8000"/>
          <w:shd w:val="clear" w:color="" w:fill=""/>
        </w:rPr>
        <w:t xml:space="preserve">, red) with the angle of attack. Propagation wave speed decreases with the angle of attack (</w:t>
      </w:r>
      <w:r>
        <w:rPr>
          <w:color w:val="#ff8000"/>
          <w:i/>
          <w:iCs/>
          <w:shd w:val="clear" w:color="" w:fill=""/>
        </w:rPr>
        <w:t xml:space="preserve">R </w:t>
      </w:r>
      <w:r>
        <w:rPr>
          <w:color w:val="#ff8000"/>
          <w:shd w:val="clear" w:color="" w:fill=""/>
        </w:rPr>
        <w:t xml:space="preserve">= −0.32, p&lt;10</w:t>
      </w:r>
      <w:r>
        <w:rPr>
          <w:color w:val="#ff8000"/>
          <w:vertAlign w:val="superscript"/>
          <w:shd w:val="clear" w:color="" w:fill=""/>
        </w:rPr>
        <w:t xml:space="preserve">–6</w:t>
      </w:r>
      <w:r>
        <w:rPr>
          <w:color w:val="#ff8000"/>
          <w:shd w:val="clear" w:color="" w:fill=""/>
        </w:rPr>
        <w:t xml:space="preserve">, Pearson’s correlation). At around 45 degree angle, the actual speed of locomotion is maximized. For A-C, </w:t>
      </w:r>
      <w:r>
        <w:rPr>
          <w:color w:val="#ff8000"/>
          <w:i/>
          <w:iCs/>
          <w:shd w:val="clear" w:color="" w:fill=""/>
        </w:rPr>
        <w:t xml:space="preserve">n </w:t>
      </w:r>
      <w:r>
        <w:rPr>
          <w:color w:val="#ff8000"/>
          <w:shd w:val="clear" w:color="" w:fill=""/>
        </w:rPr>
        <w:t xml:space="preserve">&gt; 100 bouts of forward movements from 10 worms, Mean ± SEM. (</w:t>
      </w:r>
      <w:r>
        <w:rPr>
          <w:rStyle w:val="partLabel"/>
        </w:rPr>
        <w:t xml:space="preserve">D</w:t>
      </w:r>
      <w:r>
        <w:rPr>
          <w:color w:val="#ff8000"/>
          <w:shd w:val="clear" w:color="" w:fill=""/>
        </w:rPr>
        <w:t xml:space="preserve">) Optogenetic inhibition of RME neurons that express Arch (</w:t>
      </w:r>
      <w:r>
        <w:rPr>
          <w:color w:val="#ff8000"/>
          <w:i/>
          <w:iCs/>
          <w:shd w:val="clear" w:color="" w:fill=""/>
        </w:rPr>
        <w:t xml:space="preserve">n </w:t>
      </w:r>
      <w:r>
        <w:rPr>
          <w:color w:val="#ff8000"/>
          <w:shd w:val="clear" w:color="" w:fill=""/>
        </w:rPr>
        <w:t xml:space="preserve">= 11 trials, 5 animals) or optogenetic activation of RME neurons that express channelrhodopsin ChR2 (</w:t>
      </w:r>
      <w:r>
        <w:rPr>
          <w:color w:val="#ff8000"/>
          <w:i/>
          <w:iCs/>
          <w:shd w:val="clear" w:color="" w:fill=""/>
        </w:rPr>
        <w:t xml:space="preserve">n </w:t>
      </w:r>
      <w:r>
        <w:rPr>
          <w:color w:val="#ff8000"/>
          <w:shd w:val="clear" w:color="" w:fill=""/>
        </w:rPr>
        <w:t xml:space="preserve">= 34 trials, 5 animals) significantly reduces the actual speed of forward locomotion. For each trial, we calculate the change of actual speed of locomotion during and before optogenetic manipulation of RME, **p&lt;0.01, Wilcoxon signed rank test for zero median, Mean ± SEM. </w:t>
      </w:r>
      <w:hyperlink w:anchor="F7-S1" w:history="1">
        <w:r>
          <w:rPr>
            <w:rStyle w:val="jrnlFigRef"/>
          </w:rPr>
          <w:t xml:space="preserve">Figure 7—figure supplement 1</w:t>
        </w:r>
      </w:hyperlink>
      <w:r>
        <w:rPr>
          <w:color w:val="#ff8000"/>
          <w:shd w:val="clear" w:color="" w:fill=""/>
        </w:rPr>
        <w:t xml:space="preserve"> shows the effects of optogenetic manipulation of RME activity on propulsion efficiency.</w:t>
      </w:r>
    </w:p>
    <w:p>
      <w:pPr/>
      <w:r>
        <w:pict>
          <v:shape type="#_x0000_t75" style="width:500px; height:414.98371335505px; margin-left:0px; margin-top:0px; mso-position-horizontal:left; mso-position-vertical:top; mso-position-horizontal-relative:char; mso-position-vertical-relative:line; z-index:-2147483647;">
            <v:imagedata r:id="rId102" o:title=""/>
          </v:shape>
        </w:pict>
      </w:r>
    </w:p>
    <w:p>
      <w:pPr>
        <w:pStyle w:val="jrnlFigBlock"/>
      </w:pPr>
    </w:p>
    <w:p/>
    <w:p>
      <w:pPr>
        <w:pStyle w:val="jrnlFigCaption"/>
      </w:pPr>
      <w:bookmarkStart w:id="22" w:name="F7-S1"/>
      <w:bookmarkEnd w:id="22"/>
      <w:r>
        <w:rPr>
          <w:rStyle w:val="label"/>
        </w:rPr>
        <w:t xml:space="preserve">Figure 7—figure supplement 1.</w:t>
      </w:r>
      <w:r>
        <w:rPr>
          <w:color w:val="#ff8000"/>
          <w:shd w:val="clear" w:color="" w:fill=""/>
        </w:rPr>
        <w:t xml:space="preserve"> Optogenetically inhibiting RME neurons that express Arch (n = 11 trials, 5 animals) or optogenetically activating RME neurons that express channelrhodopsin ChR2 (n = 34 trials, 5 animals) significantly reduces propulsion efficiency of forward locomotion.</w:t>
      </w:r>
    </w:p>
    <w:p>
      <w:pPr>
        <w:pStyle w:val="jrnlFigCaption"/>
      </w:pPr>
      <w:r>
        <w:rPr>
          <w:color w:val="#ff8000"/>
          <w:shd w:val="clear" w:color="" w:fill=""/>
        </w:rPr>
        <w:t xml:space="preserve">Here we measured the fractional change of the propulsion efficiency during bouts of forward locomotion before optogenetic stimulation and during optogenetic stimulation. Wilcoxon signed rank test for zero median, **p&lt;0.01, Mean ± SEM.</w:t>
      </w:r>
    </w:p>
    <w:p>
      <w:pPr/>
      <w:r>
        <w:pict>
          <v:shape type="#_x0000_t75" style="width:500px; height:500.70521861777px; margin-left:0px; margin-top:0px; mso-position-horizontal:left; mso-position-vertical:top; mso-position-horizontal-relative:char; mso-position-vertical-relative:line; z-index:-2147483647;">
            <v:imagedata r:id="rId103" o:title=""/>
          </v:shape>
        </w:pict>
      </w:r>
    </w:p>
    <w:p>
      <w:pPr>
        <w:pStyle w:val="jrnlHead1"/>
      </w:pPr>
      <w:r>
        <w:rPr>
          <w:color w:val="#011b37"/>
          <w:sz w:val="56"/>
          <w:szCs w:val="56"/>
          <w:b/>
          <w:shd w:val="clear" w:color="" w:fill=""/>
        </w:rPr>
        <w:t xml:space="preserve">Discussion</w:t>
      </w:r>
    </w:p>
    <w:p>
      <w:pPr>
        <w:pStyle w:val="jrnlSecPara"/>
      </w:pPr>
      <w:r>
        <w:rPr>
          <w:sz w:val="22"/>
          <w:szCs w:val="22"/>
          <w:shd w:val="clear" w:color="" w:fill=""/>
        </w:rPr>
        <w:t xml:space="preserve">To execute purposeful movement, a nervous system provides precise and sometimes optimal control of locomotory patterns. Neuromodulation, mediated by a large number of neurotransmitters and neuropeptides, plays a critical role in this regulation. Here, we characterized a modulatory role of the GABAergic motor neurons RME in regulating the undulatory head bending during forward movement. We identified the extrasynaptic mechanism through which RME inhibited the cholinergic excitatory motor neurons SMD via the GABA</w:t>
      </w:r>
      <w:r>
        <w:rPr>
          <w:sz w:val="22"/>
          <w:szCs w:val="22"/>
          <w:vertAlign w:val="subscript"/>
          <w:shd w:val="clear" w:color="" w:fill=""/>
        </w:rPr>
        <w:t xml:space="preserve">B</w:t>
      </w:r>
      <w:r>
        <w:rPr>
          <w:sz w:val="22"/>
          <w:szCs w:val="22"/>
          <w:shd w:val="clear" w:color="" w:fill=""/>
        </w:rPr>
        <w:t xml:space="preserve"> receptor GBB-1/GBB-2 to limit the amplitude of head bending. Interestingly, we also found that the activity of RME depended on the excitatory cholinergic inputs from SMD that also innervated the anterior muscles, providing a circuit mechanism whereby the activity of the GABAergic RME neurons temporally matches the activity of SMD and head bending undulation. We demonstrated that activating or inhibiting the activity of RME led to decreased or increased head bending amplitude during undulatory movement, causally linking the modulatory role of RME GABAergic signal with the amplitude of head undulation in moving animals.</w:t>
      </w:r>
    </w:p>
    <w:p>
      <w:pPr>
        <w:pStyle w:val="jrnlSecPara"/>
      </w:pPr>
      <w:r>
        <w:rPr>
          <w:sz w:val="22"/>
          <w:szCs w:val="22"/>
          <w:shd w:val="clear" w:color="" w:fill=""/>
        </w:rPr>
        <w:t xml:space="preserve">While the undulatory forward movement in </w:t>
      </w:r>
      <w:r>
        <w:rPr>
          <w:sz w:val="22"/>
          <w:szCs w:val="22"/>
          <w:i/>
          <w:iCs/>
          <w:shd w:val="clear" w:color="" w:fill=""/>
        </w:rPr>
        <w:t xml:space="preserve">C. elegans </w:t>
      </w:r>
      <w:r>
        <w:rPr>
          <w:sz w:val="22"/>
          <w:szCs w:val="22"/>
          <w:shd w:val="clear" w:color="" w:fill=""/>
        </w:rPr>
        <w:t xml:space="preserve">generates a recurring locomotory pattern, the underlying rhythmogenic circuit or neurons have not been identified. Reciprocal inhibition, a common type of connectivity for rhythmogenic circuits that usually signal through glycinergic neurotransmission (</w:t>
      </w:r>
      <w:hyperlink w:anchor="R2" w:history="1">
        <w:r>
          <w:rPr>
            <w:rStyle w:val="jrnlBibRef"/>
          </w:rPr>
          <w:t xml:space="preserve">Alford and Williams, 1987</w:t>
        </w:r>
      </w:hyperlink>
      <w:r>
        <w:rPr>
          <w:sz w:val="22"/>
          <w:szCs w:val="22"/>
          <w:shd w:val="clear" w:color="" w:fill=""/>
        </w:rPr>
        <w:t xml:space="preserve">; </w:t>
      </w:r>
      <w:hyperlink w:anchor="R13" w:history="1">
        <w:r>
          <w:rPr>
            <w:rStyle w:val="jrnlBibRef"/>
          </w:rPr>
          <w:t xml:space="preserve">Brown, 1914</w:t>
        </w:r>
      </w:hyperlink>
      <w:r>
        <w:rPr>
          <w:sz w:val="22"/>
          <w:szCs w:val="22"/>
          <w:shd w:val="clear" w:color="" w:fill=""/>
        </w:rPr>
        <w:t xml:space="preserve">; </w:t>
      </w:r>
      <w:hyperlink w:anchor="R14" w:history="1">
        <w:r>
          <w:rPr>
            <w:rStyle w:val="jrnlBibRef"/>
          </w:rPr>
          <w:t xml:space="preserve">Buchanan, 1982</w:t>
        </w:r>
      </w:hyperlink>
      <w:r>
        <w:rPr>
          <w:sz w:val="22"/>
          <w:szCs w:val="22"/>
          <w:shd w:val="clear" w:color="" w:fill=""/>
        </w:rPr>
        <w:t xml:space="preserve">; </w:t>
      </w:r>
      <w:hyperlink w:anchor="R20" w:history="1">
        <w:r>
          <w:rPr>
            <w:rStyle w:val="jrnlBibRef"/>
          </w:rPr>
          <w:t xml:space="preserve">Cohen and Harris-Warrick, 1984</w:t>
        </w:r>
      </w:hyperlink>
      <w:r>
        <w:rPr>
          <w:sz w:val="22"/>
          <w:szCs w:val="22"/>
          <w:shd w:val="clear" w:color="" w:fill=""/>
        </w:rPr>
        <w:t xml:space="preserve">; </w:t>
      </w:r>
      <w:hyperlink w:anchor="R21" w:history="1">
        <w:r>
          <w:rPr>
            <w:rStyle w:val="jrnlBibRef"/>
          </w:rPr>
          <w:t xml:space="preserve">Dale, 1985</w:t>
        </w:r>
      </w:hyperlink>
      <w:r>
        <w:rPr>
          <w:sz w:val="22"/>
          <w:szCs w:val="22"/>
          <w:shd w:val="clear" w:color="" w:fill=""/>
        </w:rPr>
        <w:t xml:space="preserve">; </w:t>
      </w:r>
      <w:hyperlink w:anchor="R30" w:history="1">
        <w:r>
          <w:rPr>
            <w:rStyle w:val="jrnlBibRef"/>
          </w:rPr>
          <w:t xml:space="preserve">Friesen, 1994</w:t>
        </w:r>
      </w:hyperlink>
      <w:r>
        <w:rPr>
          <w:sz w:val="22"/>
          <w:szCs w:val="22"/>
          <w:shd w:val="clear" w:color="" w:fill=""/>
        </w:rPr>
        <w:t xml:space="preserve">; </w:t>
      </w:r>
      <w:hyperlink w:anchor="R62" w:history="1">
        <w:r>
          <w:rPr>
            <w:rStyle w:val="jrnlBibRef"/>
          </w:rPr>
          <w:t xml:space="preserve">Sharp et al., 1996</w:t>
        </w:r>
      </w:hyperlink>
      <w:r>
        <w:rPr>
          <w:sz w:val="22"/>
          <w:szCs w:val="22"/>
          <w:shd w:val="clear" w:color="" w:fill=""/>
        </w:rPr>
        <w:t xml:space="preserve">; </w:t>
      </w:r>
      <w:hyperlink w:anchor="R64" w:history="1">
        <w:r>
          <w:rPr>
            <w:rStyle w:val="jrnlBibRef"/>
          </w:rPr>
          <w:t xml:space="preserve">Soffe, 1987</w:t>
        </w:r>
      </w:hyperlink>
      <w:r>
        <w:rPr>
          <w:sz w:val="22"/>
          <w:szCs w:val="22"/>
          <w:shd w:val="clear" w:color="" w:fill=""/>
        </w:rPr>
        <w:t xml:space="preserve">), has not been identified in the </w:t>
      </w:r>
      <w:r>
        <w:rPr>
          <w:sz w:val="22"/>
          <w:szCs w:val="22"/>
          <w:i/>
          <w:iCs/>
          <w:shd w:val="clear" w:color="" w:fill=""/>
        </w:rPr>
        <w:t xml:space="preserve">C. elegans </w:t>
      </w:r>
      <w:r>
        <w:rPr>
          <w:sz w:val="22"/>
          <w:szCs w:val="22"/>
          <w:shd w:val="clear" w:color="" w:fill=""/>
        </w:rPr>
        <w:t xml:space="preserve">nervous system (</w:t>
      </w:r>
      <w:hyperlink w:anchor="R72" w:history="1">
        <w:r>
          <w:rPr>
            <w:rStyle w:val="jrnlBibRef"/>
          </w:rPr>
          <w:t xml:space="preserve">White et al., 1986</w:t>
        </w:r>
      </w:hyperlink>
      <w:r>
        <w:rPr>
          <w:sz w:val="22"/>
          <w:szCs w:val="22"/>
          <w:shd w:val="clear" w:color="" w:fill=""/>
        </w:rPr>
        <w:t xml:space="preserve">). Killing RME does not eliminate the undulatory forward movement, indicating that RME are not required to generate forward movement and revealing a modulatory role of the RME GABAergic neurotransmission in mediating the pattern of forward locomotion. It has been shown that GABA modulates locomotory circuits either extrinsically or intrinsically as part of the motor circuit (</w:t>
      </w:r>
      <w:hyperlink w:anchor="R15" w:history="1">
        <w:r>
          <w:rPr>
            <w:rStyle w:val="jrnlBibRef"/>
          </w:rPr>
          <w:t xml:space="preserve">Cazalets et al., 1998</w:t>
        </w:r>
      </w:hyperlink>
      <w:r>
        <w:rPr>
          <w:sz w:val="22"/>
          <w:szCs w:val="22"/>
          <w:shd w:val="clear" w:color="" w:fill=""/>
        </w:rPr>
        <w:t xml:space="preserve">; </w:t>
      </w:r>
      <w:hyperlink w:anchor="R58" w:history="1">
        <w:r>
          <w:rPr>
            <w:rStyle w:val="jrnlBibRef"/>
          </w:rPr>
          <w:t xml:space="preserve">Reith and Sillar, 1999</w:t>
        </w:r>
      </w:hyperlink>
      <w:r>
        <w:rPr>
          <w:sz w:val="22"/>
          <w:szCs w:val="22"/>
          <w:shd w:val="clear" w:color="" w:fill=""/>
        </w:rPr>
        <w:t xml:space="preserve">; </w:t>
      </w:r>
      <w:hyperlink w:anchor="R66" w:history="1">
        <w:r>
          <w:rPr>
            <w:rStyle w:val="jrnlBibRef"/>
          </w:rPr>
          <w:t xml:space="preserve">Tegner et al., 1993</w:t>
        </w:r>
      </w:hyperlink>
      <w:r>
        <w:rPr>
          <w:sz w:val="22"/>
          <w:szCs w:val="22"/>
          <w:shd w:val="clear" w:color="" w:fill=""/>
        </w:rPr>
        <w:t xml:space="preserve">; </w:t>
      </w:r>
      <w:hyperlink w:anchor="R74" w:history="1">
        <w:r>
          <w:rPr>
            <w:rStyle w:val="jrnlBibRef"/>
          </w:rPr>
          <w:t xml:space="preserve">Ziskind-Conhaim, 2013</w:t>
        </w:r>
      </w:hyperlink>
      <w:r>
        <w:rPr>
          <w:sz w:val="22"/>
          <w:szCs w:val="22"/>
          <w:shd w:val="clear" w:color="" w:fill=""/>
        </w:rPr>
        <w:t xml:space="preserve">; </w:t>
      </w:r>
      <w:hyperlink w:anchor="R29" w:history="1">
        <w:r>
          <w:rPr>
            <w:rStyle w:val="jrnlBibRef"/>
          </w:rPr>
          <w:t xml:space="preserve">Fidelin et al, 2015</w:t>
        </w:r>
      </w:hyperlink>
      <w:r>
        <w:rPr>
          <w:sz w:val="22"/>
          <w:szCs w:val="22"/>
          <w:shd w:val="clear" w:color="" w:fill=""/>
        </w:rPr>
        <w:t xml:space="preserve">). Here, we characterized a signaling mechanism whereby the RME GABAergic neurotransmission modulated the pattern of head undulation during forward movements. We also demonstrated the causal role of the RME GABAergic neurotransmission in setting the amplitude of head bending in moving animals and showed that an optimal range of head bending amplitude correlated with the speed and efficiency of forward movement. We propose that the inhibitory feedback between SMD and RME provides a gain control mechanism to dynamically regulate head bending. When SMD activity is high and the head bending amplitude is large, RME inhibition is strong; when SMD activity is low and the head bending amplitude is small, RME inhibition is weak. This regulatory mechanism together with the phase-lock of RME activity to the head bending allows RME to continuously adjust its strength of inhibition based on the strength of SMD activity to set the head bending amplitude within an optimal range. Gain control mechanisms are commonly observed in motor systems (</w:t>
      </w:r>
      <w:hyperlink w:anchor="R38" w:history="1">
        <w:r>
          <w:rPr>
            <w:rStyle w:val="jrnlBibRef"/>
          </w:rPr>
          <w:t xml:space="preserve">Johnson and Heckman, 2014</w:t>
        </w:r>
      </w:hyperlink>
      <w:r>
        <w:rPr>
          <w:sz w:val="22"/>
          <w:szCs w:val="22"/>
          <w:shd w:val="clear" w:color="" w:fill=""/>
        </w:rPr>
        <w:t xml:space="preserve">). Here, we characterize the extrasynaptic neurotransmission of GABA, a common transmitter, that regulates a motor gain control through a conserved metabotropic GABA</w:t>
      </w:r>
      <w:r>
        <w:rPr>
          <w:sz w:val="22"/>
          <w:szCs w:val="22"/>
          <w:vertAlign w:val="subscript"/>
          <w:shd w:val="clear" w:color="" w:fill=""/>
        </w:rPr>
        <w:t xml:space="preserve">B</w:t>
      </w:r>
      <w:r>
        <w:rPr>
          <w:sz w:val="22"/>
          <w:szCs w:val="22"/>
          <w:shd w:val="clear" w:color="" w:fill=""/>
        </w:rPr>
        <w:t xml:space="preserve"> receptor.</w:t>
      </w:r>
    </w:p>
    <w:p>
      <w:pPr>
        <w:pStyle w:val="jrnlSecPara"/>
      </w:pPr>
      <w:r>
        <w:rPr>
          <w:sz w:val="22"/>
          <w:szCs w:val="22"/>
          <w:shd w:val="clear" w:color="" w:fill=""/>
        </w:rPr>
        <w:t xml:space="preserve">Both GABA</w:t>
      </w:r>
      <w:r>
        <w:rPr>
          <w:sz w:val="22"/>
          <w:szCs w:val="22"/>
          <w:vertAlign w:val="subscript"/>
          <w:shd w:val="clear" w:color="" w:fill=""/>
        </w:rPr>
        <w:t xml:space="preserve">A</w:t>
      </w:r>
      <w:r>
        <w:rPr>
          <w:sz w:val="22"/>
          <w:szCs w:val="22"/>
          <w:shd w:val="clear" w:color="" w:fill=""/>
        </w:rPr>
        <w:t xml:space="preserve"> and GABA</w:t>
      </w:r>
      <w:r>
        <w:rPr>
          <w:sz w:val="22"/>
          <w:szCs w:val="22"/>
          <w:vertAlign w:val="subscript"/>
          <w:shd w:val="clear" w:color="" w:fill=""/>
        </w:rPr>
        <w:t xml:space="preserve">B </w:t>
      </w:r>
      <w:r>
        <w:rPr>
          <w:sz w:val="22"/>
          <w:szCs w:val="22"/>
          <w:shd w:val="clear" w:color="" w:fill=""/>
        </w:rPr>
        <w:t xml:space="preserve">receptors are implicated in modulating locomotory networks. Pharmacologically manipulating the activity of GABA</w:t>
      </w:r>
      <w:r>
        <w:rPr>
          <w:sz w:val="22"/>
          <w:szCs w:val="22"/>
          <w:vertAlign w:val="subscript"/>
          <w:shd w:val="clear" w:color="" w:fill=""/>
        </w:rPr>
        <w:t xml:space="preserve">A</w:t>
      </w:r>
      <w:r>
        <w:rPr>
          <w:sz w:val="22"/>
          <w:szCs w:val="22"/>
          <w:shd w:val="clear" w:color="" w:fill=""/>
        </w:rPr>
        <w:t xml:space="preserve"> versus GABA</w:t>
      </w:r>
      <w:r>
        <w:rPr>
          <w:sz w:val="22"/>
          <w:szCs w:val="22"/>
          <w:vertAlign w:val="subscript"/>
          <w:shd w:val="clear" w:color="" w:fill=""/>
        </w:rPr>
        <w:t xml:space="preserve">B </w:t>
      </w:r>
      <w:r>
        <w:rPr>
          <w:sz w:val="22"/>
          <w:szCs w:val="22"/>
          <w:shd w:val="clear" w:color="" w:fill=""/>
        </w:rPr>
        <w:t xml:space="preserve">often generates different effects on locomotory circuits (</w:t>
      </w:r>
      <w:hyperlink w:anchor="R15" w:history="1">
        <w:r>
          <w:rPr>
            <w:rStyle w:val="jrnlBibRef"/>
          </w:rPr>
          <w:t xml:space="preserve">Cazalets et al., 1998</w:t>
        </w:r>
      </w:hyperlink>
      <w:r>
        <w:rPr>
          <w:sz w:val="22"/>
          <w:szCs w:val="22"/>
          <w:shd w:val="clear" w:color="" w:fill=""/>
        </w:rPr>
        <w:t xml:space="preserve">; </w:t>
      </w:r>
      <w:hyperlink w:anchor="R58" w:history="1">
        <w:r>
          <w:rPr>
            <w:rStyle w:val="jrnlBibRef"/>
          </w:rPr>
          <w:t xml:space="preserve">Reith and Sillar, 1999</w:t>
        </w:r>
      </w:hyperlink>
      <w:r>
        <w:rPr>
          <w:sz w:val="22"/>
          <w:szCs w:val="22"/>
          <w:shd w:val="clear" w:color="" w:fill=""/>
        </w:rPr>
        <w:t xml:space="preserve">; </w:t>
      </w:r>
      <w:hyperlink w:anchor="R65" w:history="1">
        <w:r>
          <w:rPr>
            <w:rStyle w:val="jrnlBibRef"/>
          </w:rPr>
          <w:t xml:space="preserve">Swensen et al., 2000</w:t>
        </w:r>
      </w:hyperlink>
      <w:r>
        <w:rPr>
          <w:sz w:val="22"/>
          <w:szCs w:val="22"/>
          <w:shd w:val="clear" w:color="" w:fill=""/>
        </w:rPr>
        <w:t xml:space="preserve">; </w:t>
      </w:r>
      <w:hyperlink w:anchor="R66" w:history="1">
        <w:r>
          <w:rPr>
            <w:rStyle w:val="jrnlBibRef"/>
          </w:rPr>
          <w:t xml:space="preserve">Tegner et al., 1993</w:t>
        </w:r>
      </w:hyperlink>
      <w:r>
        <w:rPr>
          <w:sz w:val="22"/>
          <w:szCs w:val="22"/>
          <w:shd w:val="clear" w:color="" w:fill=""/>
        </w:rPr>
        <w:t xml:space="preserve">; </w:t>
      </w:r>
      <w:hyperlink w:anchor="R74" w:history="1">
        <w:r>
          <w:rPr>
            <w:rStyle w:val="jrnlBibRef"/>
          </w:rPr>
          <w:t xml:space="preserve">Ziskind-Conhaim, 2013</w:t>
        </w:r>
      </w:hyperlink>
      <w:r>
        <w:rPr>
          <w:sz w:val="22"/>
          <w:szCs w:val="22"/>
          <w:shd w:val="clear" w:color="" w:fill=""/>
        </w:rPr>
        <w:t xml:space="preserve">). While GABA</w:t>
      </w:r>
      <w:r>
        <w:rPr>
          <w:sz w:val="22"/>
          <w:szCs w:val="22"/>
          <w:vertAlign w:val="subscript"/>
          <w:shd w:val="clear" w:color="" w:fill=""/>
        </w:rPr>
        <w:t xml:space="preserve">A</w:t>
      </w:r>
      <w:r>
        <w:rPr>
          <w:sz w:val="22"/>
          <w:szCs w:val="22"/>
          <w:shd w:val="clear" w:color="" w:fill=""/>
        </w:rPr>
        <w:t xml:space="preserve"> receptors act as chloride channels; metabotropic GABA</w:t>
      </w:r>
      <w:r>
        <w:rPr>
          <w:sz w:val="22"/>
          <w:szCs w:val="22"/>
          <w:vertAlign w:val="subscript"/>
          <w:shd w:val="clear" w:color="" w:fill=""/>
        </w:rPr>
        <w:t xml:space="preserve">B</w:t>
      </w:r>
      <w:r>
        <w:rPr>
          <w:sz w:val="22"/>
          <w:szCs w:val="22"/>
          <w:shd w:val="clear" w:color="" w:fill=""/>
        </w:rPr>
        <w:t xml:space="preserve"> receptors signal through G-protein pathways (</w:t>
      </w:r>
      <w:hyperlink w:anchor="R54" w:history="1">
        <w:r>
          <w:rPr>
            <w:rStyle w:val="jrnlBibRef"/>
          </w:rPr>
          <w:t xml:space="preserve">Olsen, 1991</w:t>
        </w:r>
      </w:hyperlink>
      <w:r>
        <w:rPr>
          <w:sz w:val="22"/>
          <w:szCs w:val="22"/>
          <w:shd w:val="clear" w:color="" w:fill=""/>
        </w:rPr>
        <w:t xml:space="preserve">). Here, we characterize the extrasynaptic GABAergic neurotransmission through which the </w:t>
      </w:r>
      <w:r>
        <w:rPr>
          <w:sz w:val="22"/>
          <w:szCs w:val="22"/>
          <w:i/>
          <w:iCs/>
          <w:shd w:val="clear" w:color="" w:fill=""/>
        </w:rPr>
        <w:t xml:space="preserve">C. elegans </w:t>
      </w:r>
      <w:r>
        <w:rPr>
          <w:sz w:val="22"/>
          <w:szCs w:val="22"/>
          <w:shd w:val="clear" w:color="" w:fill=""/>
        </w:rPr>
        <w:t xml:space="preserve">GABA</w:t>
      </w:r>
      <w:r>
        <w:rPr>
          <w:sz w:val="22"/>
          <w:szCs w:val="22"/>
          <w:vertAlign w:val="subscript"/>
          <w:shd w:val="clear" w:color="" w:fill=""/>
        </w:rPr>
        <w:t xml:space="preserve">B </w:t>
      </w:r>
      <w:r>
        <w:rPr>
          <w:sz w:val="22"/>
          <w:szCs w:val="22"/>
          <w:shd w:val="clear" w:color="" w:fill=""/>
        </w:rPr>
        <w:t xml:space="preserve">receptor modulates locomotion. </w:t>
      </w:r>
      <w:r>
        <w:rPr>
          <w:sz w:val="22"/>
          <w:szCs w:val="22"/>
          <w:i/>
          <w:iCs/>
          <w:shd w:val="clear" w:color="" w:fill=""/>
        </w:rPr>
        <w:t xml:space="preserve">C. elegans </w:t>
      </w:r>
      <w:r>
        <w:rPr>
          <w:sz w:val="22"/>
          <w:szCs w:val="22"/>
          <w:shd w:val="clear" w:color="" w:fill=""/>
        </w:rPr>
        <w:t xml:space="preserve">has two subunits of GABA</w:t>
      </w:r>
      <w:r>
        <w:rPr>
          <w:sz w:val="22"/>
          <w:szCs w:val="22"/>
          <w:vertAlign w:val="subscript"/>
          <w:shd w:val="clear" w:color="" w:fill=""/>
        </w:rPr>
        <w:t xml:space="preserve">B </w:t>
      </w:r>
      <w:r>
        <w:rPr>
          <w:sz w:val="22"/>
          <w:szCs w:val="22"/>
          <w:shd w:val="clear" w:color="" w:fill=""/>
        </w:rPr>
        <w:t xml:space="preserve">that are encoded by </w:t>
      </w:r>
      <w:r>
        <w:rPr>
          <w:sz w:val="22"/>
          <w:szCs w:val="22"/>
          <w:i/>
          <w:iCs/>
          <w:shd w:val="clear" w:color="" w:fill=""/>
        </w:rPr>
        <w:t xml:space="preserve">gbb-1 </w:t>
      </w:r>
      <w:r>
        <w:rPr>
          <w:sz w:val="22"/>
          <w:szCs w:val="22"/>
          <w:shd w:val="clear" w:color="" w:fill=""/>
        </w:rPr>
        <w:t xml:space="preserve">and </w:t>
      </w:r>
      <w:r>
        <w:rPr>
          <w:sz w:val="22"/>
          <w:szCs w:val="22"/>
          <w:i/>
          <w:iCs/>
          <w:shd w:val="clear" w:color="" w:fill=""/>
        </w:rPr>
        <w:t xml:space="preserve">gbb-2</w:t>
      </w:r>
      <w:r>
        <w:rPr>
          <w:sz w:val="22"/>
          <w:szCs w:val="22"/>
          <w:shd w:val="clear" w:color="" w:fill=""/>
        </w:rPr>
        <w:t xml:space="preserve"> and act as heterodimers (</w:t>
      </w:r>
      <w:hyperlink w:anchor="R24" w:history="1">
        <w:r>
          <w:rPr>
            <w:rStyle w:val="jrnlBibRef"/>
          </w:rPr>
          <w:t xml:space="preserve">Dittman and Kaplan, 2008</w:t>
        </w:r>
      </w:hyperlink>
      <w:r>
        <w:rPr>
          <w:sz w:val="22"/>
          <w:szCs w:val="22"/>
          <w:shd w:val="clear" w:color="" w:fill=""/>
        </w:rPr>
        <w:t xml:space="preserve">). We showed that the GABA</w:t>
      </w:r>
      <w:r>
        <w:rPr>
          <w:sz w:val="22"/>
          <w:szCs w:val="22"/>
          <w:vertAlign w:val="subscript"/>
          <w:shd w:val="clear" w:color="" w:fill=""/>
        </w:rPr>
        <w:t xml:space="preserve">B</w:t>
      </w:r>
      <w:r>
        <w:rPr>
          <w:sz w:val="22"/>
          <w:szCs w:val="22"/>
          <w:shd w:val="clear" w:color="" w:fill=""/>
        </w:rPr>
        <w:t xml:space="preserve"> receptor subunit GBB-1 mediated the causal behavioral effect of the RME GABAergic neurotransmission on head bending undulation. In contrast, we found that mutating </w:t>
      </w:r>
      <w:r>
        <w:rPr>
          <w:sz w:val="22"/>
          <w:szCs w:val="22"/>
          <w:i/>
          <w:iCs/>
          <w:shd w:val="clear" w:color="" w:fill=""/>
        </w:rPr>
        <w:t xml:space="preserve">unc-49, </w:t>
      </w:r>
      <w:r>
        <w:rPr>
          <w:sz w:val="22"/>
          <w:szCs w:val="22"/>
          <w:shd w:val="clear" w:color="" w:fill=""/>
        </w:rPr>
        <w:t xml:space="preserve">which encoded a </w:t>
      </w:r>
      <w:r>
        <w:rPr>
          <w:sz w:val="22"/>
          <w:szCs w:val="22"/>
          <w:i/>
          <w:iCs/>
          <w:shd w:val="clear" w:color="" w:fill=""/>
        </w:rPr>
        <w:t xml:space="preserve">C. elegans </w:t>
      </w:r>
      <w:r>
        <w:rPr>
          <w:sz w:val="22"/>
          <w:szCs w:val="22"/>
          <w:shd w:val="clear" w:color="" w:fill=""/>
        </w:rPr>
        <w:t xml:space="preserve">homolog of GABA</w:t>
      </w:r>
      <w:r>
        <w:rPr>
          <w:sz w:val="22"/>
          <w:szCs w:val="22"/>
          <w:vertAlign w:val="subscript"/>
          <w:shd w:val="clear" w:color="" w:fill=""/>
        </w:rPr>
        <w:t xml:space="preserve">A</w:t>
      </w:r>
      <w:r>
        <w:rPr>
          <w:sz w:val="22"/>
          <w:szCs w:val="22"/>
          <w:shd w:val="clear" w:color="" w:fill=""/>
        </w:rPr>
        <w:t xml:space="preserve"> (</w:t>
      </w:r>
      <w:hyperlink w:anchor="R6" w:history="1">
        <w:r>
          <w:rPr>
            <w:rStyle w:val="jrnlBibRef"/>
          </w:rPr>
          <w:t xml:space="preserve">Bamber et al., 1999</w:t>
        </w:r>
      </w:hyperlink>
      <w:r>
        <w:rPr>
          <w:sz w:val="22"/>
          <w:szCs w:val="22"/>
          <w:shd w:val="clear" w:color="" w:fill=""/>
        </w:rPr>
        <w:t xml:space="preserve">), in the wild-type background did not significantly reduce the effect of activating RME with ChR2 on the amplitude of head bending (</w:t>
      </w:r>
      <w:hyperlink w:anchor="F6" w:history="1">
        <w:r>
          <w:rPr>
            <w:rStyle w:val="jrnlFigRef"/>
          </w:rPr>
          <w:t xml:space="preserve">Figure 6</w:t>
        </w:r>
      </w:hyperlink>
      <w:r>
        <w:rPr>
          <w:sz w:val="22"/>
          <w:szCs w:val="22"/>
          <w:shd w:val="clear" w:color="" w:fill=""/>
        </w:rPr>
        <w:t xml:space="preserve">). It was previously shown that the GABA</w:t>
      </w:r>
      <w:r>
        <w:rPr>
          <w:sz w:val="22"/>
          <w:szCs w:val="22"/>
          <w:vertAlign w:val="subscript"/>
          <w:shd w:val="clear" w:color="" w:fill=""/>
        </w:rPr>
        <w:t xml:space="preserve">A </w:t>
      </w:r>
      <w:r>
        <w:rPr>
          <w:sz w:val="22"/>
          <w:szCs w:val="22"/>
          <w:shd w:val="clear" w:color="" w:fill=""/>
        </w:rPr>
        <w:t xml:space="preserve">receptor UNC-49 was expressed in the body wall muscles (</w:t>
      </w:r>
      <w:hyperlink w:anchor="R6" w:history="1">
        <w:r>
          <w:rPr>
            <w:rStyle w:val="jrnlBibRef"/>
          </w:rPr>
          <w:t xml:space="preserve">Bamber et al., 1999</w:t>
        </w:r>
      </w:hyperlink>
      <w:r>
        <w:rPr>
          <w:sz w:val="22"/>
          <w:szCs w:val="22"/>
          <w:shd w:val="clear" w:color="" w:fill=""/>
        </w:rPr>
        <w:t xml:space="preserve">) and mutating </w:t>
      </w:r>
      <w:r>
        <w:rPr>
          <w:sz w:val="22"/>
          <w:szCs w:val="22"/>
          <w:i/>
          <w:iCs/>
          <w:shd w:val="clear" w:color="" w:fill=""/>
        </w:rPr>
        <w:t xml:space="preserve">unc-49 </w:t>
      </w:r>
      <w:r>
        <w:rPr>
          <w:sz w:val="22"/>
          <w:szCs w:val="22"/>
          <w:shd w:val="clear" w:color="" w:fill=""/>
        </w:rPr>
        <w:t xml:space="preserve">eliminated GABA-induced hyperpolarization in the body muscles (</w:t>
      </w:r>
      <w:hyperlink w:anchor="R60" w:history="1">
        <w:r>
          <w:rPr>
            <w:rStyle w:val="jrnlBibRef"/>
          </w:rPr>
          <w:t xml:space="preserve">Richmond and Jorgensen, 1999</w:t>
        </w:r>
      </w:hyperlink>
      <w:r>
        <w:rPr>
          <w:sz w:val="22"/>
          <w:szCs w:val="22"/>
          <w:shd w:val="clear" w:color="" w:fill=""/>
        </w:rPr>
        <w:t xml:space="preserve">), resulting in a 'shrinker' phenotype that phenocopied the locomotory defect of killing D-type GABAergic ventral nerve cord motor neurons, but not the defect of killing RME (</w:t>
      </w:r>
      <w:hyperlink w:anchor="R47" w:history="1">
        <w:r>
          <w:rPr>
            <w:rStyle w:val="jrnlBibRef"/>
          </w:rPr>
          <w:t xml:space="preserve">McIntire et al., 1993a</w:t>
        </w:r>
      </w:hyperlink>
      <w:r>
        <w:rPr>
          <w:sz w:val="22"/>
          <w:szCs w:val="22"/>
          <w:shd w:val="clear" w:color="" w:fill=""/>
        </w:rPr>
        <w:t xml:space="preserve">). Together, these findings indicate that both the identity of the GABAergic neurons and the target cells that express either GABA</w:t>
      </w:r>
      <w:r>
        <w:rPr>
          <w:sz w:val="22"/>
          <w:szCs w:val="22"/>
          <w:vertAlign w:val="subscript"/>
          <w:shd w:val="clear" w:color="" w:fill=""/>
        </w:rPr>
        <w:t xml:space="preserve">A</w:t>
      </w:r>
      <w:r>
        <w:rPr>
          <w:sz w:val="22"/>
          <w:szCs w:val="22"/>
          <w:shd w:val="clear" w:color="" w:fill=""/>
        </w:rPr>
        <w:t xml:space="preserve"> or GABA</w:t>
      </w:r>
      <w:r>
        <w:rPr>
          <w:sz w:val="22"/>
          <w:szCs w:val="22"/>
          <w:vertAlign w:val="subscript"/>
          <w:shd w:val="clear" w:color="" w:fill=""/>
        </w:rPr>
        <w:t xml:space="preserve">B </w:t>
      </w:r>
      <w:r>
        <w:rPr>
          <w:sz w:val="22"/>
          <w:szCs w:val="22"/>
          <w:shd w:val="clear" w:color="" w:fill=""/>
        </w:rPr>
        <w:t xml:space="preserve">receptors contribute to the behavioral effects of GABAergic neurotransmission. We speculate that the slow kinetics of the metabotropic GABA</w:t>
      </w:r>
      <w:r>
        <w:rPr>
          <w:sz w:val="22"/>
          <w:szCs w:val="22"/>
          <w:vertAlign w:val="subscript"/>
          <w:shd w:val="clear" w:color="" w:fill=""/>
        </w:rPr>
        <w:t xml:space="preserve">B </w:t>
      </w:r>
      <w:r>
        <w:rPr>
          <w:sz w:val="22"/>
          <w:szCs w:val="22"/>
          <w:shd w:val="clear" w:color="" w:fill=""/>
        </w:rPr>
        <w:t xml:space="preserve">receptor and the downstream signaling match the temporal dynamics of head undulation, which operates at around 1 Hz (</w:t>
      </w:r>
      <w:hyperlink w:anchor="R70" w:history="1">
        <w:r>
          <w:rPr>
            <w:rStyle w:val="jrnlBibRef"/>
          </w:rPr>
          <w:t xml:space="preserve">Wen et al., 2012</w:t>
        </w:r>
      </w:hyperlink>
      <w:r>
        <w:rPr>
          <w:sz w:val="22"/>
          <w:szCs w:val="22"/>
          <w:shd w:val="clear" w:color="" w:fill=""/>
        </w:rPr>
        <w:t xml:space="preserve">).</w:t>
      </w:r>
    </w:p>
    <w:p>
      <w:pPr>
        <w:pStyle w:val="jrnlSecPara"/>
      </w:pPr>
      <w:r>
        <w:rPr>
          <w:sz w:val="22"/>
          <w:szCs w:val="22"/>
          <w:shd w:val="clear" w:color="" w:fill=""/>
        </w:rPr>
        <w:t xml:space="preserve">Interestingly, the cholinergic neurotransmission from SMD that regulates the undulatory activity of RME is also mediated by a G-protein coupled receptor, GAR-2 (</w:t>
      </w:r>
      <w:hyperlink w:anchor="F4" w:history="1">
        <w:r>
          <w:rPr>
            <w:rStyle w:val="jrnlFigRef"/>
          </w:rPr>
          <w:t xml:space="preserve">Figure 4</w:t>
        </w:r>
      </w:hyperlink>
      <w:r>
        <w:rPr>
          <w:sz w:val="22"/>
          <w:szCs w:val="22"/>
          <w:shd w:val="clear" w:color="" w:fill=""/>
        </w:rPr>
        <w:t xml:space="preserve">). The protein sequence of GAR-2 is similar to the mammalian M2/M4 muscarinic acetylcholine receptors, which are coupled with G</w:t>
      </w:r>
      <w:r>
        <w:rPr>
          <w:sz w:val="22"/>
          <w:szCs w:val="22"/>
          <w:vertAlign w:val="subscript"/>
          <w:shd w:val="clear" w:color="" w:fill=""/>
        </w:rPr>
        <w:t xml:space="preserve">i/o,</w:t>
      </w:r>
      <w:r>
        <w:rPr>
          <w:sz w:val="22"/>
          <w:szCs w:val="22"/>
          <w:shd w:val="clear" w:color="" w:fill=""/>
        </w:rPr>
        <w:t xml:space="preserve"> and the mammalian M1/M3/M5 muscarinic acetylcholine receptors, which are coupled with G</w:t>
      </w:r>
      <w:r>
        <w:rPr>
          <w:sz w:val="22"/>
          <w:szCs w:val="22"/>
          <w:vertAlign w:val="subscript"/>
          <w:shd w:val="clear" w:color="" w:fill=""/>
        </w:rPr>
        <w:t xml:space="preserve">q </w:t>
      </w:r>
      <w:r>
        <w:rPr>
          <w:sz w:val="22"/>
          <w:szCs w:val="22"/>
          <w:shd w:val="clear" w:color="" w:fill=""/>
        </w:rPr>
        <w:t xml:space="preserve">(</w:t>
      </w:r>
      <w:hyperlink w:anchor="R41" w:history="1">
        <w:r>
          <w:rPr>
            <w:rStyle w:val="jrnlBibRef"/>
          </w:rPr>
          <w:t xml:space="preserve">Lanzafame et al., 2003</w:t>
        </w:r>
      </w:hyperlink>
      <w:r>
        <w:rPr>
          <w:sz w:val="22"/>
          <w:szCs w:val="22"/>
          <w:shd w:val="clear" w:color="" w:fill=""/>
        </w:rPr>
        <w:t xml:space="preserve">; </w:t>
      </w:r>
      <w:hyperlink w:anchor="R42" w:history="1">
        <w:r>
          <w:rPr>
            <w:rStyle w:val="jrnlBibRef"/>
          </w:rPr>
          <w:t xml:space="preserve">Lee et al., 2000</w:t>
        </w:r>
      </w:hyperlink>
      <w:r>
        <w:rPr>
          <w:sz w:val="22"/>
          <w:szCs w:val="22"/>
          <w:shd w:val="clear" w:color="" w:fill=""/>
        </w:rPr>
        <w:t xml:space="preserve">). Previously, it was shown that the function of </w:t>
      </w:r>
      <w:r>
        <w:rPr>
          <w:sz w:val="22"/>
          <w:szCs w:val="22"/>
          <w:i/>
          <w:iCs/>
          <w:shd w:val="clear" w:color="" w:fill=""/>
        </w:rPr>
        <w:t xml:space="preserve">gar-2 </w:t>
      </w:r>
      <w:r>
        <w:rPr>
          <w:sz w:val="22"/>
          <w:szCs w:val="22"/>
          <w:shd w:val="clear" w:color="" w:fill=""/>
        </w:rPr>
        <w:t xml:space="preserve">in the cholinergic ventral nerve cord motor neurons genetically interacted with </w:t>
      </w:r>
      <w:r>
        <w:rPr>
          <w:sz w:val="22"/>
          <w:szCs w:val="22"/>
          <w:i/>
          <w:iCs/>
          <w:shd w:val="clear" w:color="" w:fill=""/>
        </w:rPr>
        <w:t xml:space="preserve">goa-1, </w:t>
      </w:r>
      <w:r>
        <w:rPr>
          <w:sz w:val="22"/>
          <w:szCs w:val="22"/>
          <w:shd w:val="clear" w:color="" w:fill=""/>
        </w:rPr>
        <w:t xml:space="preserve">which encoded the </w:t>
      </w:r>
      <w:r>
        <w:rPr>
          <w:sz w:val="22"/>
          <w:szCs w:val="22"/>
          <w:i/>
          <w:iCs/>
          <w:shd w:val="clear" w:color="" w:fill=""/>
        </w:rPr>
        <w:t xml:space="preserve">C. elegans </w:t>
      </w:r>
      <w:r>
        <w:rPr>
          <w:sz w:val="22"/>
          <w:szCs w:val="22"/>
          <w:shd w:val="clear" w:color="" w:fill=""/>
        </w:rPr>
        <w:t xml:space="preserve">G</w:t>
      </w:r>
      <w:r>
        <w:rPr>
          <w:sz w:val="22"/>
          <w:szCs w:val="22"/>
          <w:vertAlign w:val="subscript"/>
          <w:shd w:val="clear" w:color="" w:fill=""/>
        </w:rPr>
        <w:t xml:space="preserve">o </w:t>
      </w:r>
      <w:r>
        <w:rPr>
          <w:sz w:val="22"/>
          <w:szCs w:val="22"/>
          <w:shd w:val="clear" w:color="" w:fill=""/>
        </w:rPr>
        <w:t xml:space="preserve">(</w:t>
      </w:r>
      <w:hyperlink w:anchor="R24" w:history="1">
        <w:r>
          <w:rPr>
            <w:rStyle w:val="jrnlBibRef"/>
          </w:rPr>
          <w:t xml:space="preserve">Dittman and Kaplan, 2008</w:t>
        </w:r>
      </w:hyperlink>
      <w:r>
        <w:rPr>
          <w:sz w:val="22"/>
          <w:szCs w:val="22"/>
          <w:shd w:val="clear" w:color="" w:fill=""/>
        </w:rPr>
        <w:t xml:space="preserve">). Here, we showed that GAR-2 mediated the undulatory activity of RME in response to the cholinergic neurotransmission of SMD. We speculate that GAR-2 might be coupled with an excitatory G</w:t>
      </w:r>
      <w:r>
        <w:rPr>
          <w:sz w:val="22"/>
          <w:szCs w:val="22"/>
          <w:vertAlign w:val="subscript"/>
          <w:shd w:val="clear" w:color="" w:fill=""/>
        </w:rPr>
        <w:t xml:space="preserve">α </w:t>
      </w:r>
      <w:r>
        <w:rPr>
          <w:sz w:val="22"/>
          <w:szCs w:val="22"/>
          <w:shd w:val="clear" w:color="" w:fill=""/>
        </w:rPr>
        <w:t xml:space="preserve">subunit or </w:t>
      </w:r>
      <w:r>
        <w:rPr>
          <w:sz w:val="22"/>
          <w:szCs w:val="22"/>
          <w:shd w:val="clear" w:color="" w:fill=""/>
        </w:rPr>
        <w:t xml:space="preserve"/>
      </w:r>
      <w:r>
        <w:rPr>
          <w:sz w:val="22"/>
          <w:szCs w:val="22"/>
          <w:shd w:val="clear" w:color="" w:fill=""/>
        </w:rPr>
        <w:t xml:space="preserve">might inhibit an inhibitory signaling pathway, resulting in the activation of RME. Alternatively, GAR-2 may regulate the head-bending correlated temporal dynamics of RME activity and loss of GAR-2 would result in the reduced correlation of RME activity and head undulation, altering the modulatory effect of RME on head bending.</w:t>
      </w:r>
    </w:p>
    <w:p>
      <w:pPr>
        <w:pStyle w:val="jrnlSecPara"/>
      </w:pPr>
      <w:r>
        <w:rPr>
          <w:sz w:val="22"/>
          <w:szCs w:val="22"/>
          <w:shd w:val="clear" w:color="" w:fill=""/>
        </w:rPr>
        <w:t xml:space="preserve">There are 26 GABAergic neurons in </w:t>
      </w:r>
      <w:r>
        <w:rPr>
          <w:sz w:val="22"/>
          <w:szCs w:val="22"/>
          <w:i/>
          <w:iCs/>
          <w:shd w:val="clear" w:color="" w:fill=""/>
        </w:rPr>
        <w:t xml:space="preserve">C. elegans, </w:t>
      </w:r>
      <w:r>
        <w:rPr>
          <w:sz w:val="22"/>
          <w:szCs w:val="22"/>
          <w:shd w:val="clear" w:color="" w:fill=""/>
        </w:rPr>
        <w:t xml:space="preserve">including 4 RME, 19 D-type ventral nerve cord motor neurons and interneurons AVL, DVB and RIS (</w:t>
      </w:r>
      <w:hyperlink w:anchor="R48" w:history="1">
        <w:r>
          <w:rPr>
            <w:rStyle w:val="jrnlBibRef"/>
          </w:rPr>
          <w:t xml:space="preserve">McIntire et al., 1993b</w:t>
        </w:r>
      </w:hyperlink>
      <w:r>
        <w:rPr>
          <w:sz w:val="22"/>
          <w:szCs w:val="22"/>
          <w:shd w:val="clear" w:color="" w:fill=""/>
        </w:rPr>
        <w:t xml:space="preserve">). While our study addresses the modulatory role of RME in regulating the amplitude of head undulation and how changing head bending amplitude correlates with propulsion efficiency, it does not exclude other mechanisms whereby GABA regulates locomotory patterns. For example, it was previously shown that the D-type GABAergic ventral nerve cord motor neurons directly synapsed onto the cholinergic ventral nerve cord motor neurons and inhibited these excitatory motor neurons through the GBB-1/GBB-2 receptor to mediate the speed of forward movement (</w:t>
      </w:r>
      <w:hyperlink w:anchor="R24" w:history="1">
        <w:r>
          <w:rPr>
            <w:rStyle w:val="jrnlBibRef"/>
          </w:rPr>
          <w:t xml:space="preserve">Dittman and Kaplan, 2008</w:t>
        </w:r>
      </w:hyperlink>
      <w:r>
        <w:rPr>
          <w:sz w:val="22"/>
          <w:szCs w:val="22"/>
          <w:shd w:val="clear" w:color="" w:fill=""/>
        </w:rPr>
        <w:t xml:space="preserve">). Our results together with these previous findings highlight the importance of the underlying circuit connectivity in shaping the behavioral effects of neuromodulation.</w:t>
      </w:r>
    </w:p>
    <w:p>
      <w:pPr>
        <w:pStyle w:val="jrnlSecPara"/>
      </w:pPr>
      <w:r>
        <w:rPr>
          <w:sz w:val="22"/>
          <w:szCs w:val="22"/>
          <w:shd w:val="clear" w:color="" w:fill=""/>
        </w:rPr>
        <w:t xml:space="preserve">Among the RME neurons, there are RMED (dorsal), RMEV (ventral), RMEL (left) and RMER (right). Here, we showed that it was the GABAergic neurotransmission from RMED and RMEV, but not RMEL or RMER, that modulated head undulation. What accounts for the functional difference between the dorsal-ventral pair and the left-right pair of RME neurons? Previous studies in the stomatogastric nervous system suggested that difference in the diffusion patterns of the neuropeptide proctolin that was released from different modulatory neurons contributed to different modulatory effects of proctolin (</w:t>
      </w:r>
      <w:hyperlink w:anchor="R73" w:history="1">
        <w:r>
          <w:rPr>
            <w:rStyle w:val="jrnlBibRef"/>
          </w:rPr>
          <w:t xml:space="preserve">Wood et al., 2002</w:t>
        </w:r>
      </w:hyperlink>
      <w:r>
        <w:rPr>
          <w:sz w:val="22"/>
          <w:szCs w:val="22"/>
          <w:shd w:val="clear" w:color="" w:fill=""/>
        </w:rPr>
        <w:t xml:space="preserve">). There is only one synapse between RMED/V neurons and four SMD motor neurons, two SMDD (dorsal) and two SMDV (ventral), consistent with the involvement of extrasynaptic neurotransmission. The somata of RMED and RMEV are located next to the somata of SMDD and SMDV on the dorsal and ventral sides; while the somata of RMEL and REMR are mainly on the lateral sides, away from SMD (</w:t>
      </w:r>
      <w:hyperlink w:anchor="R72" w:history="1">
        <w:r>
          <w:rPr>
            <w:rStyle w:val="jrnlBibRef"/>
          </w:rPr>
          <w:t xml:space="preserve">White et al., 1986</w:t>
        </w:r>
      </w:hyperlink>
      <w:r>
        <w:rPr>
          <w:sz w:val="22"/>
          <w:szCs w:val="22"/>
          <w:shd w:val="clear" w:color="" w:fill=""/>
        </w:rPr>
        <w:t xml:space="preserve">). Thus, it is conceivable that the anatomical features of these motor neurons allow the GABA signal released from RMED/V to regulate SMD more efficiently than the GABA released from RMEL/R, highlighting the importance of the spatial property of neuromodulators in their modulatory effects on neural circuits and behavior. It is also possible that GABA in RMED/V versus RMEL/R is co-released with different neurotransmitters or peptides, a mechanism which also partially accounts for different modulatory effects of proctolin released from different modulatory neurons in the stomatogastric nervous system (</w:t>
      </w:r>
      <w:hyperlink w:anchor="R52" w:history="1">
        <w:r>
          <w:rPr>
            <w:rStyle w:val="jrnlBibRef"/>
          </w:rPr>
          <w:t xml:space="preserve">Nusbaum et al., 2001</w:t>
        </w:r>
      </w:hyperlink>
      <w:r>
        <w:rPr>
          <w:sz w:val="22"/>
          <w:szCs w:val="22"/>
          <w:shd w:val="clear" w:color="" w:fill=""/>
        </w:rPr>
        <w:t xml:space="preserve">). A complete profile of the neurotransmitters and peptides expressed in the four RME neurons is not available yet; therefore, the potential difference in the co-release of neurotransmitters from different RME neurons remains to be further investigated.</w:t>
      </w:r>
    </w:p>
    <w:p>
      <w:pPr>
        <w:pStyle w:val="jrnlSecPara"/>
      </w:pPr>
      <w:r>
        <w:rPr>
          <w:sz w:val="22"/>
          <w:szCs w:val="22"/>
          <w:shd w:val="clear" w:color="" w:fill=""/>
        </w:rPr>
        <w:t xml:space="preserve">Our study reveals that the SMD and RME motor neurons signal to each other through extrasynaptic neurotransmission and metabotropic receptors to modulate a locomotory pattern. This neuromodulatory signal forms a functional circuit that cannot be predicted by using the anatomical connections described by the wiring diagram. Therefore, our results highlight the critical role of neuromodulation in shaping the information flow of the nervous system. All nervous systems express a large number of neuromodulators that can substantially regulate the functional organization of neural circuits. Our study points to the importance of functional studies in combination with wiring diagrams in order to better understand how the nervous systems operate.</w:t>
      </w:r>
    </w:p>
    <w:p/>
    <w:p>
      <w:pPr>
        <w:pStyle w:val="jrnlHead1"/>
      </w:pPr>
      <w:r>
        <w:rPr>
          <w:color w:val="#011b37"/>
          <w:sz w:val="56"/>
          <w:szCs w:val="56"/>
          <w:b/>
          <w:shd w:val="clear" w:color="" w:fill=""/>
        </w:rPr>
        <w:t xml:space="preserve">Materials and methods</w:t>
      </w:r>
    </w:p>
    <w:p/>
    <w:p>
      <w:pPr>
        <w:pStyle w:val="jrnlHead2"/>
      </w:pPr>
      <w:r>
        <w:rPr>
          <w:color w:val="#134985"/>
          <w:sz w:val="46"/>
          <w:szCs w:val="46"/>
          <w:b/>
          <w:shd w:val="clear" w:color="" w:fill=""/>
        </w:rPr>
        <w:t xml:space="preserve">Strains</w:t>
      </w:r>
    </w:p>
    <w:p>
      <w:pPr>
        <w:pStyle w:val=""/>
      </w:pPr>
      <w:r>
        <w:rPr>
          <w:i/>
          <w:iCs/>
          <w:shd w:val="clear" w:color="" w:fill=""/>
        </w:rPr>
        <w:t xml:space="preserve">C. elegans</w:t>
      </w:r>
      <w:r>
        <w:rPr>
          <w:shd w:val="clear" w:color="" w:fill=""/>
        </w:rPr>
        <w:t xml:space="preserve"> strains were raised under the standard conditions at 20°C (</w:t>
      </w:r>
      <w:hyperlink w:anchor="R11" w:history="1">
        <w:r>
          <w:rPr>
            <w:rStyle w:val="jrnlBibRef"/>
          </w:rPr>
          <w:t xml:space="preserve">Brenner, 1974</w:t>
        </w:r>
      </w:hyperlink>
      <w:r>
        <w:rPr>
          <w:shd w:val="clear" w:color="" w:fill=""/>
        </w:rPr>
        <w:t xml:space="preserve">). Strains used in this study include: N2 Bristol (wild type), CB156 </w:t>
      </w:r>
      <w:r>
        <w:rPr>
          <w:i/>
          <w:iCs/>
          <w:shd w:val="clear" w:color="" w:fill=""/>
        </w:rPr>
        <w:t xml:space="preserve">unc-25(e156)</w:t>
      </w:r>
      <w:r>
        <w:rPr>
          <w:shd w:val="clear" w:color="" w:fill=""/>
        </w:rPr>
        <w:t xml:space="preserve">III, CB307 </w:t>
      </w:r>
      <w:r>
        <w:rPr>
          <w:i/>
          <w:iCs/>
          <w:shd w:val="clear" w:color="" w:fill=""/>
        </w:rPr>
        <w:t xml:space="preserve">unc-47(e307)</w:t>
      </w:r>
      <w:r>
        <w:rPr>
          <w:shd w:val="clear" w:color="" w:fill=""/>
        </w:rPr>
        <w:t xml:space="preserve">III, EG5025 </w:t>
      </w:r>
      <w:r>
        <w:rPr>
          <w:i/>
          <w:iCs/>
          <w:shd w:val="clear" w:color="" w:fill=""/>
        </w:rPr>
        <w:t xml:space="preserve">oxIs351[Punc-47::ChR2::mCherry::unc-54 3’UTR; lin-15(+)</w:t>
      </w:r>
      <w:r>
        <w:rPr>
          <w:shd w:val="clear" w:color="" w:fill=""/>
        </w:rPr>
        <w:t xml:space="preserve">; LITMUS 38i]X, FX01406 </w:t>
      </w:r>
      <w:r>
        <w:rPr>
          <w:i/>
          <w:iCs/>
          <w:shd w:val="clear" w:color="" w:fill=""/>
        </w:rPr>
        <w:t xml:space="preserve">gbb-1(tm1406)</w:t>
      </w:r>
      <w:r>
        <w:rPr>
          <w:shd w:val="clear" w:color="" w:fill=""/>
        </w:rPr>
        <w:t xml:space="preserve">X, KP3447 </w:t>
      </w:r>
      <w:r>
        <w:rPr>
          <w:i/>
          <w:iCs/>
          <w:shd w:val="clear" w:color="" w:fill=""/>
        </w:rPr>
        <w:t xml:space="preserve">nuEx1066[Pgbb-1::gfp; Pttx-3::dsRed2</w:t>
      </w:r>
      <w:r>
        <w:rPr>
          <w:shd w:val="clear" w:color="" w:fill=""/>
        </w:rPr>
        <w:t xml:space="preserve">], KP6566 </w:t>
      </w:r>
      <w:r>
        <w:rPr>
          <w:i/>
          <w:iCs/>
          <w:shd w:val="clear" w:color="" w:fill=""/>
        </w:rPr>
        <w:t xml:space="preserve">gbb-1(tm1406)</w:t>
      </w:r>
      <w:r>
        <w:rPr>
          <w:shd w:val="clear" w:color="" w:fill=""/>
        </w:rPr>
        <w:t xml:space="preserve">X; </w:t>
      </w:r>
      <w:r>
        <w:rPr>
          <w:i/>
          <w:iCs/>
          <w:shd w:val="clear" w:color="" w:fill=""/>
        </w:rPr>
        <w:t xml:space="preserve">gbb-2(tm1165)</w:t>
      </w:r>
      <w:r>
        <w:rPr>
          <w:shd w:val="clear" w:color="" w:fill=""/>
        </w:rPr>
        <w:t xml:space="preserve">IV, ST2351 </w:t>
      </w:r>
      <w:r>
        <w:rPr>
          <w:i/>
          <w:iCs/>
          <w:shd w:val="clear" w:color="" w:fill=""/>
        </w:rPr>
        <w:t xml:space="preserve">ncEx2351[Punc-47::Arch::eGFP; Pmyo-2::mCherry</w:t>
      </w:r>
      <w:r>
        <w:rPr>
          <w:shd w:val="clear" w:color="" w:fill=""/>
        </w:rPr>
        <w:t xml:space="preserve">], ZC1148 </w:t>
      </w:r>
      <w:r>
        <w:rPr>
          <w:i/>
          <w:iCs/>
          <w:shd w:val="clear" w:color="" w:fill=""/>
        </w:rPr>
        <w:t xml:space="preserve">yxIs1[Pglr-1::GCaMP3.3; Punc-122::gfp</w:t>
      </w:r>
      <w:r>
        <w:rPr>
          <w:shd w:val="clear" w:color="" w:fill=""/>
        </w:rPr>
        <w:t xml:space="preserve">]V, ZC361 </w:t>
      </w:r>
      <w:r>
        <w:rPr>
          <w:i/>
          <w:iCs/>
          <w:shd w:val="clear" w:color="" w:fill=""/>
        </w:rPr>
        <w:t xml:space="preserve">lin-15B(n765)</w:t>
      </w:r>
      <w:r>
        <w:rPr>
          <w:shd w:val="clear" w:color="" w:fill=""/>
        </w:rPr>
        <w:t xml:space="preserve">X; </w:t>
      </w:r>
      <w:r>
        <w:rPr>
          <w:i/>
          <w:iCs/>
          <w:shd w:val="clear" w:color="" w:fill=""/>
        </w:rPr>
        <w:t xml:space="preserve">kyIs30[Pglr-1::gfp; lin-15(+)</w:t>
      </w:r>
      <w:r>
        <w:rPr>
          <w:shd w:val="clear" w:color="" w:fill=""/>
        </w:rPr>
        <w:t xml:space="preserve">]X (CX2610 crossed with wild type), ZM6665 </w:t>
      </w:r>
      <w:r>
        <w:rPr>
          <w:i/>
          <w:iCs/>
          <w:shd w:val="clear" w:color="" w:fill=""/>
        </w:rPr>
        <w:t xml:space="preserve">hpIs268[Punc-25::GCaMP3::UrSL::wCherry</w:t>
      </w:r>
      <w:r>
        <w:rPr>
          <w:shd w:val="clear" w:color="" w:fill=""/>
        </w:rPr>
        <w:t xml:space="preserve">], ZC1553 </w:t>
      </w:r>
      <w:r>
        <w:rPr>
          <w:i/>
          <w:iCs/>
          <w:shd w:val="clear" w:color="" w:fill=""/>
        </w:rPr>
        <w:t xml:space="preserve">yxEx750[Pglr-1::TeTx::mCherry; Punc-122::gfp</w:t>
      </w:r>
      <w:r>
        <w:rPr>
          <w:shd w:val="clear" w:color="" w:fill=""/>
        </w:rPr>
        <w:t xml:space="preserve">], ZC2181 </w:t>
      </w:r>
      <w:r>
        <w:rPr>
          <w:i/>
          <w:iCs/>
          <w:shd w:val="clear" w:color="" w:fill=""/>
        </w:rPr>
        <w:t xml:space="preserve">unc-13(e51)</w:t>
      </w:r>
      <w:r>
        <w:rPr>
          <w:shd w:val="clear" w:color="" w:fill=""/>
        </w:rPr>
        <w:t xml:space="preserve">I; </w:t>
      </w:r>
      <w:r>
        <w:rPr>
          <w:i/>
          <w:iCs/>
          <w:shd w:val="clear" w:color="" w:fill=""/>
        </w:rPr>
        <w:t xml:space="preserve">hpIs268</w:t>
      </w:r>
      <w:r>
        <w:rPr>
          <w:shd w:val="clear" w:color="" w:fill=""/>
        </w:rPr>
        <w:t xml:space="preserve">, ZC2204 </w:t>
      </w:r>
      <w:r>
        <w:rPr>
          <w:i/>
          <w:iCs/>
          <w:shd w:val="clear" w:color="" w:fill=""/>
        </w:rPr>
        <w:t xml:space="preserve">cha-1(p1152)</w:t>
      </w:r>
      <w:r>
        <w:rPr>
          <w:shd w:val="clear" w:color="" w:fill=""/>
        </w:rPr>
        <w:t xml:space="preserve">IV; </w:t>
      </w:r>
      <w:r>
        <w:rPr>
          <w:i/>
          <w:iCs/>
          <w:shd w:val="clear" w:color="" w:fill=""/>
        </w:rPr>
        <w:t xml:space="preserve">hpIs268</w:t>
      </w:r>
      <w:r>
        <w:rPr>
          <w:shd w:val="clear" w:color="" w:fill=""/>
        </w:rPr>
        <w:t xml:space="preserve">, ZC2211 </w:t>
      </w:r>
      <w:r>
        <w:rPr>
          <w:i/>
          <w:iCs/>
          <w:shd w:val="clear" w:color="" w:fill=""/>
        </w:rPr>
        <w:t xml:space="preserve">cha-1(p1152)</w:t>
      </w:r>
      <w:r>
        <w:rPr>
          <w:shd w:val="clear" w:color="" w:fill=""/>
        </w:rPr>
        <w:t xml:space="preserve">IV; </w:t>
      </w:r>
      <w:r>
        <w:rPr>
          <w:i/>
          <w:iCs/>
          <w:shd w:val="clear" w:color="" w:fill=""/>
        </w:rPr>
        <w:t xml:space="preserve">hpIs268; yxEx809</w:t>
      </w:r>
      <w:r>
        <w:rPr>
          <w:shd w:val="clear" w:color="" w:fill=""/>
        </w:rPr>
        <w:t xml:space="preserve">[cosmid ZC416, </w:t>
      </w:r>
      <w:r>
        <w:rPr>
          <w:i/>
          <w:iCs/>
          <w:shd w:val="clear" w:color="" w:fill=""/>
        </w:rPr>
        <w:t xml:space="preserve">Punc-122:gfp</w:t>
      </w:r>
      <w:r>
        <w:rPr>
          <w:shd w:val="clear" w:color="" w:fill=""/>
        </w:rPr>
        <w:t xml:space="preserve">], ZC2234 </w:t>
      </w:r>
      <w:r>
        <w:rPr>
          <w:i/>
          <w:iCs/>
          <w:shd w:val="clear" w:color="" w:fill=""/>
        </w:rPr>
        <w:t xml:space="preserve">hpIs268; yxEx1176[Podr-2(18)::TeTx::mCherry; Punc-122::dsRed</w:t>
      </w:r>
      <w:r>
        <w:rPr>
          <w:shd w:val="clear" w:color="" w:fill=""/>
        </w:rPr>
        <w:t xml:space="preserve">], ZC2258 </w:t>
      </w:r>
      <w:r>
        <w:rPr>
          <w:i/>
          <w:iCs/>
          <w:shd w:val="clear" w:color="" w:fill=""/>
        </w:rPr>
        <w:t xml:space="preserve">yxEx1197[Pklp-6::TeTx::mCherry; Punc-122::dsRed</w:t>
      </w:r>
      <w:r>
        <w:rPr>
          <w:shd w:val="clear" w:color="" w:fill=""/>
        </w:rPr>
        <w:t xml:space="preserve">], ZC2264 </w:t>
      </w:r>
      <w:r>
        <w:rPr>
          <w:i/>
          <w:iCs/>
          <w:shd w:val="clear" w:color="" w:fill=""/>
        </w:rPr>
        <w:t xml:space="preserve">hpIs268; yxEx1190[Pklp-6::gfp; Punc-122::dsRed</w:t>
      </w:r>
      <w:r>
        <w:rPr>
          <w:shd w:val="clear" w:color="" w:fill=""/>
        </w:rPr>
        <w:t xml:space="preserve">], ZC2273 </w:t>
      </w:r>
      <w:r>
        <w:rPr>
          <w:i/>
          <w:iCs/>
          <w:shd w:val="clear" w:color="" w:fill=""/>
        </w:rPr>
        <w:t xml:space="preserve">hpIs268; yxEx1197</w:t>
      </w:r>
      <w:r>
        <w:rPr>
          <w:shd w:val="clear" w:color="" w:fill=""/>
        </w:rPr>
        <w:t xml:space="preserve">, ZC2298 </w:t>
      </w:r>
      <w:r>
        <w:rPr>
          <w:i/>
          <w:iCs/>
          <w:shd w:val="clear" w:color="" w:fill=""/>
        </w:rPr>
        <w:t xml:space="preserve">nuEx1066; yxEx1154[Pglr-1:mcherry; Punc-122::gfp]</w:t>
      </w:r>
      <w:r>
        <w:rPr>
          <w:shd w:val="clear" w:color="" w:fill=""/>
        </w:rPr>
        <w:t xml:space="preserve">, ZC2299 </w:t>
      </w:r>
      <w:r>
        <w:rPr>
          <w:i/>
          <w:iCs/>
          <w:shd w:val="clear" w:color="" w:fill=""/>
        </w:rPr>
        <w:t xml:space="preserve">hpIs268; yxEx1176; yxEx1197</w:t>
      </w:r>
      <w:r>
        <w:rPr>
          <w:shd w:val="clear" w:color="" w:fill=""/>
        </w:rPr>
        <w:t xml:space="preserve">, ZC2327 </w:t>
      </w:r>
      <w:r>
        <w:rPr>
          <w:i/>
          <w:iCs/>
          <w:shd w:val="clear" w:color="" w:fill=""/>
        </w:rPr>
        <w:t xml:space="preserve">cha-1(p1152)</w:t>
      </w:r>
      <w:r>
        <w:rPr>
          <w:shd w:val="clear" w:color="" w:fill=""/>
        </w:rPr>
        <w:t xml:space="preserve">IV; </w:t>
      </w:r>
      <w:r>
        <w:rPr>
          <w:i/>
          <w:iCs/>
          <w:shd w:val="clear" w:color="" w:fill=""/>
        </w:rPr>
        <w:t xml:space="preserve">hpIs268; yxEx1211[Podr-2(18)::cha-1::mCherry; Punc-122::dsRed</w:t>
      </w:r>
      <w:r>
        <w:rPr>
          <w:shd w:val="clear" w:color="" w:fill=""/>
        </w:rPr>
        <w:t xml:space="preserve">], ZC2329 </w:t>
      </w:r>
      <w:r>
        <w:rPr>
          <w:i/>
          <w:iCs/>
          <w:shd w:val="clear" w:color="" w:fill=""/>
        </w:rPr>
        <w:t xml:space="preserve">cha-1(p1152)</w:t>
      </w:r>
      <w:r>
        <w:rPr>
          <w:shd w:val="clear" w:color="" w:fill=""/>
        </w:rPr>
        <w:t xml:space="preserve">IV; </w:t>
      </w:r>
      <w:r>
        <w:rPr>
          <w:i/>
          <w:iCs/>
          <w:shd w:val="clear" w:color="" w:fill=""/>
        </w:rPr>
        <w:t xml:space="preserve">hpIs268; yxEx1213[Pklp-6::cha-1::mCherry; Punc-122::dsRed</w:t>
      </w:r>
      <w:r>
        <w:rPr>
          <w:shd w:val="clear" w:color="" w:fill=""/>
        </w:rPr>
        <w:t xml:space="preserve">], ZC2330 </w:t>
      </w:r>
      <w:r>
        <w:rPr>
          <w:i/>
          <w:iCs/>
          <w:shd w:val="clear" w:color="" w:fill=""/>
        </w:rPr>
        <w:t xml:space="preserve">cha-1(p1152)</w:t>
      </w:r>
      <w:r>
        <w:rPr>
          <w:shd w:val="clear" w:color="" w:fill=""/>
        </w:rPr>
        <w:t xml:space="preserve">IV; </w:t>
      </w:r>
      <w:r>
        <w:rPr>
          <w:i/>
          <w:iCs/>
          <w:shd w:val="clear" w:color="" w:fill=""/>
        </w:rPr>
        <w:t xml:space="preserve">hpIs268; yxEx1214[Pglr-1::cha-1::mCherry; Punc-122::dsRed</w:t>
      </w:r>
      <w:r>
        <w:rPr>
          <w:shd w:val="clear" w:color="" w:fill=""/>
        </w:rPr>
        <w:t xml:space="preserve">], ZC2332 </w:t>
      </w:r>
      <w:r>
        <w:rPr>
          <w:i/>
          <w:iCs/>
          <w:shd w:val="clear" w:color="" w:fill=""/>
        </w:rPr>
        <w:t xml:space="preserve">yxIs1/hpIs268,</w:t>
      </w:r>
      <w:r>
        <w:rPr>
          <w:shd w:val="clear" w:color="" w:fill=""/>
        </w:rPr>
        <w:t xml:space="preserve"> ZC2336 </w:t>
      </w:r>
      <w:r>
        <w:rPr>
          <w:i/>
          <w:iCs/>
          <w:shd w:val="clear" w:color="" w:fill=""/>
        </w:rPr>
        <w:t xml:space="preserve">hpIs268; yxEx750</w:t>
      </w:r>
      <w:r>
        <w:rPr>
          <w:shd w:val="clear" w:color="" w:fill=""/>
        </w:rPr>
        <w:t xml:space="preserve">, ZC2363 </w:t>
      </w:r>
      <w:r>
        <w:rPr>
          <w:i/>
          <w:iCs/>
          <w:shd w:val="clear" w:color="" w:fill=""/>
        </w:rPr>
        <w:t xml:space="preserve">hpIs268; yxEx778[Plad-2::TeTx::mCherry; Punc-122::gfp</w:t>
      </w:r>
      <w:r>
        <w:rPr>
          <w:shd w:val="clear" w:color="" w:fill=""/>
        </w:rPr>
        <w:t xml:space="preserve">], ZC2374 </w:t>
      </w:r>
      <w:r>
        <w:rPr>
          <w:i/>
          <w:iCs/>
          <w:shd w:val="clear" w:color="" w:fill=""/>
        </w:rPr>
        <w:t xml:space="preserve">gbb-1(tm1406)</w:t>
      </w:r>
      <w:r>
        <w:rPr>
          <w:shd w:val="clear" w:color="" w:fill=""/>
        </w:rPr>
        <w:t xml:space="preserve">X; </w:t>
      </w:r>
      <w:r>
        <w:rPr>
          <w:i/>
          <w:iCs/>
          <w:shd w:val="clear" w:color="" w:fill=""/>
        </w:rPr>
        <w:t xml:space="preserve">yxEx1234[Pglr-1::gbb-1; Punc-122::dsRed</w:t>
      </w:r>
      <w:r>
        <w:rPr>
          <w:shd w:val="clear" w:color="" w:fill=""/>
        </w:rPr>
        <w:t xml:space="preserve">], ZC2375 </w:t>
      </w:r>
      <w:r>
        <w:rPr>
          <w:i/>
          <w:iCs/>
          <w:shd w:val="clear" w:color="" w:fill=""/>
        </w:rPr>
        <w:t xml:space="preserve">cha-1(p1152)</w:t>
      </w:r>
      <w:r>
        <w:rPr>
          <w:shd w:val="clear" w:color="" w:fill=""/>
        </w:rPr>
        <w:t xml:space="preserve">IV; </w:t>
      </w:r>
      <w:r>
        <w:rPr>
          <w:i/>
          <w:iCs/>
          <w:shd w:val="clear" w:color="" w:fill=""/>
        </w:rPr>
        <w:t xml:space="preserve">hpIs268; yxEx1235[Plad-2::cha-1::mCherry; Punc-122::dsRed</w:t>
      </w:r>
      <w:r>
        <w:rPr>
          <w:shd w:val="clear" w:color="" w:fill=""/>
        </w:rPr>
        <w:t xml:space="preserve">], ZC2383 </w:t>
      </w:r>
      <w:r>
        <w:rPr>
          <w:i/>
          <w:iCs/>
          <w:shd w:val="clear" w:color="" w:fill=""/>
        </w:rPr>
        <w:t xml:space="preserve">gbb-1(tm1406)</w:t>
      </w:r>
      <w:r>
        <w:rPr>
          <w:shd w:val="clear" w:color="" w:fill=""/>
        </w:rPr>
        <w:t xml:space="preserve">X; </w:t>
      </w:r>
      <w:r>
        <w:rPr>
          <w:i/>
          <w:iCs/>
          <w:shd w:val="clear" w:color="" w:fill=""/>
        </w:rPr>
        <w:t xml:space="preserve">yxEx1243[Pgbb-1::gbb-1; Punc-122::dsRed</w:t>
      </w:r>
      <w:r>
        <w:rPr>
          <w:shd w:val="clear" w:color="" w:fill=""/>
        </w:rPr>
        <w:t xml:space="preserve">], ZC2404 </w:t>
      </w:r>
      <w:r>
        <w:rPr>
          <w:i/>
          <w:iCs/>
          <w:shd w:val="clear" w:color="" w:fill=""/>
        </w:rPr>
        <w:t xml:space="preserve">gbb-1(tm1406)</w:t>
      </w:r>
      <w:r>
        <w:rPr>
          <w:shd w:val="clear" w:color="" w:fill=""/>
        </w:rPr>
        <w:t xml:space="preserve">X; </w:t>
      </w:r>
      <w:r>
        <w:rPr>
          <w:i/>
          <w:iCs/>
          <w:shd w:val="clear" w:color="" w:fill=""/>
        </w:rPr>
        <w:t xml:space="preserve">yxEx1254[Plad-2::gbb-1; Punc-122::dsRed</w:t>
      </w:r>
      <w:r>
        <w:rPr>
          <w:shd w:val="clear" w:color="" w:fill=""/>
        </w:rPr>
        <w:t xml:space="preserve">], ZC2422 </w:t>
      </w:r>
      <w:r>
        <w:rPr>
          <w:i/>
          <w:iCs/>
          <w:shd w:val="clear" w:color="" w:fill=""/>
        </w:rPr>
        <w:t xml:space="preserve">unc-49(e407)</w:t>
      </w:r>
      <w:r>
        <w:rPr>
          <w:shd w:val="clear" w:color="" w:fill=""/>
        </w:rPr>
        <w:t xml:space="preserve">III; </w:t>
      </w:r>
      <w:r>
        <w:rPr>
          <w:i/>
          <w:iCs/>
          <w:shd w:val="clear" w:color="" w:fill=""/>
        </w:rPr>
        <w:t xml:space="preserve">oxIs351</w:t>
      </w:r>
      <w:r>
        <w:rPr>
          <w:shd w:val="clear" w:color="" w:fill=""/>
        </w:rPr>
        <w:t xml:space="preserve">, ZC2423 </w:t>
      </w:r>
      <w:r>
        <w:rPr>
          <w:i/>
          <w:iCs/>
          <w:shd w:val="clear" w:color="" w:fill=""/>
        </w:rPr>
        <w:t xml:space="preserve">gbb-1(tm1406)</w:t>
      </w:r>
      <w:r>
        <w:rPr>
          <w:shd w:val="clear" w:color="" w:fill=""/>
        </w:rPr>
        <w:t xml:space="preserve">X; </w:t>
      </w:r>
      <w:r>
        <w:rPr>
          <w:i/>
          <w:iCs/>
          <w:shd w:val="clear" w:color="" w:fill=""/>
        </w:rPr>
        <w:t xml:space="preserve">oxIs351</w:t>
      </w:r>
      <w:r>
        <w:rPr>
          <w:shd w:val="clear" w:color="" w:fill=""/>
        </w:rPr>
        <w:t xml:space="preserve">, ZC2430 </w:t>
      </w:r>
      <w:r>
        <w:rPr>
          <w:i/>
          <w:iCs/>
          <w:shd w:val="clear" w:color="" w:fill=""/>
        </w:rPr>
        <w:t xml:space="preserve">yxIs30[Punc-47::Arch::eGFP; Pmyo-2::mCherry</w:t>
      </w:r>
      <w:r>
        <w:rPr>
          <w:shd w:val="clear" w:color="" w:fill=""/>
        </w:rPr>
        <w:t xml:space="preserve">], ZC2432 </w:t>
      </w:r>
      <w:r>
        <w:rPr>
          <w:i/>
          <w:iCs/>
          <w:shd w:val="clear" w:color="" w:fill=""/>
        </w:rPr>
        <w:t xml:space="preserve">unc-49(e407)</w:t>
      </w:r>
      <w:r>
        <w:rPr>
          <w:shd w:val="clear" w:color="" w:fill=""/>
        </w:rPr>
        <w:t xml:space="preserve">III; </w:t>
      </w:r>
      <w:r>
        <w:rPr>
          <w:i/>
          <w:iCs/>
          <w:shd w:val="clear" w:color="" w:fill=""/>
        </w:rPr>
        <w:t xml:space="preserve">gbb-1(tm1406)</w:t>
      </w:r>
      <w:r>
        <w:rPr>
          <w:shd w:val="clear" w:color="" w:fill=""/>
        </w:rPr>
        <w:t xml:space="preserve">X; </w:t>
      </w:r>
      <w:r>
        <w:rPr>
          <w:i/>
          <w:iCs/>
          <w:shd w:val="clear" w:color="" w:fill=""/>
        </w:rPr>
        <w:t xml:space="preserve">oxIs351</w:t>
      </w:r>
      <w:r>
        <w:rPr>
          <w:shd w:val="clear" w:color="" w:fill=""/>
        </w:rPr>
        <w:t xml:space="preserve">, ZC2433 </w:t>
      </w:r>
      <w:r>
        <w:rPr>
          <w:i/>
          <w:iCs/>
          <w:shd w:val="clear" w:color="" w:fill=""/>
        </w:rPr>
        <w:t xml:space="preserve">unc-25(e156)</w:t>
      </w:r>
      <w:r>
        <w:rPr>
          <w:shd w:val="clear" w:color="" w:fill=""/>
        </w:rPr>
        <w:t xml:space="preserve">III; </w:t>
      </w:r>
      <w:r>
        <w:rPr>
          <w:i/>
          <w:iCs/>
          <w:shd w:val="clear" w:color="" w:fill=""/>
        </w:rPr>
        <w:t xml:space="preserve">oxIs351</w:t>
      </w:r>
      <w:r>
        <w:rPr>
          <w:shd w:val="clear" w:color="" w:fill=""/>
        </w:rPr>
        <w:t xml:space="preserve">, ZC2446 </w:t>
      </w:r>
      <w:r>
        <w:rPr>
          <w:i/>
          <w:iCs/>
          <w:shd w:val="clear" w:color="" w:fill=""/>
        </w:rPr>
        <w:t xml:space="preserve">unc-49(e407)</w:t>
      </w:r>
      <w:r>
        <w:rPr>
          <w:shd w:val="clear" w:color="" w:fill=""/>
        </w:rPr>
        <w:t xml:space="preserve">III; </w:t>
      </w:r>
      <w:r>
        <w:rPr>
          <w:i/>
          <w:iCs/>
          <w:shd w:val="clear" w:color="" w:fill=""/>
        </w:rPr>
        <w:t xml:space="preserve">gbb-1(tm1406)</w:t>
      </w:r>
      <w:r>
        <w:rPr>
          <w:shd w:val="clear" w:color="" w:fill=""/>
        </w:rPr>
        <w:t xml:space="preserve">X; </w:t>
      </w:r>
      <w:r>
        <w:rPr>
          <w:i/>
          <w:iCs/>
          <w:shd w:val="clear" w:color="" w:fill=""/>
        </w:rPr>
        <w:t xml:space="preserve">oxIs351; yxEx1234</w:t>
      </w:r>
      <w:r>
        <w:rPr>
          <w:shd w:val="clear" w:color="" w:fill=""/>
        </w:rPr>
        <w:t xml:space="preserve">, ZC2447 </w:t>
      </w:r>
      <w:r>
        <w:rPr>
          <w:i/>
          <w:iCs/>
          <w:shd w:val="clear" w:color="" w:fill=""/>
        </w:rPr>
        <w:t xml:space="preserve">unc-49(e407)</w:t>
      </w:r>
      <w:r>
        <w:rPr>
          <w:shd w:val="clear" w:color="" w:fill=""/>
        </w:rPr>
        <w:t xml:space="preserve">III; </w:t>
      </w:r>
      <w:r>
        <w:rPr>
          <w:i/>
          <w:iCs/>
          <w:shd w:val="clear" w:color="" w:fill=""/>
        </w:rPr>
        <w:t xml:space="preserve">gbb-1(tm1406)</w:t>
      </w:r>
      <w:r>
        <w:rPr>
          <w:shd w:val="clear" w:color="" w:fill=""/>
        </w:rPr>
        <w:t xml:space="preserve">X; </w:t>
      </w:r>
      <w:r>
        <w:rPr>
          <w:i/>
          <w:iCs/>
          <w:shd w:val="clear" w:color="" w:fill=""/>
        </w:rPr>
        <w:t xml:space="preserve">oxIs351; yxEx1254</w:t>
      </w:r>
      <w:r>
        <w:rPr>
          <w:shd w:val="clear" w:color="" w:fill=""/>
        </w:rPr>
        <w:t xml:space="preserve">, ZC2618 </w:t>
      </w:r>
      <w:r>
        <w:rPr>
          <w:i/>
          <w:iCs/>
          <w:shd w:val="clear" w:color="" w:fill=""/>
        </w:rPr>
        <w:t xml:space="preserve">gar-2(ok520)</w:t>
      </w:r>
      <w:r>
        <w:rPr>
          <w:shd w:val="clear" w:color="" w:fill=""/>
        </w:rPr>
        <w:t xml:space="preserve">IV, ZC2622 </w:t>
      </w:r>
      <w:r>
        <w:rPr>
          <w:i/>
          <w:iCs/>
          <w:shd w:val="clear" w:color="" w:fill=""/>
        </w:rPr>
        <w:t xml:space="preserve">hpIs268; gar-2(ok520)</w:t>
      </w:r>
      <w:r>
        <w:rPr>
          <w:shd w:val="clear" w:color="" w:fill=""/>
        </w:rPr>
        <w:t xml:space="preserve">IV; </w:t>
      </w:r>
      <w:r>
        <w:rPr>
          <w:i/>
          <w:iCs/>
          <w:shd w:val="clear" w:color="" w:fill=""/>
        </w:rPr>
        <w:t xml:space="preserve">nuEx1075</w:t>
      </w:r>
      <w:r>
        <w:rPr>
          <w:i/>
          <w:iCs/>
          <w:shd w:val="clear" w:color="" w:fill=""/>
        </w:rPr>
        <w:t xml:space="preserve">[Pgar-2::venus::gar-2cdna]</w:t>
      </w:r>
      <w:r>
        <w:rPr>
          <w:shd w:val="clear" w:color="" w:fill=""/>
        </w:rPr>
        <w:t xml:space="preserve">. For behavioral analysis, </w:t>
      </w:r>
      <w:r>
        <w:rPr>
          <w:i/>
          <w:iCs/>
          <w:shd w:val="clear" w:color="" w:fill=""/>
        </w:rPr>
        <w:t xml:space="preserve">unc-25(e156)</w:t>
      </w:r>
      <w:r>
        <w:rPr>
          <w:shd w:val="clear" w:color="" w:fill=""/>
        </w:rPr>
        <w:t xml:space="preserve">III and </w:t>
      </w:r>
      <w:r>
        <w:rPr>
          <w:i/>
          <w:iCs/>
          <w:shd w:val="clear" w:color="" w:fill=""/>
        </w:rPr>
        <w:t xml:space="preserve">gbb-1(tm1406)</w:t>
      </w:r>
      <w:r>
        <w:rPr>
          <w:shd w:val="clear" w:color="" w:fill=""/>
        </w:rPr>
        <w:t xml:space="preserve">X were at least 2× outcrossed with wild type. The extrachromosomal array </w:t>
      </w:r>
      <w:r>
        <w:rPr>
          <w:i/>
          <w:iCs/>
          <w:shd w:val="clear" w:color="" w:fill=""/>
        </w:rPr>
        <w:t xml:space="preserve">ncEx2351[Punc-47::Arch::eGFP; Pmyo-2::mCherry]</w:t>
      </w:r>
      <w:r>
        <w:rPr>
          <w:shd w:val="clear" w:color="" w:fill=""/>
        </w:rPr>
        <w:t xml:space="preserve"> was integrated by a UV cross-linker (Stratalinker 2400, energy setting 300) and 6× outcrossed with wild type to generate </w:t>
      </w:r>
      <w:r>
        <w:rPr>
          <w:i/>
          <w:iCs/>
          <w:shd w:val="clear" w:color="" w:fill=""/>
        </w:rPr>
        <w:t xml:space="preserve">yxIs30</w:t>
      </w:r>
      <w:r>
        <w:rPr>
          <w:shd w:val="clear" w:color="" w:fill=""/>
        </w:rPr>
        <w:t xml:space="preserve">.</w:t>
      </w:r>
    </w:p>
    <w:p/>
    <w:p>
      <w:pPr>
        <w:pStyle w:val="jrnlHead2"/>
      </w:pPr>
      <w:r>
        <w:rPr>
          <w:color w:val="#134985"/>
          <w:sz w:val="46"/>
          <w:szCs w:val="46"/>
          <w:b/>
          <w:shd w:val="clear" w:color="" w:fill=""/>
        </w:rPr>
        <w:t xml:space="preserve">Molecular biology</w:t>
      </w:r>
    </w:p>
    <w:p>
      <w:pPr>
        <w:pStyle w:val="jrnlSecPara"/>
      </w:pPr>
      <w:r>
        <w:rPr>
          <w:sz w:val="22"/>
          <w:szCs w:val="22"/>
          <w:shd w:val="clear" w:color="" w:fill=""/>
        </w:rPr>
        <w:t xml:space="preserve">Molecular cloning in this study was performed using the Gateway system (Invitrogen) unless otherwise specified. The 1.9 kb </w:t>
      </w:r>
      <w:r>
        <w:rPr>
          <w:sz w:val="22"/>
          <w:szCs w:val="22"/>
          <w:i/>
          <w:iCs/>
          <w:shd w:val="clear" w:color="" w:fill=""/>
        </w:rPr>
        <w:t xml:space="preserve">cha-1</w:t>
      </w:r>
      <w:r>
        <w:rPr>
          <w:sz w:val="22"/>
          <w:szCs w:val="22"/>
          <w:shd w:val="clear" w:color="" w:fill=""/>
        </w:rPr>
        <w:t xml:space="preserve"> cDNA was cut by NotI and AgeI enzyme from </w:t>
      </w:r>
      <w:r>
        <w:rPr>
          <w:sz w:val="22"/>
          <w:szCs w:val="22"/>
          <w:i/>
          <w:iCs/>
          <w:shd w:val="clear" w:color="" w:fill=""/>
        </w:rPr>
        <w:t xml:space="preserve">Podr-2::cha-1::gfp</w:t>
      </w:r>
      <w:r>
        <w:rPr>
          <w:sz w:val="22"/>
          <w:szCs w:val="22"/>
          <w:shd w:val="clear" w:color="" w:fill=""/>
        </w:rPr>
        <w:t xml:space="preserve"> (a gift from J. Lee) and ligated upstream of </w:t>
      </w:r>
      <w:r>
        <w:rPr>
          <w:sz w:val="22"/>
          <w:szCs w:val="22"/>
          <w:i/>
          <w:iCs/>
          <w:shd w:val="clear" w:color="" w:fill=""/>
        </w:rPr>
        <w:t xml:space="preserve">mCherry</w:t>
      </w:r>
      <w:r>
        <w:rPr>
          <w:sz w:val="22"/>
          <w:szCs w:val="22"/>
          <w:shd w:val="clear" w:color="" w:fill=""/>
        </w:rPr>
        <w:t xml:space="preserve"> to produce </w:t>
      </w:r>
      <w:r>
        <w:rPr>
          <w:sz w:val="22"/>
          <w:szCs w:val="22"/>
          <w:i/>
          <w:iCs/>
          <w:shd w:val="clear" w:color="" w:fill=""/>
        </w:rPr>
        <w:t xml:space="preserve">pPD95.77-cha-1::mCherry</w:t>
      </w:r>
      <w:r>
        <w:rPr>
          <w:sz w:val="22"/>
          <w:szCs w:val="22"/>
          <w:shd w:val="clear" w:color="" w:fill=""/>
        </w:rPr>
        <w:t xml:space="preserve">, and a Gateway recombination cassette (rfB) was ligated upstream of the </w:t>
      </w:r>
      <w:r>
        <w:rPr>
          <w:sz w:val="22"/>
          <w:szCs w:val="22"/>
          <w:i/>
          <w:iCs/>
          <w:shd w:val="clear" w:color="" w:fill=""/>
        </w:rPr>
        <w:t xml:space="preserve">cha-1</w:t>
      </w:r>
      <w:r>
        <w:rPr>
          <w:sz w:val="22"/>
          <w:szCs w:val="22"/>
          <w:shd w:val="clear" w:color="" w:fill=""/>
        </w:rPr>
        <w:t xml:space="preserve"> cDNA to produce </w:t>
      </w:r>
      <w:r>
        <w:rPr>
          <w:sz w:val="22"/>
          <w:szCs w:val="22"/>
          <w:i/>
          <w:iCs/>
          <w:shd w:val="clear" w:color="" w:fill=""/>
        </w:rPr>
        <w:t xml:space="preserve">pPD95.77-rfB-cha-1::mCherry</w:t>
      </w:r>
      <w:r>
        <w:rPr>
          <w:sz w:val="22"/>
          <w:szCs w:val="22"/>
          <w:shd w:val="clear" w:color="" w:fill=""/>
        </w:rPr>
        <w:t xml:space="preserve">. The 2565 bp </w:t>
      </w:r>
      <w:r>
        <w:rPr>
          <w:sz w:val="22"/>
          <w:szCs w:val="22"/>
          <w:i/>
          <w:iCs/>
          <w:shd w:val="clear" w:color="" w:fill=""/>
        </w:rPr>
        <w:t xml:space="preserve">gbb-1</w:t>
      </w:r>
      <w:r>
        <w:rPr>
          <w:sz w:val="22"/>
          <w:szCs w:val="22"/>
          <w:shd w:val="clear" w:color="" w:fill=""/>
        </w:rPr>
        <w:t xml:space="preserve"> cDNA was cut by NheI and KpnI from a pBlueScript vector (KP#1026, a gift from J. Dittman) and cloned into the </w:t>
      </w:r>
      <w:r>
        <w:rPr>
          <w:sz w:val="22"/>
          <w:szCs w:val="22"/>
          <w:i/>
          <w:iCs/>
          <w:shd w:val="clear" w:color="" w:fill=""/>
        </w:rPr>
        <w:t xml:space="preserve">pPD49.26</w:t>
      </w:r>
      <w:r>
        <w:rPr>
          <w:sz w:val="22"/>
          <w:szCs w:val="22"/>
          <w:shd w:val="clear" w:color="" w:fill=""/>
        </w:rPr>
        <w:t xml:space="preserve"> vector to produce </w:t>
      </w:r>
      <w:r>
        <w:rPr>
          <w:sz w:val="22"/>
          <w:szCs w:val="22"/>
          <w:i/>
          <w:iCs/>
          <w:shd w:val="clear" w:color="" w:fill=""/>
        </w:rPr>
        <w:t xml:space="preserve">pPD49.26-rfB-gbb-1</w:t>
      </w:r>
      <w:r>
        <w:rPr>
          <w:sz w:val="22"/>
          <w:szCs w:val="22"/>
          <w:shd w:val="clear" w:color="" w:fill=""/>
        </w:rPr>
        <w:t xml:space="preserve">. The destination vectors </w:t>
      </w:r>
      <w:r>
        <w:rPr>
          <w:sz w:val="22"/>
          <w:szCs w:val="22"/>
          <w:i/>
          <w:iCs/>
          <w:shd w:val="clear" w:color="" w:fill=""/>
        </w:rPr>
        <w:t xml:space="preserve">pPD95.77-rfB-gfp, pPD95.77-rfB-mCherry</w:t>
      </w:r>
      <w:r>
        <w:rPr>
          <w:sz w:val="22"/>
          <w:szCs w:val="22"/>
          <w:shd w:val="clear" w:color="" w:fill=""/>
        </w:rPr>
        <w:t xml:space="preserve"> and </w:t>
      </w:r>
      <w:r>
        <w:rPr>
          <w:sz w:val="22"/>
          <w:szCs w:val="22"/>
          <w:i/>
          <w:iCs/>
          <w:shd w:val="clear" w:color="" w:fill=""/>
        </w:rPr>
        <w:t xml:space="preserve">pSM-rfB-TeTx::mCherry</w:t>
      </w:r>
      <w:r>
        <w:rPr>
          <w:sz w:val="22"/>
          <w:szCs w:val="22"/>
          <w:shd w:val="clear" w:color="" w:fill=""/>
        </w:rPr>
        <w:t xml:space="preserve"> were generated previously in the lab (</w:t>
      </w:r>
      <w:hyperlink w:anchor="R33" w:history="1">
        <w:r>
          <w:rPr>
            <w:rStyle w:val="jrnlBibRef"/>
          </w:rPr>
          <w:t xml:space="preserve">Hendricks et al. 2012</w:t>
        </w:r>
      </w:hyperlink>
      <w:r>
        <w:rPr>
          <w:sz w:val="22"/>
          <w:szCs w:val="22"/>
          <w:shd w:val="clear" w:color="" w:fill=""/>
        </w:rPr>
        <w:t xml:space="preserve">). A 2.4 kb genomic fragment upstream of the </w:t>
      </w:r>
      <w:r>
        <w:rPr>
          <w:sz w:val="22"/>
          <w:szCs w:val="22"/>
          <w:i/>
          <w:iCs/>
          <w:shd w:val="clear" w:color="" w:fill=""/>
        </w:rPr>
        <w:t xml:space="preserve">odr-2</w:t>
      </w:r>
      <w:r>
        <w:rPr>
          <w:sz w:val="22"/>
          <w:szCs w:val="22"/>
          <w:shd w:val="clear" w:color="" w:fill=""/>
        </w:rPr>
        <w:t xml:space="preserve"> gene (forward primer 5' AGT TCA CCA AGC TCT TCT CGT TTA TTC, reverse primer 5' CCA TCA GCC AAA TGT AGG CTC GGT TC), 1.5 kb upstream of the </w:t>
      </w:r>
      <w:r>
        <w:rPr>
          <w:sz w:val="22"/>
          <w:szCs w:val="22"/>
          <w:i/>
          <w:iCs/>
          <w:shd w:val="clear" w:color="" w:fill=""/>
        </w:rPr>
        <w:t xml:space="preserve">klp-6</w:t>
      </w:r>
      <w:r>
        <w:rPr>
          <w:sz w:val="22"/>
          <w:szCs w:val="22"/>
          <w:shd w:val="clear" w:color="" w:fill=""/>
        </w:rPr>
        <w:t xml:space="preserve"> gene (forward primer 5’ CAC CAA AAA ATT CAT TAA, reverse primer 5’ TAT TCT GAA AAG TTC AAC TAA TA), and 3 kb upstream of the </w:t>
      </w:r>
      <w:r>
        <w:rPr>
          <w:sz w:val="22"/>
          <w:szCs w:val="22"/>
          <w:i/>
          <w:iCs/>
          <w:shd w:val="clear" w:color="" w:fill=""/>
        </w:rPr>
        <w:t xml:space="preserve">gbb-1</w:t>
      </w:r>
      <w:r>
        <w:rPr>
          <w:sz w:val="22"/>
          <w:szCs w:val="22"/>
          <w:shd w:val="clear" w:color="" w:fill=""/>
        </w:rPr>
        <w:t xml:space="preserve"> gene (forward primer 5' CGT CGT TCT CAT TGT ATG CCG TTT AAC, reverse primer 5' CGG AAA CGT GCC ACC GAT GTG AAG) were amplified by polymerase chain reaction (PCR) and ligated to the </w:t>
      </w:r>
      <w:r>
        <w:rPr>
          <w:sz w:val="22"/>
          <w:szCs w:val="22"/>
          <w:i/>
          <w:iCs/>
          <w:shd w:val="clear" w:color="" w:fill=""/>
        </w:rPr>
        <w:t xml:space="preserve">pCR8</w:t>
      </w:r>
      <w:r>
        <w:rPr>
          <w:sz w:val="22"/>
          <w:szCs w:val="22"/>
          <w:shd w:val="clear" w:color="" w:fill=""/>
        </w:rPr>
        <w:t xml:space="preserve"> backbone to produce the Gateway entry vectors. The </w:t>
      </w:r>
      <w:r>
        <w:rPr>
          <w:sz w:val="22"/>
          <w:szCs w:val="22"/>
          <w:i/>
          <w:iCs/>
          <w:shd w:val="clear" w:color="" w:fill=""/>
        </w:rPr>
        <w:t xml:space="preserve">pCR8-Pglr-1</w:t>
      </w:r>
      <w:r>
        <w:rPr>
          <w:sz w:val="22"/>
          <w:szCs w:val="22"/>
          <w:shd w:val="clear" w:color="" w:fill=""/>
        </w:rPr>
        <w:t xml:space="preserve"> and </w:t>
      </w:r>
      <w:r>
        <w:rPr>
          <w:sz w:val="22"/>
          <w:szCs w:val="22"/>
          <w:i/>
          <w:iCs/>
          <w:shd w:val="clear" w:color="" w:fill=""/>
        </w:rPr>
        <w:t xml:space="preserve">pCR8-Plad-2</w:t>
      </w:r>
      <w:r>
        <w:rPr>
          <w:sz w:val="22"/>
          <w:szCs w:val="22"/>
          <w:shd w:val="clear" w:color="" w:fill=""/>
        </w:rPr>
        <w:t xml:space="preserve"> entry clones were generated previously in the lab (</w:t>
      </w:r>
      <w:hyperlink w:anchor="R33" w:history="1">
        <w:r>
          <w:rPr>
            <w:rStyle w:val="jrnlBibRef"/>
          </w:rPr>
          <w:t xml:space="preserve">Hendricks et al., 2012</w:t>
        </w:r>
      </w:hyperlink>
      <w:r>
        <w:rPr>
          <w:sz w:val="22"/>
          <w:szCs w:val="22"/>
          <w:shd w:val="clear" w:color="" w:fill=""/>
        </w:rPr>
        <w:t xml:space="preserve">). LR recombination reactions were performed using Gateway LR Clonase enzyme kits according to the protocol provided (Invitrogen), generating the expression clones </w:t>
      </w:r>
      <w:r>
        <w:rPr>
          <w:sz w:val="22"/>
          <w:szCs w:val="22"/>
          <w:i/>
          <w:iCs/>
          <w:shd w:val="clear" w:color="" w:fill=""/>
        </w:rPr>
        <w:t xml:space="preserve">Podr-2(18)::cha-1::mCherry, Pklp-6::cha-1::mCherry, Pglr-1::cha-1::mCherry, Plad-2::cha-1::mCherry, Podr-2(18)::TeTx::mCherry, Pklp-6::TeTx::mCherry, Pklp-6::gfp, Podr-2(18)::gfp, Pglr-1::mCherry, Pgbb-1::gbb-1, Pglr-1::gbb-1</w:t>
      </w:r>
      <w:r>
        <w:rPr>
          <w:sz w:val="22"/>
          <w:szCs w:val="22"/>
          <w:shd w:val="clear" w:color="" w:fill=""/>
        </w:rPr>
        <w:t xml:space="preserve">, and </w:t>
      </w:r>
      <w:r>
        <w:rPr>
          <w:sz w:val="22"/>
          <w:szCs w:val="22"/>
          <w:i/>
          <w:iCs/>
          <w:shd w:val="clear" w:color="" w:fill=""/>
        </w:rPr>
        <w:t xml:space="preserve">Plad-2::gbb-1</w:t>
      </w:r>
      <w:r>
        <w:rPr>
          <w:sz w:val="22"/>
          <w:szCs w:val="22"/>
          <w:shd w:val="clear" w:color="" w:fill=""/>
        </w:rPr>
        <w:t xml:space="preserve">. To generate transgenic lines, </w:t>
      </w:r>
      <w:r>
        <w:rPr>
          <w:sz w:val="22"/>
          <w:szCs w:val="22"/>
          <w:i/>
          <w:iCs/>
          <w:shd w:val="clear" w:color="" w:fill=""/>
        </w:rPr>
        <w:t xml:space="preserve">Pgbb-1::gbb-1</w:t>
      </w:r>
      <w:r>
        <w:rPr>
          <w:sz w:val="22"/>
          <w:szCs w:val="22"/>
          <w:shd w:val="clear" w:color="" w:fill=""/>
        </w:rPr>
        <w:t xml:space="preserve"> was injected at 1 ng/μl. </w:t>
      </w:r>
      <w:r>
        <w:rPr>
          <w:sz w:val="22"/>
          <w:szCs w:val="22"/>
          <w:i/>
          <w:iCs/>
          <w:shd w:val="clear" w:color="" w:fill=""/>
        </w:rPr>
        <w:t xml:space="preserve">Pglr-1::gbb-1</w:t>
      </w:r>
      <w:r>
        <w:rPr>
          <w:sz w:val="22"/>
          <w:szCs w:val="22"/>
          <w:shd w:val="clear" w:color="" w:fill=""/>
        </w:rPr>
        <w:t xml:space="preserve"> and </w:t>
      </w:r>
      <w:r>
        <w:rPr>
          <w:sz w:val="22"/>
          <w:szCs w:val="22"/>
          <w:i/>
          <w:iCs/>
          <w:shd w:val="clear" w:color="" w:fill=""/>
        </w:rPr>
        <w:t xml:space="preserve">Plad-2::gbb-1</w:t>
      </w:r>
      <w:r>
        <w:rPr>
          <w:sz w:val="22"/>
          <w:szCs w:val="22"/>
          <w:shd w:val="clear" w:color="" w:fill=""/>
        </w:rPr>
        <w:t xml:space="preserve"> were injected at 10 ng/μl and the other plasmids were injected at 25 ng/μl. Microinjection was performed as described (</w:t>
      </w:r>
      <w:hyperlink w:anchor="R49" w:history="1">
        <w:r>
          <w:rPr>
            <w:rStyle w:val="jrnlBibRef"/>
          </w:rPr>
          <w:t xml:space="preserve">Mello et al., 1991</w:t>
        </w:r>
      </w:hyperlink>
      <w:r>
        <w:rPr>
          <w:sz w:val="22"/>
          <w:szCs w:val="22"/>
          <w:shd w:val="clear" w:color="" w:fill=""/>
        </w:rPr>
        <w:t xml:space="preserve">) with either </w:t>
      </w:r>
      <w:r>
        <w:rPr>
          <w:sz w:val="22"/>
          <w:szCs w:val="22"/>
          <w:i/>
          <w:iCs/>
          <w:shd w:val="clear" w:color="" w:fill=""/>
        </w:rPr>
        <w:t xml:space="preserve">Punc-122::gfp </w:t>
      </w:r>
      <w:r>
        <w:rPr>
          <w:sz w:val="22"/>
          <w:szCs w:val="22"/>
          <w:shd w:val="clear" w:color="" w:fill=""/>
        </w:rPr>
        <w:t xml:space="preserve">or </w:t>
      </w:r>
      <w:r>
        <w:rPr>
          <w:sz w:val="22"/>
          <w:szCs w:val="22"/>
          <w:i/>
          <w:iCs/>
          <w:shd w:val="clear" w:color="" w:fill=""/>
        </w:rPr>
        <w:t xml:space="preserve">Punc-122::dsRed</w:t>
      </w:r>
      <w:r>
        <w:rPr>
          <w:sz w:val="22"/>
          <w:szCs w:val="22"/>
          <w:shd w:val="clear" w:color="" w:fill=""/>
        </w:rPr>
        <w:t xml:space="preserve"> as a co-injection marker for all the transgenic lines.</w:t>
      </w:r>
    </w:p>
    <w:p/>
    <w:p>
      <w:pPr>
        <w:pStyle w:val="jrnlHead2"/>
      </w:pPr>
      <w:r>
        <w:rPr>
          <w:color w:val="#134985"/>
          <w:sz w:val="46"/>
          <w:szCs w:val="46"/>
          <w:b/>
          <w:shd w:val="clear" w:color="" w:fill=""/>
        </w:rPr>
        <w:t xml:space="preserve">Laser ablation</w:t>
      </w:r>
    </w:p>
    <w:p>
      <w:pPr>
        <w:pStyle w:val="jrnlSecPara"/>
      </w:pPr>
      <w:r>
        <w:rPr>
          <w:sz w:val="22"/>
          <w:szCs w:val="22"/>
          <w:shd w:val="clear" w:color="" w:fill=""/>
        </w:rPr>
        <w:t xml:space="preserve">Laser ablation was performed as previously described with slight modifications (</w:t>
      </w:r>
      <w:hyperlink w:anchor="R7" w:history="1">
        <w:r>
          <w:rPr>
            <w:rStyle w:val="jrnlBibRef"/>
          </w:rPr>
          <w:t xml:space="preserve">Bargmann and Avery, 1995</w:t>
        </w:r>
      </w:hyperlink>
      <w:r>
        <w:rPr>
          <w:sz w:val="22"/>
          <w:szCs w:val="22"/>
          <w:shd w:val="clear" w:color="" w:fill=""/>
        </w:rPr>
        <w:t xml:space="preserve">; </w:t>
      </w:r>
      <w:hyperlink w:anchor="R28" w:history="1">
        <w:r>
          <w:rPr>
            <w:rStyle w:val="jrnlBibRef"/>
          </w:rPr>
          <w:t xml:space="preserve">Fang-Yen et al., 2012</w:t>
        </w:r>
      </w:hyperlink>
      <w:r>
        <w:rPr>
          <w:sz w:val="22"/>
          <w:szCs w:val="22"/>
          <w:shd w:val="clear" w:color="" w:fill=""/>
        </w:rPr>
        <w:t xml:space="preserve">). UV laser pulses (Micropoint, Andor) were focused onto neurons of interest through a 60× water immersion objective on an upright Nikon microscope (Eclipse LV150). Target neurons were identified by using anatomical characteristics in combination with fluorescence reporters that were expressed with cell-specific promoters. Laser ablation was performed on L1-L2 larvae. Animals that underwent laser ablation or mock procedures were recovered and raised at 20°C under standard conditions for 2 days till they reached adulthood. After behavioral assays, each ablated animal was recovered and the expression of the fluorescent reporter was examined under a 40× objective on a Nikon TE2000-U microscope. Animals with remaining fluorescent signals in target neurons were excluded from analysis. The n numbers in the relevant figure legends denote the numbers of different animals for the experiments and represent independent biological replication.</w:t>
      </w:r>
    </w:p>
    <w:p/>
    <w:p>
      <w:pPr>
        <w:pStyle w:val="jrnlHead2"/>
      </w:pPr>
      <w:r>
        <w:rPr>
          <w:color w:val="#134985"/>
          <w:sz w:val="46"/>
          <w:szCs w:val="46"/>
          <w:b/>
          <w:shd w:val="clear" w:color="" w:fill=""/>
        </w:rPr>
        <w:t xml:space="preserve">Calcium imaging</w:t>
      </w:r>
    </w:p>
    <w:p>
      <w:pPr>
        <w:pStyle w:val="jrnlSecPara"/>
      </w:pPr>
      <w:r>
        <w:rPr>
          <w:sz w:val="22"/>
          <w:szCs w:val="22"/>
          <w:shd w:val="clear" w:color="" w:fill=""/>
        </w:rPr>
        <w:t xml:space="preserve">Calcium imaging was performed in a microfluidic device as previously described (</w:t>
      </w:r>
      <w:hyperlink w:anchor="R19" w:history="1">
        <w:r>
          <w:rPr>
            <w:rStyle w:val="jrnlBibRef"/>
          </w:rPr>
          <w:t xml:space="preserve">Chronis et al., 2007</w:t>
        </w:r>
      </w:hyperlink>
      <w:r>
        <w:rPr>
          <w:sz w:val="22"/>
          <w:szCs w:val="22"/>
          <w:shd w:val="clear" w:color="" w:fill=""/>
        </w:rPr>
        <w:t xml:space="preserve">; </w:t>
      </w:r>
      <w:hyperlink w:anchor="R33" w:history="1">
        <w:r>
          <w:rPr>
            <w:rStyle w:val="jrnlBibRef"/>
          </w:rPr>
          <w:t xml:space="preserve">Hendricks et al., 2012</w:t>
        </w:r>
      </w:hyperlink>
      <w:r>
        <w:rPr>
          <w:sz w:val="22"/>
          <w:szCs w:val="22"/>
          <w:shd w:val="clear" w:color="" w:fill=""/>
        </w:rPr>
        <w:t xml:space="preserve">) with modifications. A SU-8 master was used to cast Polydimethylsiloxane (PDMS) (Dow Corning Sylgard 184, Ellsworth Adhesives, Germantown, WI) chips and inlet holes were drilled manually. Chips were bonded to glass coverslips with a handheld corona treater and connected to a perfusion system (Automate Scientific Valvebank, Berkeley, CA). Fluorescence time-lapse imaging (100–200 ms exposure, 5 Hz) was performed on a Nikon Eclipse TE2000-U inverted microscope with a 40× oil immersion objective and a Photometrics CoolSnap EZ camera. To image neurons on different focal planes, an image stack was collected on a confocal spinning disk microscope. Animals were washed by NGM buffer (1 mM CaCl</w:t>
      </w:r>
      <w:r>
        <w:rPr>
          <w:sz w:val="22"/>
          <w:szCs w:val="22"/>
          <w:vertAlign w:val="subscript"/>
          <w:shd w:val="clear" w:color="" w:fill=""/>
        </w:rPr>
        <w:t xml:space="preserve">2</w:t>
      </w:r>
      <w:r>
        <w:rPr>
          <w:sz w:val="22"/>
          <w:szCs w:val="22"/>
          <w:shd w:val="clear" w:color="" w:fill=""/>
        </w:rPr>
        <w:t xml:space="preserve">, 1 mM MgSO</w:t>
      </w:r>
      <w:r>
        <w:rPr>
          <w:sz w:val="22"/>
          <w:szCs w:val="22"/>
          <w:vertAlign w:val="subscript"/>
          <w:shd w:val="clear" w:color="" w:fill=""/>
        </w:rPr>
        <w:t xml:space="preserve">4</w:t>
      </w:r>
      <w:r>
        <w:rPr>
          <w:sz w:val="22"/>
          <w:szCs w:val="22"/>
          <w:shd w:val="clear" w:color="" w:fill=""/>
        </w:rPr>
        <w:t xml:space="preserve">, 25 mM KPO</w:t>
      </w:r>
      <w:r>
        <w:rPr>
          <w:sz w:val="22"/>
          <w:szCs w:val="22"/>
          <w:vertAlign w:val="subscript"/>
          <w:shd w:val="clear" w:color="" w:fill=""/>
        </w:rPr>
        <w:t xml:space="preserve">4</w:t>
      </w:r>
      <w:r>
        <w:rPr>
          <w:sz w:val="22"/>
          <w:szCs w:val="22"/>
          <w:shd w:val="clear" w:color="" w:fill=""/>
        </w:rPr>
        <w:t xml:space="preserve"> pH6.0) briefly before being loaded in the worm channel, and were presented with slow streams of NGM buffer throughout the recording of up to 5 min. All image analysis was performed with ImageJ (NIH) unless otherwise specified. Frames were aligned using the StackReg plugin where necessary. For RME imaging, total fluorescence intensity was measured by subtracting background from the region of interest (ROI) corresponding to the cell body of RMED or RMEV neuron during head bending. For cross-correlation analysis, the fluorescence intensity data were normalized for each individual to a linear scale by the formula (</w:t>
      </w:r>
      <w:r>
        <w:rPr>
          <w:sz w:val="22"/>
          <w:szCs w:val="22"/>
          <w:i/>
          <w:iCs/>
          <w:shd w:val="clear" w:color="" w:fill=""/>
        </w:rPr>
        <w:t xml:space="preserve">F - F</w:t>
      </w:r>
      <w:r>
        <w:rPr>
          <w:sz w:val="22"/>
          <w:szCs w:val="22"/>
          <w:vertAlign w:val="subscript"/>
          <w:shd w:val="clear" w:color="" w:fill=""/>
        </w:rPr>
        <w:t xml:space="preserve">min</w:t>
      </w:r>
      <w:r>
        <w:rPr>
          <w:sz w:val="22"/>
          <w:szCs w:val="22"/>
          <w:shd w:val="clear" w:color="" w:fill=""/>
        </w:rPr>
        <w:t xml:space="preserve">)/(</w:t>
      </w:r>
      <w:r>
        <w:rPr>
          <w:sz w:val="22"/>
          <w:szCs w:val="22"/>
          <w:i/>
          <w:iCs/>
          <w:shd w:val="clear" w:color="" w:fill=""/>
        </w:rPr>
        <w:t xml:space="preserve">F</w:t>
      </w:r>
      <w:r>
        <w:rPr>
          <w:sz w:val="22"/>
          <w:szCs w:val="22"/>
          <w:vertAlign w:val="subscript"/>
          <w:shd w:val="clear" w:color="" w:fill=""/>
        </w:rPr>
        <w:t xml:space="preserve">max</w:t>
      </w:r>
      <w:r>
        <w:rPr>
          <w:sz w:val="22"/>
          <w:szCs w:val="22"/>
          <w:shd w:val="clear" w:color="" w:fill=""/>
        </w:rPr>
        <w:t xml:space="preserve"> - </w:t>
      </w:r>
      <w:r>
        <w:rPr>
          <w:sz w:val="22"/>
          <w:szCs w:val="22"/>
          <w:i/>
          <w:iCs/>
          <w:shd w:val="clear" w:color="" w:fill=""/>
        </w:rPr>
        <w:t xml:space="preserve">F</w:t>
      </w:r>
      <w:r>
        <w:rPr>
          <w:sz w:val="22"/>
          <w:szCs w:val="22"/>
          <w:vertAlign w:val="subscript"/>
          <w:shd w:val="clear" w:color="" w:fill=""/>
        </w:rPr>
        <w:t xml:space="preserve">min</w:t>
      </w:r>
      <w:r>
        <w:rPr>
          <w:sz w:val="22"/>
          <w:szCs w:val="22"/>
          <w:shd w:val="clear" w:color="" w:fill=""/>
        </w:rPr>
        <w:t xml:space="preserve">) (</w:t>
      </w:r>
      <w:hyperlink w:anchor="R33" w:history="1">
        <w:r>
          <w:rPr>
            <w:rStyle w:val="jrnlBibRef"/>
          </w:rPr>
          <w:t xml:space="preserve">Hendricks et al., 2012</w:t>
        </w:r>
      </w:hyperlink>
      <w:r>
        <w:rPr>
          <w:sz w:val="22"/>
          <w:szCs w:val="22"/>
          <w:shd w:val="clear" w:color="" w:fill=""/>
        </w:rPr>
        <w:t xml:space="preserve">). For simultaneous imaging of SMD and RME, image stacks were composed and processed by a customized program (</w:t>
      </w:r>
      <w:hyperlink w:anchor="SP1" w:history="1">
        <w:r>
          <w:rPr>
            <w:rStyle w:val="jrnlSupplRef"/>
          </w:rPr>
          <w:t xml:space="preserve"/>
        </w:r>
      </w:hyperlink>
      <w:r>
        <w:rPr>
          <w:sz w:val="22"/>
          <w:szCs w:val="22"/>
          <w:shd w:val="clear" w:color="" w:fill=""/>
        </w:rPr>
        <w:t xml:space="preserve">uploaded to </w:t>
      </w:r>
      <w:hyperlink r:id="rId114" w:history="1">
        <w:r>
          <w:rPr>
            <w:color w:val="blue"/>
            <w:u w:val="single"/>
          </w:rPr>
          <w:t xml:space="preserve">https://github.com/Wenlab/worm-imaging-analysis</w:t>
        </w:r>
      </w:hyperlink>
      <w:r>
        <w:rPr>
          <w:sz w:val="22"/>
          <w:szCs w:val="22"/>
          <w:shd w:val="clear" w:color="" w:fill=""/>
        </w:rPr>
        <w:t xml:space="preserve">) written in Matlab (Mathworks, Natick). Imaging on immobilized animals were performed on a 10% agarose pad with 0.3–0.5 µl of 0.1 µm diameter polystyrene microspheres (Polysciences 00876–15) (</w:t>
      </w:r>
      <w:hyperlink w:anchor="R39" w:history="1">
        <w:r>
          <w:rPr>
            <w:rStyle w:val="jrnlBibRef"/>
          </w:rPr>
          <w:t xml:space="preserve">Kim et al., 2013</w:t>
        </w:r>
      </w:hyperlink>
      <w:r>
        <w:rPr>
          <w:sz w:val="22"/>
          <w:szCs w:val="22"/>
          <w:shd w:val="clear" w:color="" w:fill=""/>
        </w:rPr>
        <w:t xml:space="preserve">). The n numbers in the relevant figure legends denote the numbers of different animals for the experiments and represent independent biological replication.</w:t>
      </w:r>
    </w:p>
    <w:p/>
    <w:p>
      <w:pPr>
        <w:pStyle w:val="jrnlHead2"/>
      </w:pPr>
      <w:r>
        <w:rPr>
          <w:color w:val="#134985"/>
          <w:sz w:val="46"/>
          <w:szCs w:val="46"/>
          <w:b/>
          <w:shd w:val="clear" w:color="" w:fill=""/>
        </w:rPr>
        <w:t xml:space="preserve">Head movement analysis</w:t>
      </w:r>
    </w:p>
    <w:p>
      <w:pPr>
        <w:pStyle w:val="jrnlSecPara"/>
      </w:pPr>
      <w:r>
        <w:rPr>
          <w:sz w:val="22"/>
          <w:szCs w:val="22"/>
          <w:shd w:val="clear" w:color="" w:fill=""/>
        </w:rPr>
        <w:t xml:space="preserve">Head bending of animals during calcium imaging in the microfluidic chip was quantified with ImageJ (NIH, MD) essentially as described (</w:t>
      </w:r>
      <w:hyperlink w:anchor="R33" w:history="1">
        <w:r>
          <w:rPr>
            <w:rStyle w:val="jrnlBibRef"/>
          </w:rPr>
          <w:t xml:space="preserve">Hendricks et al., 2012</w:t>
        </w:r>
      </w:hyperlink>
      <w:r>
        <w:rPr>
          <w:sz w:val="22"/>
          <w:szCs w:val="22"/>
          <w:shd w:val="clear" w:color="" w:fill=""/>
        </w:rPr>
        <w:t xml:space="preserve">). Images were binarized with all background pixels converted to 0 and all pixels representing the animal converted to 1. An ROI comprising the moving part of the animal’s head was selected and fit into an ellipse in ImageJ, where the orientation of the ellipse was measured for each frame. The difference in orientation between individual frames and the reference frame (minimum head bending) was calculated, generating either positive or negative values that represented head deflection along the ventral-dorsal axis. For cross-correlation analysis, the head bending was then normalized to the maximum deflection, generating an index between −1 and 1. Ventral bending was defined as positive. The n numbers in the relevant figure legends denote the numbers of different animals for the experiments and represent independent biological replication.</w:t>
      </w:r>
    </w:p>
    <w:p/>
    <w:p>
      <w:pPr>
        <w:pStyle w:val="jrnlHead2"/>
      </w:pPr>
      <w:r>
        <w:rPr>
          <w:color w:val="#134985"/>
          <w:sz w:val="46"/>
          <w:szCs w:val="46"/>
          <w:b/>
          <w:shd w:val="clear" w:color="" w:fill=""/>
        </w:rPr>
        <w:t xml:space="preserve">Cross-correlation analysis</w:t>
      </w:r>
    </w:p>
    <w:p>
      <w:pPr>
        <w:pStyle w:val="jrnlSecPara"/>
      </w:pPr>
      <w:r>
        <w:rPr>
          <w:sz w:val="22"/>
          <w:szCs w:val="22"/>
          <w:shd w:val="clear" w:color="" w:fill=""/>
        </w:rPr>
        <w:t xml:space="preserve">Cross-correlation between calcium signals and head bending was analyzed in JMP10 software (SAS) as described (</w:t>
      </w:r>
      <w:hyperlink w:anchor="R33" w:history="1">
        <w:r>
          <w:rPr>
            <w:rStyle w:val="jrnlBibRef"/>
          </w:rPr>
          <w:t xml:space="preserve">Hendricks et al., 2012</w:t>
        </w:r>
      </w:hyperlink>
      <w:r>
        <w:rPr>
          <w:sz w:val="22"/>
          <w:szCs w:val="22"/>
          <w:shd w:val="clear" w:color="" w:fill=""/>
        </w:rPr>
        <w:t xml:space="preserve">) with modifications. Time series data of fluorescence intensity and head position were normalized within each individual and taken for cross-correlation with a time lag of 20 s (100 frames). Head position was used as input. Comparison between peak correlations of different genotypes was performed as described (</w:t>
      </w:r>
      <w:hyperlink w:anchor="R33" w:history="1">
        <w:r>
          <w:rPr>
            <w:rStyle w:val="jrnlBibRef"/>
          </w:rPr>
          <w:t xml:space="preserve">Hendricks et al., 2012</w:t>
        </w:r>
      </w:hyperlink>
      <w:r>
        <w:rPr>
          <w:sz w:val="22"/>
          <w:szCs w:val="22"/>
          <w:shd w:val="clear" w:color="" w:fill=""/>
        </w:rPr>
        <w:t xml:space="preserve">). Briefly, the peak of the mean wild-type control correlation was identified at time </w:t>
      </w:r>
      <w:r>
        <w:rPr>
          <w:sz w:val="22"/>
          <w:szCs w:val="22"/>
          <w:i/>
          <w:iCs/>
          <w:shd w:val="clear" w:color="" w:fill=""/>
        </w:rPr>
        <w:t xml:space="preserve">T</w:t>
      </w:r>
      <w:r>
        <w:rPr>
          <w:sz w:val="22"/>
          <w:szCs w:val="22"/>
          <w:i/>
          <w:iCs/>
          <w:vertAlign w:val="subscript"/>
          <w:shd w:val="clear" w:color="" w:fill=""/>
        </w:rPr>
        <w:t xml:space="preserve">p </w:t>
      </w:r>
      <w:r>
        <w:rPr>
          <w:sz w:val="22"/>
          <w:szCs w:val="22"/>
          <w:shd w:val="clear" w:color="" w:fill=""/>
        </w:rPr>
        <w:t xml:space="preserve"/>
      </w:r>
      <w:r>
        <w:rPr>
          <w:sz w:val="22"/>
          <w:szCs w:val="22"/>
          <w:shd w:val="clear" w:color="" w:fill=""/>
        </w:rPr>
        <w:t xml:space="preserve">and the maximum correlation, positive or negative, was taken from strains of interest in a 1 s time window centered on </w:t>
      </w:r>
      <w:r>
        <w:rPr>
          <w:sz w:val="22"/>
          <w:szCs w:val="22"/>
          <w:i/>
          <w:iCs/>
          <w:shd w:val="clear" w:color="" w:fill=""/>
        </w:rPr>
        <w:t xml:space="preserve">T</w:t>
      </w:r>
      <w:r>
        <w:rPr>
          <w:sz w:val="22"/>
          <w:szCs w:val="22"/>
          <w:i/>
          <w:iCs/>
          <w:vertAlign w:val="subscript"/>
          <w:shd w:val="clear" w:color="" w:fill=""/>
        </w:rPr>
        <w:t xml:space="preserve">p</w:t>
      </w:r>
      <w:r>
        <w:rPr>
          <w:sz w:val="22"/>
          <w:szCs w:val="22"/>
          <w:shd w:val="clear" w:color="" w:fill=""/>
        </w:rPr>
        <w:t xml:space="preserve">. </w:t>
      </w:r>
      <w:r>
        <w:rPr>
          <w:sz w:val="22"/>
          <w:szCs w:val="22"/>
          <w:shd w:val="clear" w:color="" w:fill=""/>
        </w:rPr>
        <w:t xml:space="preserve"/>
      </w:r>
      <w:r>
        <w:rPr>
          <w:sz w:val="22"/>
          <w:szCs w:val="22"/>
          <w:shd w:val="clear" w:color="" w:fill=""/>
        </w:rPr>
        <w:t xml:space="preserve">Unless otherwise specified, cross-correlation between RMEV calcium activity and head bending amplitude was analyzed, mutants were compared with wild-type controls and transgenic animals were compared with non-transgenic siblings by Student’s t-test or Analysis of variance (ANOVA). The n numbers for cross-correlation and peak correlation in the relevant figure legends denote the numbers of different animals for the experiments and represent independent biological replication.</w:t>
      </w:r>
    </w:p>
    <w:p/>
    <w:p>
      <w:pPr>
        <w:pStyle w:val="jrnlHead2"/>
      </w:pPr>
      <w:r>
        <w:rPr>
          <w:color w:val="#134985"/>
          <w:sz w:val="46"/>
          <w:szCs w:val="46"/>
          <w:b/>
          <w:shd w:val="clear" w:color="" w:fill=""/>
        </w:rPr>
        <w:t xml:space="preserve">Tracking and analysis of head bending amplitude</w:t>
      </w:r>
    </w:p>
    <w:p>
      <w:pPr>
        <w:pStyle w:val="jrnlSecPara"/>
      </w:pPr>
      <w:r>
        <w:rPr>
          <w:sz w:val="22"/>
          <w:szCs w:val="22"/>
          <w:shd w:val="clear" w:color="" w:fill=""/>
        </w:rPr>
        <w:t xml:space="preserve">Tracking of freely-moving animals were performed on a custom-built single-worm tracker. Well-fed adult hermaphrodites were washed briefly in NGM buffer and placed onto a 9 cm NGM agar plate without food. Animals were allowed to move freely on the plate for 2 min before being recorded for at least 1 min. The plate was placed on a moving stage under a DMK 21AU04 monochrome scan camera (Imaging Source, 30 Hz) and was illuminated by infrared light from a LED ring. Images were captured with a customized program (</w:t>
      </w:r>
      <w:hyperlink w:anchor="SP1" w:history="1">
        <w:r>
          <w:rPr>
            <w:rStyle w:val="jrnlSupplRef"/>
          </w:rPr>
          <w:t xml:space="preserve">Source code 1</w:t>
        </w:r>
      </w:hyperlink>
      <w:r>
        <w:rPr>
          <w:sz w:val="22"/>
          <w:szCs w:val="22"/>
          <w:shd w:val="clear" w:color="" w:fill=""/>
        </w:rPr>
        <w:t xml:space="preserve">) written in LabVIEW8.5 (National Instrument) and saved every 6 frames. The video recorded was processed by a customized program (</w:t>
      </w:r>
      <w:hyperlink w:anchor="SP2" w:history="1">
        <w:r>
          <w:rPr>
            <w:rStyle w:val="jrnlSupplRef"/>
          </w:rPr>
          <w:t xml:space="preserve">Source code 2</w:t>
        </w:r>
      </w:hyperlink>
      <w:r>
        <w:rPr>
          <w:sz w:val="22"/>
          <w:szCs w:val="22"/>
          <w:shd w:val="clear" w:color="" w:fill=""/>
        </w:rPr>
        <w:t xml:space="preserve">) written in Matlab (Mathworks, Natick) (</w:t>
      </w:r>
      <w:hyperlink w:anchor="R27" w:history="1">
        <w:r>
          <w:rPr>
            <w:rStyle w:val="jrnlBibRef"/>
          </w:rPr>
          <w:t xml:space="preserve">Fang-Yen et al., 2010</w:t>
        </w:r>
      </w:hyperlink>
      <w:r>
        <w:rPr>
          <w:sz w:val="22"/>
          <w:szCs w:val="22"/>
          <w:shd w:val="clear" w:color="" w:fill=""/>
        </w:rPr>
        <w:t xml:space="preserve">; </w:t>
      </w:r>
      <w:hyperlink w:anchor="R70" w:history="1">
        <w:r>
          <w:rPr>
            <w:rStyle w:val="jrnlBibRef"/>
          </w:rPr>
          <w:t xml:space="preserve">Wen et al., 2012</w:t>
        </w:r>
      </w:hyperlink>
      <w:r>
        <w:rPr>
          <w:sz w:val="22"/>
          <w:szCs w:val="22"/>
          <w:shd w:val="clear" w:color="" w:fill=""/>
        </w:rPr>
        <w:t xml:space="preserve">). Frames in which animals were making reversals or turns were excluded and at least 150 frames (30 s) per trial were used for analysis. In brief, the head and tail of an animal were identified as the points of maximum convex curvature along the animal’s boundary and confirmed manually. The centerline of the animal’s body was extracted and smoothened, and divided into 100 segments. The first 18 segments, or the first 18% of the whole body-length from the nose tip, were counted as the head region, and the head curvature of an animal was computed as the average head curvature of the 18 segments. The head bending amplitude was computed as the standard deviation of the head curvature during the period of measurement (</w:t>
      </w:r>
      <w:hyperlink w:anchor="F1" w:history="1">
        <w:r>
          <w:rPr>
            <w:rStyle w:val="jrnlFigRef"/>
          </w:rPr>
          <w:t xml:space="preserve">Figure 1B</w:t>
        </w:r>
      </w:hyperlink>
      <w:r>
        <w:rPr>
          <w:sz w:val="22"/>
          <w:szCs w:val="22"/>
          <w:shd w:val="clear" w:color="" w:fill=""/>
        </w:rPr>
        <w:t xml:space="preserve">). The n numbers in the relevant figure legends denote the numbers of different animals for the experiments and represent independent biological replication.</w:t>
      </w:r>
    </w:p>
    <w:p/>
    <w:p>
      <w:pPr>
        <w:pStyle w:val="jrnlHead2"/>
      </w:pPr>
      <w:r>
        <w:rPr>
          <w:color w:val="#134985"/>
          <w:sz w:val="46"/>
          <w:szCs w:val="46"/>
          <w:b/>
          <w:shd w:val="clear" w:color="" w:fill=""/>
        </w:rPr>
        <w:t xml:space="preserve">Fluorescence microscopy</w:t>
      </w:r>
    </w:p>
    <w:p>
      <w:pPr>
        <w:pStyle w:val="jrnlSecPara"/>
      </w:pPr>
      <w:r>
        <w:rPr>
          <w:sz w:val="22"/>
          <w:szCs w:val="22"/>
          <w:shd w:val="clear" w:color="" w:fill=""/>
        </w:rPr>
        <w:t xml:space="preserve">Fluorescent images were collected with a Nikon Eclipse TE2000-U microscope with a 40× oil immersion objective. Images were processed with Image J (NIH).</w:t>
      </w:r>
    </w:p>
    <w:p/>
    <w:p>
      <w:pPr>
        <w:pStyle w:val="jrnlHead2"/>
      </w:pPr>
      <w:r>
        <w:rPr>
          <w:color w:val="#134985"/>
          <w:sz w:val="46"/>
          <w:szCs w:val="46"/>
          <w:b/>
          <w:shd w:val="clear" w:color="" w:fill=""/>
        </w:rPr>
        <w:t xml:space="preserve">Optogenetics</w:t>
      </w:r>
    </w:p>
    <w:p>
      <w:pPr>
        <w:pStyle w:val="jrnlSecPara"/>
      </w:pPr>
      <w:r>
        <w:rPr>
          <w:sz w:val="22"/>
          <w:szCs w:val="22"/>
          <w:shd w:val="clear" w:color="" w:fill=""/>
        </w:rPr>
        <w:t xml:space="preserve">Optogenetic stimulation of RME neurons in freely moving animals was performed on a custom-built structured illumination system (</w:t>
      </w:r>
      <w:hyperlink w:anchor="R44" w:history="1">
        <w:r>
          <w:rPr>
            <w:rStyle w:val="jrnlBibRef"/>
          </w:rPr>
          <w:t xml:space="preserve">Leifer et al., 2011</w:t>
        </w:r>
      </w:hyperlink>
      <w:r>
        <w:rPr>
          <w:sz w:val="22"/>
          <w:szCs w:val="22"/>
          <w:shd w:val="clear" w:color="" w:fill=""/>
        </w:rPr>
        <w:t xml:space="preserve">), which consists of an Nikon TE2000 inverted microscope, a high speed CCD camera, blue and green solid state lasers, and a digital micromirror device, all of which are controlled by the MindControl software (</w:t>
      </w:r>
      <w:hyperlink w:anchor="R44" w:history="1">
        <w:r>
          <w:rPr>
            <w:rStyle w:val="jrnlBibRef"/>
          </w:rPr>
          <w:t xml:space="preserve">Leifer et al., 2011</w:t>
        </w:r>
      </w:hyperlink>
      <w:r>
        <w:rPr>
          <w:sz w:val="22"/>
          <w:szCs w:val="22"/>
          <w:shd w:val="clear" w:color="" w:fill=""/>
        </w:rPr>
        <w:t xml:space="preserve">; the software is publisehd and available at </w:t>
      </w:r>
      <w:hyperlink r:id="rId116" w:history="1">
        <w:r>
          <w:rPr>
            <w:color w:val="blue"/>
            <w:u w:val="single"/>
          </w:rPr>
          <w:t xml:space="preserve">http://www.nature.com/nmeth/journal/v8/n2/full/nmeth.1554.html</w:t>
        </w:r>
      </w:hyperlink>
      <w:r>
        <w:rPr>
          <w:sz w:val="22"/>
          <w:szCs w:val="22"/>
          <w:shd w:val="clear" w:color="" w:fill=""/>
        </w:rPr>
        <w:t xml:space="preserve">). Animals used in all the optogenetics experiments were raised in the dark at 20°</w:t>
      </w:r>
      <w:r>
        <w:rPr>
          <w:sz w:val="22"/>
          <w:szCs w:val="22"/>
          <w:shd w:val="clear" w:color="" w:fill=""/>
        </w:rPr>
        <w:t xml:space="preserve"/>
      </w:r>
      <w:r>
        <w:rPr>
          <w:sz w:val="22"/>
          <w:szCs w:val="22"/>
          <w:shd w:val="clear" w:color="" w:fill=""/>
        </w:rPr>
        <w:t xml:space="preserve">C on NGM plates with </w:t>
      </w:r>
      <w:r>
        <w:rPr>
          <w:sz w:val="22"/>
          <w:szCs w:val="22"/>
          <w:i/>
          <w:iCs/>
          <w:shd w:val="clear" w:color="" w:fill=""/>
        </w:rPr>
        <w:t xml:space="preserve">E. coli </w:t>
      </w:r>
      <w:r>
        <w:rPr>
          <w:sz w:val="22"/>
          <w:szCs w:val="22"/>
          <w:shd w:val="clear" w:color="" w:fill=""/>
        </w:rPr>
        <w:t xml:space="preserve">OP50 and all-</w:t>
      </w:r>
      <w:r>
        <w:rPr>
          <w:sz w:val="22"/>
          <w:szCs w:val="22"/>
          <w:i/>
          <w:iCs/>
          <w:shd w:val="clear" w:color="" w:fill=""/>
        </w:rPr>
        <w:t xml:space="preserve">trans</w:t>
      </w:r>
      <w:r>
        <w:rPr>
          <w:sz w:val="22"/>
          <w:szCs w:val="22"/>
          <w:shd w:val="clear" w:color="" w:fill=""/>
        </w:rPr>
        <w:t xml:space="preserve"> retinal. The OP50-retinal plates were prepared 1–2 days in advance by seeding a 6 cm NGM-agar plate with 250 µl of OP50 culture and 1 µl of 100 mM retinal dissolved in ethanol. Adult animals were washed briefly in NGM buffer and transferred into a layer of 25% or 30% dextran (w/v) sandwiched between two glass slides separated by a 75 µm spacer. The animal was slightly compressed to reduce head movement in the z direction. During the assay, an individual animal was imaged under infrared light with dark field illumination, and the first 10% of the body-length from nose tip was targeted by a laser beam reflected by the digital micromirror device. For RME inhibition by Arch, the green laser (532 nm) was switched on for seconds in each trial. For RME activation by ChR2, the blue laser (473 nm) was switched on for seconds in each trial, and the RIS interneuron was removed by laser surgery in larvae at the L1-L2 stage. In the relevant figure legends, the n numbers denote the numbers of different trials on indicated numbers of different animals for the experiments, and represent both independent biological replication and technical replication.</w:t>
      </w:r>
    </w:p>
    <w:p/>
    <w:p>
      <w:pPr>
        <w:pStyle w:val="jrnlHead1"/>
      </w:pPr>
      <w:r>
        <w:rPr>
          <w:color w:val="#011b37"/>
          <w:sz w:val="56"/>
          <w:szCs w:val="56"/>
          <w:b/>
          <w:shd w:val="clear" w:color="" w:fill=""/>
        </w:rPr>
        <w:t xml:space="preserve">Acknowledgements</w:t>
      </w:r>
    </w:p>
    <w:p>
      <w:pPr>
        <w:pStyle w:val="jrnlSecPara"/>
      </w:pPr>
      <w:r>
        <w:rPr>
          <w:sz w:val="22"/>
          <w:szCs w:val="22"/>
          <w:shd w:val="clear" w:color="" w:fill=""/>
        </w:rPr>
        <w:t xml:space="preserve">We thank the </w:t>
      </w:r>
      <w:r>
        <w:rPr>
          <w:sz w:val="22"/>
          <w:szCs w:val="22"/>
          <w:i/>
          <w:iCs/>
          <w:shd w:val="clear" w:color="" w:fill=""/>
        </w:rPr>
        <w:t xml:space="preserve">Caenorhabditis</w:t>
      </w:r>
      <w:r>
        <w:rPr>
          <w:sz w:val="22"/>
          <w:szCs w:val="22"/>
          <w:shd w:val="clear" w:color="" w:fill=""/>
        </w:rPr>
        <w:t xml:space="preserve"> Genetics Center (funded by NIH Office of Research Infrastructure Programs P40 OD010440) and the </w:t>
      </w:r>
      <w:r>
        <w:rPr>
          <w:sz w:val="22"/>
          <w:szCs w:val="22"/>
          <w:i/>
          <w:iCs/>
          <w:shd w:val="clear" w:color="" w:fill=""/>
        </w:rPr>
        <w:t xml:space="preserve">C. elegans</w:t>
      </w:r>
      <w:r>
        <w:rPr>
          <w:sz w:val="22"/>
          <w:szCs w:val="22"/>
          <w:shd w:val="clear" w:color="" w:fill=""/>
        </w:rPr>
        <w:t xml:space="preserve"> Gene Knockout Consortium for strains, the Wellcome Trust Sanger Institute for cosmids, Drs. J Dittman, N Ji, J Kaplan, J Lee, A. Leifer, L Looger, and M Zhen for sharing reagents and protocols, Drs. ER Soucy and J Greenwood for building the tracking system and programs, and B Han for helping with figure illustration. We also thank the Zhang lab members for discussion. Q Wen is supported by National Nature Science Foundation of China (NSFC-31471051). T Kawano was supported by grants from CIHR and NSERC (MOP-123250 and MOP-93619 to M Zhen). The research in the Samuel laboratory was supported by National Institutes of Health (8DP1GM105383 and 1P01GM103770) and National Science Foundation (PHY-0957185). The research in the Zhang laboratory was supported by John Merck Fund and National Institutes of Health (NIDCD DC009852).</w:t>
      </w:r>
    </w:p>
    <w:p/>
    <w:p>
      <w:pPr>
        <w:pStyle w:val="jrnlDeleted"/>
      </w:pPr>
      <w:rPr>
        <w:shd w:val="clear" w:color="" w:fill=""/>
      </w:rPr>
      <w:del w:author="Ranjith (eLife Sciences Publications, Ltd)" w:date="1970-01-01T00:00:00Z">
        <w:r>
          <w:delText xml:space="preserve">COMPETING INTEREST</w:delText>
        </w:r>
      </w:del>
    </w:p>
    <w:p/>
    <w:p>
      <w:pPr>
        <w:pStyle w:val="jrnlDeleted"/>
      </w:pPr>
      <w:rPr>
        <w:shd w:val="clear" w:color="" w:fill=""/>
      </w:rPr>
      <w:del w:author="Ranjith (eLife Sciences Publications, Ltd)" w:date="1970-01-01T00:00:00Z">
        <w:r>
          <w:delText xml:space="preserve">None</w:delText>
        </w:r>
      </w:del>
    </w:p>
    <w:p>
      <w:pPr>
        <w:pStyle w:val="jrnlDeleted"/>
      </w:pPr>
      <w:rPr>
        <w:shd w:val="clear" w:color="" w:fill=""/>
      </w:rPr>
      <w:del w:author="Ranjith (eLife Sciences Publications, Ltd)" w:date="1970-01-01T00:00:00Z">
        <w:r>
          <w:delText xml:space="preserve">FIGURE TITLES AND LEGENDS</w:delText>
        </w:r>
      </w:del>
      <w:r>
        <w:rPr>
          <w:shd w:val="clear" w:color="" w:fill=""/>
        </w:rPr>
        <w:t xml:space="preserve"> </w:t>
      </w:r>
    </w:p>
    <w:p/>
    <w:p>
      <w:pPr>
        <w:pStyle w:val="jrnlDeleted"/>
      </w:pPr>
      <w:rPr>
        <w:shd w:val="clear" w:color="" w:fill=""/>
      </w:rPr>
      <w:del w:author="Ranjith (eLife Sciences Publications, Ltd)" w:date="1970-01-01T00:00:00Z">
        <w:r>
          <w:delText xml:space="preserve">ADDITONAL INFORMATION</w:delText>
        </w:r>
      </w:del>
    </w:p>
    <w:p>
      <w:pPr>
        <w:pStyle w:val="jrnlDeleted"/>
      </w:pPr>
      <w:rPr>
        <w:shd w:val="clear" w:color="" w:fill=""/>
      </w:rPr>
      <w:del w:author="Ranjith (eLife Sciences Publications, Ltd)" w:date="1970-01-01T00:00:00Z">
        <w:r>
          <w:delText xml:space="preserve">Titles and legends for figure supplements.</w:delText>
        </w:r>
      </w:del>
      <w:r>
        <w:rPr>
          <w:shd w:val="clear" w:color="" w:fill=""/>
        </w:rPr>
        <w:t xml:space="preserve"> </w:t>
      </w:r>
    </w:p>
    <w:p>
      <w:pPr>
        <w:pStyle w:val="jrnlDeleted"/>
      </w:pPr>
      <w:rPr>
        <w:shd w:val="clear" w:color="" w:fill=""/>
      </w:rPr>
      <w:del w:author="Ranjith (eLife Sciences Publications, Ltd)" w:date="1970-01-01T00:00:00Z">
        <w:r>
          <w:delText xml:space="preserve">The following movies are available for the study.</w:delText>
        </w:r>
      </w:del>
      <w:r>
        <w:rPr>
          <w:shd w:val="clear" w:color="" w:fill=""/>
        </w:rPr>
        <w:t xml:space="preserve"> </w:t>
      </w:r>
    </w:p>
    <w:p>
      <w:pPr>
        <w:pStyle w:val="jrnlDeleted"/>
      </w:pPr>
      <w:rPr>
        <w:shd w:val="clear" w:color="" w:fill=""/>
      </w:rPr>
      <w:del w:author="Ranjith (eLife Sciences Publications, Ltd)" w:date="1970-01-01T00:00:00Z">
        <w:r>
          <w:delText xml:space="preserve">The following customized codes are available for the study.</w:delText>
        </w:r>
      </w:del>
      <w:r>
        <w:rPr>
          <w:shd w:val="clear" w:color="" w:fill=""/>
        </w:rPr>
        <w:t xml:space="preserve"> </w:t>
      </w:r>
    </w:p>
    <w:p>
      <w:pPr>
        <w:pStyle w:val="jrnlSupplBlock"/>
      </w:pPr>
    </w:p>
    <w:p>
      <w:pPr>
        <w:pStyle w:val="jrnlSupplCaption"/>
      </w:pPr>
      <w:bookmarkStart w:id="23" w:name="SP1"/>
      <w:bookmarkEnd w:id="23"/>
      <w:r>
        <w:rPr>
          <w:rStyle w:val="label"/>
        </w:rPr>
        <w:t xml:space="preserve">Source code 1.</w:t>
      </w:r>
      <w:r>
        <w:rPr>
          <w:color w:val="#0f0040"/>
          <w:shd w:val="clear" w:color="" w:fill=""/>
        </w:rPr>
        <w:t xml:space="preserve"> auto tack 23.vi.</w:t>
      </w:r>
    </w:p>
    <w:p>
      <w:pPr>
        <w:pStyle w:val="jrnlSupplCaption"/>
      </w:pPr>
      <w:r>
        <w:rPr>
          <w:color w:val="#0f0040"/>
          <w:shd w:val="clear" w:color="" w:fill=""/>
        </w:rPr>
        <w:t xml:space="preserve">The LabVIEW program used to record movement of </w:t>
      </w:r>
      <w:r>
        <w:rPr>
          <w:color w:val="#0f0040"/>
          <w:i/>
          <w:iCs/>
          <w:shd w:val="clear" w:color="" w:fill=""/>
        </w:rPr>
        <w:t xml:space="preserve">C. elegans</w:t>
      </w:r>
      <w:r>
        <w:rPr>
          <w:color w:val="#0f0040"/>
          <w:shd w:val="clear" w:color="" w:fill=""/>
        </w:rPr>
        <w:t xml:space="preserve">.</w:t>
      </w:r>
    </w:p>
    <w:p>
      <w:pPr>
        <w:pStyle w:val=""/>
      </w:pPr>
      <w:r>
        <w:rPr>
          <w:shd w:val="clear" w:color="" w:fill=""/>
        </w:rPr>
        <w:t xml:space="preserve"/>
      </w:r>
    </w:p>
    <w:p>
      <w:pPr>
        <w:pStyle w:val=""/>
      </w:pPr>
      <w:hyperlink r:id="rId117" w:history="1">
        <w:r>
          <w:rPr>
            <w:color w:val="blue"/>
            <w:u w:val="single"/>
          </w:rPr>
          <w:t xml:space="preserve">Source_code_1</w:t>
        </w:r>
      </w:hyperlink>
      <w:r>
        <w:rPr>
          <w:shd w:val="clear" w:color="" w:fill=""/>
        </w:rPr>
        <w:t xml:space="preserve"> </w:t>
      </w:r>
    </w:p>
    <w:p>
      <w:pPr>
        <w:pStyle w:val="jrnlSupplBlock"/>
      </w:pPr>
    </w:p>
    <w:p>
      <w:pPr>
        <w:pStyle w:val="jrnlSupplCaption"/>
      </w:pPr>
      <w:bookmarkStart w:id="24" w:name="SP2"/>
      <w:bookmarkEnd w:id="24"/>
      <w:r>
        <w:rPr>
          <w:rStyle w:val="label"/>
        </w:rPr>
        <w:t xml:space="preserve">Source code 2.</w:t>
      </w:r>
      <w:r>
        <w:rPr>
          <w:color w:val="#0f0040"/>
          <w:shd w:val="clear" w:color="" w:fill=""/>
        </w:rPr>
        <w:t xml:space="preserve"> YS_test_analyze_agarose_free_moving.m.</w:t>
      </w:r>
    </w:p>
    <w:p>
      <w:pPr>
        <w:pStyle w:val="jrnlSupplCaption"/>
      </w:pPr>
      <w:r>
        <w:rPr>
          <w:color w:val="#0f0040"/>
          <w:shd w:val="clear" w:color="" w:fill=""/>
        </w:rPr>
        <w:t xml:space="preserve">The Matlab code used to quantify head bending amplitude in moving animals.</w:t>
      </w:r>
    </w:p>
    <w:p>
      <w:pPr>
        <w:pStyle w:val=""/>
      </w:pPr>
      <w:r>
        <w:rPr>
          <w:shd w:val="clear" w:color="" w:fill=""/>
        </w:rPr>
        <w:t xml:space="preserve"/>
      </w:r>
    </w:p>
    <w:p>
      <w:pPr>
        <w:pStyle w:val=""/>
      </w:pPr>
      <w:hyperlink r:id="rId118" w:history="1">
        <w:r>
          <w:rPr>
            <w:color w:val="blue"/>
            <w:u w:val="single"/>
          </w:rPr>
          <w:t xml:space="preserve">Source_code_2</w:t>
        </w:r>
      </w:hyperlink>
      <w:r>
        <w:rPr>
          <w:shd w:val="clear" w:color="" w:fill=""/>
        </w:rPr>
        <w:t xml:space="preserve"> </w:t>
      </w:r>
    </w:p>
    <w:p>
      <w:pPr>
        <w:sectPr>
          <w:pgSz w:orient="portrait" w:w="12240" w:h="18720"/>
          <w:pgMar w:top="600" w:right="600" w:bottom="600" w:left="600" w:header="720" w:footer="720" w:gutter="0"/>
          <w:cols w:num="1" w:space="720"/>
        </w:sectPr>
      </w:pPr>
    </w:p>
    <w:p>
      <w:pPr>
        <w:pStyle w:val="jrnlRefHead"/>
      </w:pPr>
      <w:r>
        <w:rPr>
          <w:color w:val="#134985"/>
          <w:sz w:val="40"/>
          <w:szCs w:val="40"/>
          <w:b/>
          <w:shd w:val="clear" w:color="" w:fill=""/>
        </w:rPr>
        <w:t xml:space="preserve">References</w:t>
      </w:r>
    </w:p>
    <w:p>
      <w:pPr>
        <w:pStyle w:val="jrnlRefText"/>
      </w:pPr>
      <w:bookmarkStart w:id="25" w:name="R1"/>
      <w:bookmarkEnd w:id="25"/>
      <w:r>
        <w:rPr>
          <w:rStyle w:val="RefSurName"/>
        </w:rPr>
        <w:t xml:space="preserve">Alfonso</w:t>
      </w:r>
      <w:r>
        <w:rPr>
          <w:rStyle w:val="RefAuthor"/>
        </w:rPr>
        <w:t xml:space="preserve"> </w:t>
      </w:r>
      <w:r>
        <w:rPr>
          <w:rStyle w:val="RefGivenName"/>
        </w:rPr>
        <w:t xml:space="preserve">A</w:t>
      </w:r>
      <w:r>
        <w:rPr>
          <w:shd w:val="clear" w:color="" w:fill=""/>
        </w:rPr>
        <w:t xml:space="preserve">, </w:t>
      </w:r>
      <w:r>
        <w:rPr>
          <w:rStyle w:val="RefSurName"/>
        </w:rPr>
        <w:t xml:space="preserve">Grundahl</w:t>
      </w:r>
      <w:r>
        <w:rPr>
          <w:rStyle w:val="RefAuthor"/>
        </w:rPr>
        <w:t xml:space="preserve"> </w:t>
      </w:r>
      <w:r>
        <w:rPr>
          <w:rStyle w:val="RefGivenName"/>
        </w:rPr>
        <w:t xml:space="preserve">K</w:t>
      </w:r>
      <w:r>
        <w:rPr>
          <w:shd w:val="clear" w:color="" w:fill=""/>
        </w:rPr>
        <w:t xml:space="preserve">, </w:t>
      </w:r>
      <w:r>
        <w:rPr>
          <w:rStyle w:val="RefSurName"/>
        </w:rPr>
        <w:t xml:space="preserve">McManus</w:t>
      </w:r>
      <w:r>
        <w:rPr>
          <w:rStyle w:val="RefAuthor"/>
        </w:rPr>
        <w:t xml:space="preserve"> </w:t>
      </w:r>
      <w:r>
        <w:rPr>
          <w:rStyle w:val="RefGivenName"/>
        </w:rPr>
        <w:t xml:space="preserve">JR</w:t>
      </w:r>
      <w:r>
        <w:rPr>
          <w:shd w:val="clear" w:color="" w:fill=""/>
        </w:rPr>
        <w:t xml:space="preserve">, </w:t>
      </w:r>
      <w:r>
        <w:rPr>
          <w:rStyle w:val="RefSurName"/>
        </w:rPr>
        <w:t xml:space="preserve">Rand</w:t>
      </w:r>
      <w:r>
        <w:rPr>
          <w:rStyle w:val="RefAuthor"/>
        </w:rPr>
        <w:t xml:space="preserve"> </w:t>
      </w:r>
      <w:r>
        <w:rPr>
          <w:rStyle w:val="RefGivenName"/>
        </w:rPr>
        <w:t xml:space="preserve">JB</w:t>
      </w:r>
      <w:r>
        <w:rPr>
          <w:shd w:val="clear" w:color="" w:fill=""/>
        </w:rPr>
        <w:t xml:space="preserve">. </w:t>
      </w:r>
      <w:r>
        <w:rPr>
          <w:rStyle w:val="RefYear"/>
        </w:rPr>
        <w:t xml:space="preserve">1994</w:t>
      </w:r>
      <w:r>
        <w:rPr>
          <w:shd w:val="clear" w:color="" w:fill=""/>
        </w:rPr>
        <w:t xml:space="preserve">. </w:t>
      </w:r>
      <w:r>
        <w:rPr>
          <w:rStyle w:val="RefArticleTitle"/>
        </w:rPr>
        <w:t xml:space="preserve">Cloning and characterization of the choline acetyltransferase structural gene (cha-1) from C. elegans</w:t>
      </w:r>
      <w:r>
        <w:rPr>
          <w:shd w:val="clear" w:color="" w:fill=""/>
        </w:rPr>
        <w:t xml:space="preserve">. </w:t>
      </w:r>
      <w:r>
        <w:rPr>
          <w:rStyle w:val=""/>
        </w:rPr>
        <w:t xml:space="preserve">The Journal of Neuroscience</w:t>
      </w:r>
      <w:r>
        <w:rPr>
          <w:shd w:val="clear" w:color="" w:fill=""/>
        </w:rPr>
        <w:t xml:space="preserve"> </w:t>
      </w:r>
      <w:r>
        <w:rPr>
          <w:rStyle w:val=""/>
        </w:rPr>
        <w:t xml:space="preserve">14</w:t>
      </w:r>
      <w:r>
        <w:rPr>
          <w:shd w:val="clear" w:color="" w:fill=""/>
        </w:rPr>
        <w:t xml:space="preserve">:</w:t>
      </w:r>
      <w:r>
        <w:rPr>
          <w:rStyle w:val="RefFPage"/>
        </w:rPr>
        <w:t xml:space="preserve">2290</w:t>
      </w:r>
      <w:r>
        <w:rPr>
          <w:shd w:val="clear" w:color="" w:fill=""/>
        </w:rPr>
        <w:t xml:space="preserve">–</w:t>
      </w:r>
      <w:r>
        <w:rPr>
          <w:rStyle w:val="RefLPage"/>
        </w:rPr>
        <w:t xml:space="preserve">2300</w:t>
      </w:r>
      <w:r>
        <w:rPr>
          <w:shd w:val="clear" w:color="" w:fill=""/>
        </w:rPr>
        <w:t xml:space="preserve">.</w:t>
      </w:r>
    </w:p>
    <w:p>
      <w:pPr>
        <w:pStyle w:val="jrnlRefText"/>
      </w:pPr>
      <w:bookmarkStart w:id="26" w:name="R2"/>
      <w:bookmarkEnd w:id="26"/>
      <w:r>
        <w:rPr>
          <w:rStyle w:val="RefSurName"/>
        </w:rPr>
        <w:t xml:space="preserve">Alford</w:t>
      </w:r>
      <w:r>
        <w:rPr>
          <w:rStyle w:val="RefAuthor"/>
        </w:rPr>
        <w:t xml:space="preserve"> </w:t>
      </w:r>
      <w:r>
        <w:rPr>
          <w:rStyle w:val="RefGivenName"/>
        </w:rPr>
        <w:t xml:space="preserve">S</w:t>
      </w:r>
      <w:r>
        <w:rPr>
          <w:shd w:val="clear" w:color="" w:fill=""/>
        </w:rPr>
        <w:t xml:space="preserve">, </w:t>
      </w:r>
      <w:r>
        <w:rPr>
          <w:rStyle w:val="RefSurName"/>
        </w:rPr>
        <w:t xml:space="preserve">Williams</w:t>
      </w:r>
      <w:r>
        <w:rPr>
          <w:rStyle w:val="RefAuthor"/>
        </w:rPr>
        <w:t xml:space="preserve"> </w:t>
      </w:r>
      <w:r>
        <w:rPr>
          <w:rStyle w:val="RefGivenName"/>
        </w:rPr>
        <w:t xml:space="preserve">TL</w:t>
      </w:r>
      <w:r>
        <w:rPr>
          <w:shd w:val="clear" w:color="" w:fill=""/>
        </w:rPr>
        <w:t xml:space="preserve">. </w:t>
      </w:r>
      <w:r>
        <w:rPr>
          <w:rStyle w:val="RefYear"/>
        </w:rPr>
        <w:t xml:space="preserve">1987</w:t>
      </w:r>
      <w:r>
        <w:rPr>
          <w:shd w:val="clear" w:color="" w:fill=""/>
        </w:rPr>
        <w:t xml:space="preserve">. </w:t>
      </w:r>
      <w:r>
        <w:rPr>
          <w:rStyle w:val="RefArticleTitle"/>
        </w:rPr>
        <w:t xml:space="preserve">Evidence that glycine mediates left-right alternation in the lamprey spinal cord (abstract)</w:t>
      </w:r>
      <w:r>
        <w:rPr>
          <w:shd w:val="clear" w:color="" w:fill=""/>
        </w:rPr>
        <w:t xml:space="preserve">. </w:t>
      </w:r>
      <w:r>
        <w:rPr>
          <w:rStyle w:val=""/>
        </w:rPr>
        <w:t xml:space="preserve">The Journal of Physiology</w:t>
      </w:r>
      <w:r>
        <w:rPr>
          <w:shd w:val="clear" w:color="" w:fill=""/>
        </w:rPr>
        <w:t xml:space="preserve"> </w:t>
      </w:r>
      <w:r>
        <w:rPr>
          <w:rStyle w:val=""/>
        </w:rPr>
        <w:t xml:space="preserve">390</w:t>
      </w:r>
      <w:r>
        <w:rPr>
          <w:shd w:val="clear" w:color="" w:fill=""/>
        </w:rPr>
        <w:t xml:space="preserve">:</w:t>
      </w:r>
      <w:r>
        <w:rPr>
          <w:rStyle w:val="RefFPage"/>
        </w:rPr>
        <w:t xml:space="preserve">36P</w:t>
      </w:r>
      <w:r>
        <w:rPr>
          <w:shd w:val="clear" w:color="" w:fill=""/>
        </w:rPr>
        <w:t xml:space="preserve">.</w:t>
      </w:r>
    </w:p>
    <w:p>
      <w:pPr>
        <w:pStyle w:val="jrnlRefText"/>
      </w:pPr>
      <w:bookmarkStart w:id="27" w:name="R3"/>
      <w:bookmarkEnd w:id="27"/>
      <w:r>
        <w:rPr>
          <w:rStyle w:val="RefSurName"/>
        </w:rPr>
        <w:t xml:space="preserve">Altun</w:t>
      </w:r>
      <w:r>
        <w:rPr>
          <w:rStyle w:val="RefAuthor"/>
        </w:rPr>
        <w:t xml:space="preserve"> </w:t>
      </w:r>
      <w:r>
        <w:rPr>
          <w:rStyle w:val="RefGivenName"/>
        </w:rPr>
        <w:t xml:space="preserve">ZF</w:t>
      </w:r>
      <w:r>
        <w:rPr>
          <w:shd w:val="clear" w:color="" w:fill=""/>
        </w:rPr>
        <w:t xml:space="preserve">, </w:t>
      </w:r>
      <w:r>
        <w:rPr>
          <w:rStyle w:val="RefSurName"/>
        </w:rPr>
        <w:t xml:space="preserve">Hall</w:t>
      </w:r>
      <w:r>
        <w:rPr>
          <w:rStyle w:val="RefAuthor"/>
        </w:rPr>
        <w:t xml:space="preserve"> </w:t>
      </w:r>
      <w:r>
        <w:rPr>
          <w:rStyle w:val="RefGivenName"/>
        </w:rPr>
        <w:t xml:space="preserve">DH</w:t>
      </w:r>
      <w:r>
        <w:rPr>
          <w:shd w:val="clear" w:color="" w:fill=""/>
        </w:rPr>
        <w:t xml:space="preserve">. </w:t>
      </w:r>
      <w:r>
        <w:rPr>
          <w:rStyle w:val="RefYear"/>
        </w:rPr>
        <w:t xml:space="preserve">2009</w:t>
      </w:r>
      <w:r>
        <w:rPr>
          <w:shd w:val="clear" w:color="" w:fill=""/>
        </w:rPr>
        <w:t xml:space="preserve">. </w:t>
      </w:r>
      <w:r>
        <w:rPr>
          <w:rStyle w:val="RefArticleTitle"/>
        </w:rPr>
        <w:t xml:space="preserve">Muscle system, somatic muscle. in WormAtlas</w:t>
      </w:r>
      <w:r>
        <w:rPr>
          <w:shd w:val="clear" w:color="" w:fill=""/>
        </w:rPr>
        <w:t xml:space="preserve">. </w:t>
      </w:r>
      <w:r>
        <w:rPr>
          <w:rStyle w:val="RefWebSite"/>
        </w:rPr>
        <w:t xml:space="preserve">www.wormatlas.org</w:t>
      </w:r>
      <w:r>
        <w:rPr>
          <w:shd w:val="clear" w:color="" w:fill=""/>
        </w:rPr>
        <w:t xml:space="preserve">.</w:t>
      </w:r>
    </w:p>
    <w:p>
      <w:pPr>
        <w:pStyle w:val="jrnlRefText"/>
      </w:pPr>
      <w:bookmarkStart w:id="28" w:name="R4"/>
      <w:bookmarkEnd w:id="28"/>
      <w:r>
        <w:rPr>
          <w:rStyle w:val="RefSurName"/>
        </w:rPr>
        <w:t xml:space="preserve">Ann</w:t>
      </w:r>
      <w:r>
        <w:rPr>
          <w:rStyle w:val="RefAuthor"/>
        </w:rPr>
        <w:t xml:space="preserve"> </w:t>
      </w:r>
      <w:r>
        <w:rPr>
          <w:rStyle w:val="RefGivenName"/>
        </w:rPr>
        <w:t xml:space="preserve">K</w:t>
      </w:r>
      <w:r>
        <w:rPr>
          <w:shd w:val="clear" w:color="" w:fill=""/>
        </w:rPr>
        <w:t xml:space="preserve">, </w:t>
      </w:r>
      <w:r>
        <w:rPr>
          <w:rStyle w:val="RefSurName"/>
        </w:rPr>
        <w:t xml:space="preserve">Kowalchyk</w:t>
      </w:r>
      <w:r>
        <w:rPr>
          <w:rStyle w:val="RefAuthor"/>
        </w:rPr>
        <w:t xml:space="preserve"> </w:t>
      </w:r>
      <w:r>
        <w:rPr>
          <w:rStyle w:val="RefGivenName"/>
        </w:rPr>
        <w:t xml:space="preserve">JA</w:t>
      </w:r>
      <w:r>
        <w:rPr>
          <w:shd w:val="clear" w:color="" w:fill=""/>
        </w:rPr>
        <w:t xml:space="preserve">, </w:t>
      </w:r>
      <w:r>
        <w:rPr>
          <w:rStyle w:val="RefSurName"/>
        </w:rPr>
        <w:t xml:space="preserve">Loyet</w:t>
      </w:r>
      <w:r>
        <w:rPr>
          <w:rStyle w:val="RefAuthor"/>
        </w:rPr>
        <w:t xml:space="preserve"> </w:t>
      </w:r>
      <w:r>
        <w:rPr>
          <w:rStyle w:val="RefGivenName"/>
        </w:rPr>
        <w:t xml:space="preserve">KM</w:t>
      </w:r>
      <w:r>
        <w:rPr>
          <w:shd w:val="clear" w:color="" w:fill=""/>
        </w:rPr>
        <w:t xml:space="preserve">, </w:t>
      </w:r>
      <w:r>
        <w:rPr>
          <w:rStyle w:val="RefSurName"/>
        </w:rPr>
        <w:t xml:space="preserve">Martin</w:t>
      </w:r>
      <w:r>
        <w:rPr>
          <w:rStyle w:val="RefAuthor"/>
        </w:rPr>
        <w:t xml:space="preserve"> </w:t>
      </w:r>
      <w:r>
        <w:rPr>
          <w:rStyle w:val="RefGivenName"/>
        </w:rPr>
        <w:t xml:space="preserve">TF</w:t>
      </w:r>
      <w:r>
        <w:rPr>
          <w:shd w:val="clear" w:color="" w:fill=""/>
        </w:rPr>
        <w:t xml:space="preserve">. </w:t>
      </w:r>
      <w:r>
        <w:rPr>
          <w:rStyle w:val="RefYear"/>
        </w:rPr>
        <w:t xml:space="preserve">1997</w:t>
      </w:r>
      <w:r>
        <w:rPr>
          <w:shd w:val="clear" w:color="" w:fill=""/>
        </w:rPr>
        <w:t xml:space="preserve">. </w:t>
      </w:r>
      <w:r>
        <w:rPr>
          <w:rStyle w:val="RefArticleTitle"/>
        </w:rPr>
        <w:t xml:space="preserve">Novel Ca2+-binding protein (CAPS) related to UNC-31 required for Ca2+-activated exocytosis</w:t>
      </w:r>
      <w:r>
        <w:rPr>
          <w:shd w:val="clear" w:color="" w:fill=""/>
        </w:rPr>
        <w:t xml:space="preserve">. </w:t>
      </w:r>
      <w:r>
        <w:rPr>
          <w:rStyle w:val=""/>
        </w:rPr>
        <w:t xml:space="preserve">The Journal of Biological Chemistry</w:t>
      </w:r>
      <w:r>
        <w:rPr>
          <w:shd w:val="clear" w:color="" w:fill=""/>
        </w:rPr>
        <w:t xml:space="preserve"> </w:t>
      </w:r>
      <w:r>
        <w:rPr>
          <w:rStyle w:val=""/>
        </w:rPr>
        <w:t xml:space="preserve">272</w:t>
      </w:r>
      <w:r>
        <w:rPr>
          <w:shd w:val="clear" w:color="" w:fill=""/>
        </w:rPr>
        <w:t xml:space="preserve">:</w:t>
      </w:r>
      <w:r>
        <w:rPr>
          <w:rStyle w:val="RefFPage"/>
        </w:rPr>
        <w:t xml:space="preserve">19637</w:t>
      </w:r>
      <w:r>
        <w:rPr>
          <w:shd w:val="clear" w:color="" w:fill=""/>
        </w:rPr>
        <w:t xml:space="preserve">–</w:t>
      </w:r>
      <w:r>
        <w:rPr>
          <w:rStyle w:val="RefLPage"/>
        </w:rPr>
        <w:t xml:space="preserve">19640</w:t>
      </w:r>
      <w:r>
        <w:rPr>
          <w:shd w:val="clear" w:color="" w:fill=""/>
        </w:rPr>
        <w:t xml:space="preserve">.</w:t>
      </w:r>
    </w:p>
    <w:p>
      <w:pPr>
        <w:pStyle w:val="jrnlRefText"/>
      </w:pPr>
      <w:bookmarkStart w:id="29" w:name="R5"/>
      <w:bookmarkEnd w:id="29"/>
      <w:r>
        <w:rPr>
          <w:rStyle w:val="RefSurName"/>
        </w:rPr>
        <w:t xml:space="preserve">Avery</w:t>
      </w:r>
      <w:r>
        <w:rPr>
          <w:rStyle w:val="RefAuthor"/>
        </w:rPr>
        <w:t xml:space="preserve"> </w:t>
      </w:r>
      <w:r>
        <w:rPr>
          <w:rStyle w:val="RefGivenName"/>
        </w:rPr>
        <w:t xml:space="preserve">L</w:t>
      </w:r>
      <w:r>
        <w:rPr>
          <w:shd w:val="clear" w:color="" w:fill=""/>
        </w:rPr>
        <w:t xml:space="preserve">, </w:t>
      </w:r>
      <w:r>
        <w:rPr>
          <w:rStyle w:val="RefSurName"/>
        </w:rPr>
        <w:t xml:space="preserve">Bargmann</w:t>
      </w:r>
      <w:r>
        <w:rPr>
          <w:rStyle w:val="RefAuthor"/>
        </w:rPr>
        <w:t xml:space="preserve"> </w:t>
      </w:r>
      <w:r>
        <w:rPr>
          <w:rStyle w:val="RefGivenName"/>
        </w:rPr>
        <w:t xml:space="preserve">CI</w:t>
      </w:r>
      <w:r>
        <w:rPr>
          <w:shd w:val="clear" w:color="" w:fill=""/>
        </w:rPr>
        <w:t xml:space="preserve">, </w:t>
      </w:r>
      <w:r>
        <w:rPr>
          <w:rStyle w:val="RefSurName"/>
        </w:rPr>
        <w:t xml:space="preserve">Horvitz</w:t>
      </w:r>
      <w:r>
        <w:rPr>
          <w:rStyle w:val="RefAuthor"/>
        </w:rPr>
        <w:t xml:space="preserve"> </w:t>
      </w:r>
      <w:r>
        <w:rPr>
          <w:rStyle w:val="RefGivenName"/>
        </w:rPr>
        <w:t xml:space="preserve">HR</w:t>
      </w:r>
      <w:r>
        <w:rPr>
          <w:shd w:val="clear" w:color="" w:fill=""/>
        </w:rPr>
        <w:t xml:space="preserve">. </w:t>
      </w:r>
      <w:r>
        <w:rPr>
          <w:rStyle w:val="RefYear"/>
        </w:rPr>
        <w:t xml:space="preserve">1993</w:t>
      </w:r>
      <w:r>
        <w:rPr>
          <w:shd w:val="clear" w:color="" w:fill=""/>
        </w:rPr>
        <w:t xml:space="preserve">. </w:t>
      </w:r>
      <w:r>
        <w:rPr>
          <w:rStyle w:val="RefArticleTitle"/>
        </w:rPr>
        <w:t xml:space="preserve">The Caenorhabditis elegans unc-31 gene affects multiple nervous system-controlled functions</w:t>
      </w:r>
      <w:r>
        <w:rPr>
          <w:shd w:val="clear" w:color="" w:fill=""/>
        </w:rPr>
        <w:t xml:space="preserve">. </w:t>
      </w:r>
      <w:r>
        <w:rPr>
          <w:rStyle w:val=""/>
        </w:rPr>
        <w:t xml:space="preserve">Genetics</w:t>
      </w:r>
      <w:r>
        <w:rPr>
          <w:shd w:val="clear" w:color="" w:fill=""/>
        </w:rPr>
        <w:t xml:space="preserve"> </w:t>
      </w:r>
      <w:r>
        <w:rPr>
          <w:rStyle w:val=""/>
        </w:rPr>
        <w:t xml:space="preserve">134</w:t>
      </w:r>
      <w:r>
        <w:rPr>
          <w:shd w:val="clear" w:color="" w:fill=""/>
        </w:rPr>
        <w:t xml:space="preserve">:</w:t>
      </w:r>
      <w:r>
        <w:rPr>
          <w:rStyle w:val="RefFPage"/>
        </w:rPr>
        <w:t xml:space="preserve">455</w:t>
      </w:r>
      <w:r>
        <w:rPr>
          <w:shd w:val="clear" w:color="" w:fill=""/>
        </w:rPr>
        <w:t xml:space="preserve">–</w:t>
      </w:r>
      <w:r>
        <w:rPr>
          <w:rStyle w:val="RefLPage"/>
        </w:rPr>
        <w:t xml:space="preserve">464</w:t>
      </w:r>
      <w:r>
        <w:rPr>
          <w:shd w:val="clear" w:color="" w:fill=""/>
        </w:rPr>
        <w:t xml:space="preserve">.</w:t>
      </w:r>
    </w:p>
    <w:p>
      <w:pPr>
        <w:pStyle w:val="jrnlRefText"/>
      </w:pPr>
      <w:bookmarkStart w:id="30" w:name="R6"/>
      <w:bookmarkEnd w:id="30"/>
      <w:r>
        <w:rPr>
          <w:rStyle w:val="RefSurName"/>
        </w:rPr>
        <w:t xml:space="preserve">Bamber</w:t>
      </w:r>
      <w:r>
        <w:rPr>
          <w:rStyle w:val="RefAuthor"/>
        </w:rPr>
        <w:t xml:space="preserve"> </w:t>
      </w:r>
      <w:r>
        <w:rPr>
          <w:rStyle w:val="RefGivenName"/>
        </w:rPr>
        <w:t xml:space="preserve">BA</w:t>
      </w:r>
      <w:r>
        <w:rPr>
          <w:shd w:val="clear" w:color="" w:fill=""/>
        </w:rPr>
        <w:t xml:space="preserve">, </w:t>
      </w:r>
      <w:r>
        <w:rPr>
          <w:rStyle w:val="RefSurName"/>
        </w:rPr>
        <w:t xml:space="preserve">Beg</w:t>
      </w:r>
      <w:r>
        <w:rPr>
          <w:rStyle w:val="RefAuthor"/>
        </w:rPr>
        <w:t xml:space="preserve"> </w:t>
      </w:r>
      <w:r>
        <w:rPr>
          <w:rStyle w:val="RefGivenName"/>
        </w:rPr>
        <w:t xml:space="preserve">AA</w:t>
      </w:r>
      <w:r>
        <w:rPr>
          <w:shd w:val="clear" w:color="" w:fill=""/>
        </w:rPr>
        <w:t xml:space="preserve">, </w:t>
      </w:r>
      <w:r>
        <w:rPr>
          <w:rStyle w:val="RefSurName"/>
        </w:rPr>
        <w:t xml:space="preserve">Twyman</w:t>
      </w:r>
      <w:r>
        <w:rPr>
          <w:rStyle w:val="RefAuthor"/>
        </w:rPr>
        <w:t xml:space="preserve"> </w:t>
      </w:r>
      <w:r>
        <w:rPr>
          <w:rStyle w:val="RefGivenName"/>
        </w:rPr>
        <w:t xml:space="preserve">RE</w:t>
      </w:r>
      <w:r>
        <w:rPr>
          <w:shd w:val="clear" w:color="" w:fill=""/>
        </w:rPr>
        <w:t xml:space="preserve">, </w:t>
      </w:r>
      <w:r>
        <w:rPr>
          <w:rStyle w:val="RefSurName"/>
        </w:rPr>
        <w:t xml:space="preserve">Jorgensen</w:t>
      </w:r>
      <w:r>
        <w:rPr>
          <w:rStyle w:val="RefAuthor"/>
        </w:rPr>
        <w:t xml:space="preserve"> </w:t>
      </w:r>
      <w:r>
        <w:rPr>
          <w:rStyle w:val="RefGivenName"/>
        </w:rPr>
        <w:t xml:space="preserve">EM</w:t>
      </w:r>
      <w:r>
        <w:rPr>
          <w:shd w:val="clear" w:color="" w:fill=""/>
        </w:rPr>
        <w:t xml:space="preserve">. </w:t>
      </w:r>
      <w:r>
        <w:rPr>
          <w:rStyle w:val="RefYear"/>
        </w:rPr>
        <w:t xml:space="preserve">1999</w:t>
      </w:r>
      <w:r>
        <w:rPr>
          <w:shd w:val="clear" w:color="" w:fill=""/>
        </w:rPr>
        <w:t xml:space="preserve">. </w:t>
      </w:r>
      <w:r>
        <w:rPr>
          <w:rStyle w:val="RefArticleTitle"/>
        </w:rPr>
        <w:t xml:space="preserve">The Caenorhabditis elegans unc-49 locus encodes multiple subunits of a heteromultimeric GABA receptor</w:t>
      </w:r>
      <w:r>
        <w:rPr>
          <w:shd w:val="clear" w:color="" w:fill=""/>
        </w:rPr>
        <w:t xml:space="preserve">. </w:t>
      </w:r>
      <w:r>
        <w:rPr>
          <w:rStyle w:val=""/>
        </w:rPr>
        <w:t xml:space="preserve">Journal of Neuroscience</w:t>
      </w:r>
      <w:r>
        <w:rPr>
          <w:shd w:val="clear" w:color="" w:fill=""/>
        </w:rPr>
        <w:t xml:space="preserve"> </w:t>
      </w:r>
      <w:r>
        <w:rPr>
          <w:rStyle w:val=""/>
        </w:rPr>
        <w:t xml:space="preserve">19</w:t>
      </w:r>
      <w:r>
        <w:rPr>
          <w:shd w:val="clear" w:color="" w:fill=""/>
        </w:rPr>
        <w:t xml:space="preserve">:</w:t>
      </w:r>
      <w:r>
        <w:rPr>
          <w:rStyle w:val="RefFPage"/>
        </w:rPr>
        <w:t xml:space="preserve">5348</w:t>
      </w:r>
      <w:r>
        <w:rPr>
          <w:shd w:val="clear" w:color="" w:fill=""/>
        </w:rPr>
        <w:t xml:space="preserve">–</w:t>
      </w:r>
      <w:r>
        <w:rPr>
          <w:rStyle w:val="RefLPage"/>
        </w:rPr>
        <w:t xml:space="preserve">5359</w:t>
      </w:r>
      <w:r>
        <w:rPr>
          <w:shd w:val="clear" w:color="" w:fill=""/>
        </w:rPr>
        <w:t xml:space="preserve">.</w:t>
      </w:r>
    </w:p>
    <w:p>
      <w:pPr>
        <w:pStyle w:val="jrnlRefText"/>
      </w:pPr>
      <w:bookmarkStart w:id="31" w:name="R7"/>
      <w:bookmarkEnd w:id="31"/>
      <w:r>
        <w:rPr>
          <w:rStyle w:val="RefSurName"/>
        </w:rPr>
        <w:t xml:space="preserve">Bargmann</w:t>
      </w:r>
      <w:r>
        <w:rPr>
          <w:rStyle w:val="RefAuthor"/>
        </w:rPr>
        <w:t xml:space="preserve"> </w:t>
      </w:r>
      <w:r>
        <w:rPr>
          <w:rStyle w:val="RefGivenName"/>
        </w:rPr>
        <w:t xml:space="preserve">CI</w:t>
      </w:r>
      <w:r>
        <w:rPr>
          <w:shd w:val="clear" w:color="" w:fill=""/>
        </w:rPr>
        <w:t xml:space="preserve">, </w:t>
      </w:r>
      <w:r>
        <w:rPr>
          <w:rStyle w:val="RefSurName"/>
        </w:rPr>
        <w:t xml:space="preserve">Avery</w:t>
      </w:r>
      <w:r>
        <w:rPr>
          <w:rStyle w:val="RefAuthor"/>
        </w:rPr>
        <w:t xml:space="preserve"> </w:t>
      </w:r>
      <w:r>
        <w:rPr>
          <w:rStyle w:val="RefGivenName"/>
        </w:rPr>
        <w:t xml:space="preserve">L</w:t>
      </w:r>
      <w:r>
        <w:rPr>
          <w:shd w:val="clear" w:color="" w:fill=""/>
        </w:rPr>
        <w:t xml:space="preserve">. </w:t>
      </w:r>
      <w:r>
        <w:rPr>
          <w:rStyle w:val="RefYear"/>
        </w:rPr>
        <w:t xml:space="preserve">1995</w:t>
      </w:r>
      <w:r>
        <w:rPr>
          <w:shd w:val="clear" w:color="" w:fill=""/>
        </w:rPr>
        <w:t xml:space="preserve">. </w:t>
      </w:r>
      <w:r>
        <w:rPr>
          <w:rStyle w:val="RefArticleTitle"/>
        </w:rPr>
        <w:t xml:space="preserve">Laser killing of cells in Caenorhabditis elegans</w:t>
      </w:r>
      <w:r>
        <w:rPr>
          <w:shd w:val="clear" w:color="" w:fill=""/>
        </w:rPr>
        <w:t xml:space="preserve">. </w:t>
      </w:r>
      <w:r>
        <w:rPr>
          <w:rStyle w:val=""/>
        </w:rPr>
        <w:t xml:space="preserve">Methods Cell Bio</w:t>
      </w:r>
      <w:r>
        <w:rPr>
          <w:shd w:val="clear" w:color="" w:fill=""/>
        </w:rPr>
        <w:t xml:space="preserve"> </w:t>
      </w:r>
      <w:r>
        <w:rPr>
          <w:rStyle w:val=""/>
        </w:rPr>
        <w:t xml:space="preserve">48</w:t>
      </w:r>
      <w:r>
        <w:rPr>
          <w:shd w:val="clear" w:color="" w:fill=""/>
        </w:rPr>
        <w:t xml:space="preserve">:</w:t>
      </w:r>
      <w:r>
        <w:rPr>
          <w:rStyle w:val="RefFPage"/>
        </w:rPr>
        <w:t xml:space="preserve">225</w:t>
      </w:r>
      <w:r>
        <w:rPr>
          <w:shd w:val="clear" w:color="" w:fill=""/>
        </w:rPr>
        <w:t xml:space="preserve">–</w:t>
      </w:r>
      <w:r>
        <w:rPr>
          <w:rStyle w:val="RefLPage"/>
        </w:rPr>
        <w:t xml:space="preserve">250</w:t>
      </w:r>
      <w:r>
        <w:rPr>
          <w:shd w:val="clear" w:color="" w:fill=""/>
        </w:rPr>
        <w:t xml:space="preserve">.</w:t>
      </w:r>
    </w:p>
    <w:p>
      <w:pPr>
        <w:pStyle w:val="jrnlRefText"/>
      </w:pPr>
      <w:bookmarkStart w:id="32" w:name="R8"/>
      <w:bookmarkEnd w:id="32"/>
      <w:r>
        <w:rPr>
          <w:rStyle w:val="RefSurName"/>
        </w:rPr>
        <w:t xml:space="preserve">Bargmann</w:t>
      </w:r>
      <w:r>
        <w:rPr>
          <w:rStyle w:val="RefAuthor"/>
        </w:rPr>
        <w:t xml:space="preserve"> </w:t>
      </w:r>
      <w:r>
        <w:rPr>
          <w:rStyle w:val="RefGivenName"/>
        </w:rPr>
        <w:t xml:space="preserve">CI</w:t>
      </w:r>
      <w:r>
        <w:rPr>
          <w:shd w:val="clear" w:color="" w:fill=""/>
        </w:rPr>
        <w:t xml:space="preserve">. </w:t>
      </w:r>
      <w:r>
        <w:rPr>
          <w:rStyle w:val="RefYear"/>
        </w:rPr>
        <w:t xml:space="preserve">1998</w:t>
      </w:r>
      <w:r>
        <w:rPr>
          <w:shd w:val="clear" w:color="" w:fill=""/>
        </w:rPr>
        <w:t xml:space="preserve">. </w:t>
      </w:r>
      <w:r>
        <w:rPr>
          <w:rStyle w:val="RefArticleTitle"/>
        </w:rPr>
        <w:t xml:space="preserve">Neurobiology of the Caenorhabditis elegans genome</w:t>
      </w:r>
      <w:r>
        <w:rPr>
          <w:shd w:val="clear" w:color="" w:fill=""/>
        </w:rPr>
        <w:t xml:space="preserve">. </w:t>
      </w:r>
      <w:r>
        <w:rPr>
          <w:rStyle w:val=""/>
        </w:rPr>
        <w:t xml:space="preserve">Science</w:t>
      </w:r>
      <w:r>
        <w:rPr>
          <w:shd w:val="clear" w:color="" w:fill=""/>
        </w:rPr>
        <w:t xml:space="preserve"> </w:t>
      </w:r>
      <w:r>
        <w:rPr>
          <w:rStyle w:val=""/>
        </w:rPr>
        <w:t xml:space="preserve">282</w:t>
      </w:r>
      <w:r>
        <w:rPr>
          <w:shd w:val="clear" w:color="" w:fill=""/>
        </w:rPr>
        <w:t xml:space="preserve">:</w:t>
      </w:r>
      <w:r>
        <w:rPr>
          <w:rStyle w:val="RefFPage"/>
        </w:rPr>
        <w:t xml:space="preserve">2028</w:t>
      </w:r>
      <w:r>
        <w:rPr>
          <w:shd w:val="clear" w:color="" w:fill=""/>
        </w:rPr>
        <w:t xml:space="preserve">–</w:t>
      </w:r>
      <w:r>
        <w:rPr>
          <w:rStyle w:val="RefLPage"/>
        </w:rPr>
        <w:t xml:space="preserve">2033</w:t>
      </w:r>
      <w:r>
        <w:rPr>
          <w:shd w:val="clear" w:color="" w:fill=""/>
        </w:rPr>
        <w:t xml:space="preserve">.</w:t>
      </w:r>
    </w:p>
    <w:p>
      <w:pPr>
        <w:pStyle w:val="jrnlRefText"/>
      </w:pPr>
      <w:bookmarkStart w:id="33" w:name="R9"/>
      <w:bookmarkEnd w:id="33"/>
      <w:r>
        <w:rPr>
          <w:rStyle w:val="RefSurName"/>
        </w:rPr>
        <w:t xml:space="preserve">Bargmann</w:t>
      </w:r>
      <w:r>
        <w:rPr>
          <w:rStyle w:val="RefAuthor"/>
        </w:rPr>
        <w:t xml:space="preserve"> </w:t>
      </w:r>
      <w:r>
        <w:rPr>
          <w:rStyle w:val="RefGivenName"/>
        </w:rPr>
        <w:t xml:space="preserve">CI</w:t>
      </w:r>
      <w:r>
        <w:rPr>
          <w:shd w:val="clear" w:color="" w:fill=""/>
        </w:rPr>
        <w:t xml:space="preserve">, </w:t>
      </w:r>
      <w:r>
        <w:rPr>
          <w:rStyle w:val="RefSurName"/>
        </w:rPr>
        <w:t xml:space="preserve">Marder</w:t>
      </w:r>
      <w:r>
        <w:rPr>
          <w:rStyle w:val="RefAuthor"/>
        </w:rPr>
        <w:t xml:space="preserve"> </w:t>
      </w:r>
      <w:r>
        <w:rPr>
          <w:rStyle w:val="RefGivenName"/>
        </w:rPr>
        <w:t xml:space="preserve">E</w:t>
      </w:r>
      <w:r>
        <w:rPr>
          <w:shd w:val="clear" w:color="" w:fill=""/>
        </w:rPr>
        <w:t xml:space="preserve">. </w:t>
      </w:r>
      <w:r>
        <w:rPr>
          <w:rStyle w:val="RefYear"/>
        </w:rPr>
        <w:t xml:space="preserve">2013</w:t>
      </w:r>
      <w:r>
        <w:rPr>
          <w:shd w:val="clear" w:color="" w:fill=""/>
        </w:rPr>
        <w:t xml:space="preserve">. </w:t>
      </w:r>
      <w:r>
        <w:rPr>
          <w:rStyle w:val="RefArticleTitle"/>
        </w:rPr>
        <w:t xml:space="preserve">From the connectome to brain function</w:t>
      </w:r>
      <w:r>
        <w:rPr>
          <w:shd w:val="clear" w:color="" w:fill=""/>
        </w:rPr>
        <w:t xml:space="preserve">. </w:t>
      </w:r>
      <w:r>
        <w:rPr>
          <w:rStyle w:val=""/>
        </w:rPr>
        <w:t xml:space="preserve">Nature Methods</w:t>
      </w:r>
      <w:r>
        <w:rPr>
          <w:shd w:val="clear" w:color="" w:fill=""/>
        </w:rPr>
        <w:t xml:space="preserve"> </w:t>
      </w:r>
      <w:r>
        <w:rPr>
          <w:rStyle w:val=""/>
        </w:rPr>
        <w:t xml:space="preserve">10</w:t>
      </w:r>
      <w:r>
        <w:rPr>
          <w:shd w:val="clear" w:color="" w:fill=""/>
        </w:rPr>
        <w:t xml:space="preserve">:</w:t>
      </w:r>
      <w:r>
        <w:rPr>
          <w:rStyle w:val="RefFPage"/>
        </w:rPr>
        <w:t xml:space="preserve">483</w:t>
      </w:r>
      <w:r>
        <w:rPr>
          <w:shd w:val="clear" w:color="" w:fill=""/>
        </w:rPr>
        <w:t xml:space="preserve">–</w:t>
      </w:r>
      <w:r>
        <w:rPr>
          <w:rStyle w:val="RefLPage"/>
        </w:rPr>
        <w:t xml:space="preserve">490</w:t>
      </w:r>
      <w:r>
        <w:rPr>
          <w:shd w:val="clear" w:color="" w:fill=""/>
        </w:rPr>
        <w:t xml:space="preserve">.</w:t>
      </w:r>
    </w:p>
    <w:p>
      <w:pPr>
        <w:pStyle w:val="jrnlRefText"/>
      </w:pPr>
      <w:bookmarkStart w:id="34" w:name="R10"/>
      <w:bookmarkEnd w:id="34"/>
      <w:r>
        <w:rPr>
          <w:rStyle w:val="RefSurName"/>
        </w:rPr>
        <w:t xml:space="preserve">Boyden</w:t>
      </w:r>
      <w:r>
        <w:rPr>
          <w:rStyle w:val="RefAuthor"/>
        </w:rPr>
        <w:t xml:space="preserve"> </w:t>
      </w:r>
      <w:r>
        <w:rPr>
          <w:rStyle w:val="RefGivenName"/>
        </w:rPr>
        <w:t xml:space="preserve">ES</w:t>
      </w:r>
      <w:r>
        <w:rPr>
          <w:shd w:val="clear" w:color="" w:fill=""/>
        </w:rPr>
        <w:t xml:space="preserve">, </w:t>
      </w:r>
      <w:r>
        <w:rPr>
          <w:rStyle w:val="RefSurName"/>
        </w:rPr>
        <w:t xml:space="preserve">Zhang</w:t>
      </w:r>
      <w:r>
        <w:rPr>
          <w:rStyle w:val="RefAuthor"/>
        </w:rPr>
        <w:t xml:space="preserve"> </w:t>
      </w:r>
      <w:r>
        <w:rPr>
          <w:rStyle w:val="RefGivenName"/>
        </w:rPr>
        <w:t xml:space="preserve">F</w:t>
      </w:r>
      <w:r>
        <w:rPr>
          <w:shd w:val="clear" w:color="" w:fill=""/>
        </w:rPr>
        <w:t xml:space="preserve">, </w:t>
      </w:r>
      <w:r>
        <w:rPr>
          <w:rStyle w:val="RefSurName"/>
        </w:rPr>
        <w:t xml:space="preserve">Bamberg</w:t>
      </w:r>
      <w:r>
        <w:rPr>
          <w:rStyle w:val="RefAuthor"/>
        </w:rPr>
        <w:t xml:space="preserve"> </w:t>
      </w:r>
      <w:r>
        <w:rPr>
          <w:rStyle w:val="RefGivenName"/>
        </w:rPr>
        <w:t xml:space="preserve">E</w:t>
      </w:r>
      <w:r>
        <w:rPr>
          <w:shd w:val="clear" w:color="" w:fill=""/>
        </w:rPr>
        <w:t xml:space="preserve">, </w:t>
      </w:r>
      <w:r>
        <w:rPr>
          <w:rStyle w:val="RefSurName"/>
        </w:rPr>
        <w:t xml:space="preserve">Nagel</w:t>
      </w:r>
      <w:r>
        <w:rPr>
          <w:rStyle w:val="RefAuthor"/>
        </w:rPr>
        <w:t xml:space="preserve"> </w:t>
      </w:r>
      <w:r>
        <w:rPr>
          <w:rStyle w:val="RefGivenName"/>
        </w:rPr>
        <w:t xml:space="preserve">G</w:t>
      </w:r>
      <w:r>
        <w:rPr>
          <w:shd w:val="clear" w:color="" w:fill=""/>
        </w:rPr>
        <w:t xml:space="preserve">, </w:t>
      </w:r>
      <w:r>
        <w:rPr>
          <w:rStyle w:val="RefSurName"/>
        </w:rPr>
        <w:t xml:space="preserve">Deisseroth</w:t>
      </w:r>
      <w:r>
        <w:rPr>
          <w:rStyle w:val="RefAuthor"/>
        </w:rPr>
        <w:t xml:space="preserve"> </w:t>
      </w:r>
      <w:r>
        <w:rPr>
          <w:rStyle w:val="RefGivenName"/>
        </w:rPr>
        <w:t xml:space="preserve">K</w:t>
      </w:r>
      <w:r>
        <w:rPr>
          <w:shd w:val="clear" w:color="" w:fill=""/>
        </w:rPr>
        <w:t xml:space="preserve">. </w:t>
      </w:r>
      <w:r>
        <w:rPr>
          <w:rStyle w:val="RefYear"/>
        </w:rPr>
        <w:t xml:space="preserve">2005</w:t>
      </w:r>
      <w:r>
        <w:rPr>
          <w:shd w:val="clear" w:color="" w:fill=""/>
        </w:rPr>
        <w:t xml:space="preserve">. </w:t>
      </w:r>
      <w:r>
        <w:rPr>
          <w:rStyle w:val="RefArticleTitle"/>
        </w:rPr>
        <w:t xml:space="preserve">Millisecond-timescale, genetically targeted optical control of neural activity</w:t>
      </w:r>
      <w:r>
        <w:rPr>
          <w:shd w:val="clear" w:color="" w:fill=""/>
        </w:rPr>
        <w:t xml:space="preserve">. </w:t>
      </w:r>
      <w:r>
        <w:rPr>
          <w:rStyle w:val=""/>
        </w:rPr>
        <w:t xml:space="preserve">Nature Neuroscience</w:t>
      </w:r>
      <w:r>
        <w:rPr>
          <w:shd w:val="clear" w:color="" w:fill=""/>
        </w:rPr>
        <w:t xml:space="preserve"> </w:t>
      </w:r>
      <w:r>
        <w:rPr>
          <w:rStyle w:val=""/>
        </w:rPr>
        <w:t xml:space="preserve">8</w:t>
      </w:r>
      <w:r>
        <w:rPr>
          <w:shd w:val="clear" w:color="" w:fill=""/>
        </w:rPr>
        <w:t xml:space="preserve">:</w:t>
      </w:r>
      <w:r>
        <w:rPr>
          <w:rStyle w:val="RefFPage"/>
        </w:rPr>
        <w:t xml:space="preserve">1263</w:t>
      </w:r>
      <w:r>
        <w:rPr>
          <w:shd w:val="clear" w:color="" w:fill=""/>
        </w:rPr>
        <w:t xml:space="preserve">–</w:t>
      </w:r>
      <w:r>
        <w:rPr>
          <w:rStyle w:val="RefLPage"/>
        </w:rPr>
        <w:t xml:space="preserve">1268</w:t>
      </w:r>
      <w:r>
        <w:rPr>
          <w:shd w:val="clear" w:color="" w:fill=""/>
        </w:rPr>
        <w:t xml:space="preserve">.</w:t>
      </w:r>
    </w:p>
    <w:p>
      <w:pPr>
        <w:pStyle w:val="jrnlRefText"/>
      </w:pPr>
      <w:bookmarkStart w:id="35" w:name="R11"/>
      <w:bookmarkEnd w:id="35"/>
      <w:r>
        <w:rPr>
          <w:rStyle w:val="RefSurName"/>
        </w:rPr>
        <w:t xml:space="preserve">Brenner</w:t>
      </w:r>
      <w:r>
        <w:rPr>
          <w:rStyle w:val="RefAuthor"/>
        </w:rPr>
        <w:t xml:space="preserve"> </w:t>
      </w:r>
      <w:r>
        <w:rPr>
          <w:rStyle w:val="RefGivenName"/>
        </w:rPr>
        <w:t xml:space="preserve">S</w:t>
      </w:r>
      <w:r>
        <w:rPr>
          <w:shd w:val="clear" w:color="" w:fill=""/>
        </w:rPr>
        <w:t xml:space="preserve">. </w:t>
      </w:r>
      <w:r>
        <w:rPr>
          <w:rStyle w:val="RefYear"/>
        </w:rPr>
        <w:t xml:space="preserve">1974</w:t>
      </w:r>
      <w:r>
        <w:rPr>
          <w:shd w:val="clear" w:color="" w:fill=""/>
        </w:rPr>
        <w:t xml:space="preserve">. </w:t>
      </w:r>
      <w:r>
        <w:rPr>
          <w:rStyle w:val="RefArticleTitle"/>
        </w:rPr>
        <w:t xml:space="preserve">The genetics of Caenorhabditis elegans</w:t>
      </w:r>
      <w:r>
        <w:rPr>
          <w:shd w:val="clear" w:color="" w:fill=""/>
        </w:rPr>
        <w:t xml:space="preserve">. </w:t>
      </w:r>
      <w:r>
        <w:rPr>
          <w:rStyle w:val=""/>
        </w:rPr>
        <w:t xml:space="preserve">Genetics</w:t>
      </w:r>
      <w:r>
        <w:rPr>
          <w:shd w:val="clear" w:color="" w:fill=""/>
        </w:rPr>
        <w:t xml:space="preserve"> </w:t>
      </w:r>
      <w:r>
        <w:rPr>
          <w:rStyle w:val=""/>
        </w:rPr>
        <w:t xml:space="preserve">77</w:t>
      </w:r>
      <w:r>
        <w:rPr>
          <w:shd w:val="clear" w:color="" w:fill=""/>
        </w:rPr>
        <w:t xml:space="preserve">:</w:t>
      </w:r>
      <w:r>
        <w:rPr>
          <w:rStyle w:val="RefFPage"/>
        </w:rPr>
        <w:t xml:space="preserve">71</w:t>
      </w:r>
      <w:r>
        <w:rPr>
          <w:shd w:val="clear" w:color="" w:fill=""/>
        </w:rPr>
        <w:t xml:space="preserve">–</w:t>
      </w:r>
      <w:r>
        <w:rPr>
          <w:rStyle w:val="RefLPage"/>
        </w:rPr>
        <w:t xml:space="preserve">94</w:t>
      </w:r>
      <w:r>
        <w:rPr>
          <w:shd w:val="clear" w:color="" w:fill=""/>
        </w:rPr>
        <w:t xml:space="preserve">.</w:t>
      </w:r>
    </w:p>
    <w:p>
      <w:pPr>
        <w:pStyle w:val="jrnlRefText"/>
      </w:pPr>
      <w:bookmarkStart w:id="36" w:name="R12"/>
      <w:bookmarkEnd w:id="36"/>
      <w:r>
        <w:rPr>
          <w:rStyle w:val="RefSurName"/>
        </w:rPr>
        <w:t xml:space="preserve">Brockie</w:t>
      </w:r>
      <w:r>
        <w:rPr>
          <w:rStyle w:val="RefAuthor"/>
        </w:rPr>
        <w:t xml:space="preserve"> </w:t>
      </w:r>
      <w:r>
        <w:rPr>
          <w:rStyle w:val="RefGivenName"/>
        </w:rPr>
        <w:t xml:space="preserve">PJ</w:t>
      </w:r>
      <w:r>
        <w:rPr>
          <w:shd w:val="clear" w:color="" w:fill=""/>
        </w:rPr>
        <w:t xml:space="preserve">, </w:t>
      </w:r>
      <w:r>
        <w:rPr>
          <w:rStyle w:val="RefSurName"/>
        </w:rPr>
        <w:t xml:space="preserve">Madsen</w:t>
      </w:r>
      <w:r>
        <w:rPr>
          <w:rStyle w:val="RefAuthor"/>
        </w:rPr>
        <w:t xml:space="preserve"> </w:t>
      </w:r>
      <w:r>
        <w:rPr>
          <w:rStyle w:val="RefGivenName"/>
        </w:rPr>
        <w:t xml:space="preserve">DM</w:t>
      </w:r>
      <w:r>
        <w:rPr>
          <w:shd w:val="clear" w:color="" w:fill=""/>
        </w:rPr>
        <w:t xml:space="preserve">, </w:t>
      </w:r>
      <w:r>
        <w:rPr>
          <w:rStyle w:val="RefSurName"/>
        </w:rPr>
        <w:t xml:space="preserve">Zheng</w:t>
      </w:r>
      <w:r>
        <w:rPr>
          <w:rStyle w:val="RefAuthor"/>
        </w:rPr>
        <w:t xml:space="preserve"> </w:t>
      </w:r>
      <w:r>
        <w:rPr>
          <w:rStyle w:val="RefGivenName"/>
        </w:rPr>
        <w:t xml:space="preserve">Y</w:t>
      </w:r>
      <w:r>
        <w:rPr>
          <w:shd w:val="clear" w:color="" w:fill=""/>
        </w:rPr>
        <w:t xml:space="preserve">, </w:t>
      </w:r>
      <w:r>
        <w:rPr>
          <w:rStyle w:val="RefSurName"/>
        </w:rPr>
        <w:t xml:space="preserve">Mellem</w:t>
      </w:r>
      <w:r>
        <w:rPr>
          <w:rStyle w:val="RefAuthor"/>
        </w:rPr>
        <w:t xml:space="preserve"> </w:t>
      </w:r>
      <w:r>
        <w:rPr>
          <w:rStyle w:val="RefGivenName"/>
        </w:rPr>
        <w:t xml:space="preserve">J</w:t>
      </w:r>
      <w:r>
        <w:rPr>
          <w:shd w:val="clear" w:color="" w:fill=""/>
        </w:rPr>
        <w:t xml:space="preserve">, </w:t>
      </w:r>
      <w:r>
        <w:rPr>
          <w:rStyle w:val="RefSurName"/>
        </w:rPr>
        <w:t xml:space="preserve">Maricq</w:t>
      </w:r>
      <w:r>
        <w:rPr>
          <w:rStyle w:val="RefAuthor"/>
        </w:rPr>
        <w:t xml:space="preserve"> </w:t>
      </w:r>
      <w:r>
        <w:rPr>
          <w:rStyle w:val="RefGivenName"/>
        </w:rPr>
        <w:t xml:space="preserve">AV</w:t>
      </w:r>
      <w:r>
        <w:rPr>
          <w:shd w:val="clear" w:color="" w:fill=""/>
        </w:rPr>
        <w:t xml:space="preserve">. </w:t>
      </w:r>
      <w:r>
        <w:rPr>
          <w:rStyle w:val="RefYear"/>
        </w:rPr>
        <w:t xml:space="preserve">2001</w:t>
      </w:r>
      <w:r>
        <w:rPr>
          <w:shd w:val="clear" w:color="" w:fill=""/>
        </w:rPr>
        <w:t xml:space="preserve">. </w:t>
      </w:r>
      <w:r>
        <w:rPr>
          <w:rStyle w:val="RefArticleTitle"/>
        </w:rPr>
        <w:t xml:space="preserve">Differential expression of glutamate receptor subunits in the nervous system of Caenorhabditis elegans and their regulation by the homeodomain protein UNC-42</w:t>
      </w:r>
      <w:r>
        <w:rPr>
          <w:shd w:val="clear" w:color="" w:fill=""/>
        </w:rPr>
        <w:t xml:space="preserve">. </w:t>
      </w:r>
      <w:r>
        <w:rPr>
          <w:rStyle w:val=""/>
        </w:rPr>
        <w:t xml:space="preserve">Journal of Neuroscience</w:t>
      </w:r>
      <w:r>
        <w:rPr>
          <w:shd w:val="clear" w:color="" w:fill=""/>
        </w:rPr>
        <w:t xml:space="preserve"> </w:t>
      </w:r>
      <w:r>
        <w:rPr>
          <w:rStyle w:val=""/>
        </w:rPr>
        <w:t xml:space="preserve">21</w:t>
      </w:r>
      <w:r>
        <w:rPr>
          <w:shd w:val="clear" w:color="" w:fill=""/>
        </w:rPr>
        <w:t xml:space="preserve">:</w:t>
      </w:r>
      <w:r>
        <w:rPr>
          <w:rStyle w:val="RefFPage"/>
        </w:rPr>
        <w:t xml:space="preserve">1510</w:t>
      </w:r>
      <w:r>
        <w:rPr>
          <w:shd w:val="clear" w:color="" w:fill=""/>
        </w:rPr>
        <w:t xml:space="preserve">–</w:t>
      </w:r>
      <w:r>
        <w:rPr>
          <w:rStyle w:val="RefLPage"/>
        </w:rPr>
        <w:t xml:space="preserve">1522</w:t>
      </w:r>
      <w:r>
        <w:rPr>
          <w:shd w:val="clear" w:color="" w:fill=""/>
        </w:rPr>
        <w:t xml:space="preserve">.</w:t>
      </w:r>
    </w:p>
    <w:p>
      <w:pPr>
        <w:pStyle w:val="jrnlRefText"/>
      </w:pPr>
      <w:bookmarkStart w:id="37" w:name="R13"/>
      <w:bookmarkEnd w:id="37"/>
      <w:r>
        <w:rPr>
          <w:rStyle w:val="RefSurName"/>
        </w:rPr>
        <w:t xml:space="preserve">Brown</w:t>
      </w:r>
      <w:r>
        <w:rPr>
          <w:rStyle w:val="RefAuthor"/>
        </w:rPr>
        <w:t xml:space="preserve"> </w:t>
      </w:r>
      <w:r>
        <w:rPr>
          <w:rStyle w:val="RefGivenName"/>
        </w:rPr>
        <w:t xml:space="preserve">TG</w:t>
      </w:r>
      <w:r>
        <w:rPr>
          <w:shd w:val="clear" w:color="" w:fill=""/>
        </w:rPr>
        <w:t xml:space="preserve">. </w:t>
      </w:r>
      <w:r>
        <w:rPr>
          <w:rStyle w:val="RefYear"/>
        </w:rPr>
        <w:t xml:space="preserve">1914</w:t>
      </w:r>
      <w:r>
        <w:rPr>
          <w:shd w:val="clear" w:color="" w:fill=""/>
        </w:rPr>
        <w:t xml:space="preserve">. </w:t>
      </w:r>
      <w:r>
        <w:rPr>
          <w:rStyle w:val="RefArticleTitle"/>
        </w:rPr>
        <w:t xml:space="preserve">On the nature of the fundamental activity of the nervous centres; together with an analysis of the conditioning of rhythmic activity in progression, and a theory of the evolution of function in the nervous system</w:t>
      </w:r>
      <w:r>
        <w:rPr>
          <w:shd w:val="clear" w:color="" w:fill=""/>
        </w:rPr>
        <w:t xml:space="preserve">. </w:t>
      </w:r>
      <w:r>
        <w:rPr>
          <w:rStyle w:val=""/>
        </w:rPr>
        <w:t xml:space="preserve">The Journal of Physiology</w:t>
      </w:r>
      <w:r>
        <w:rPr>
          <w:shd w:val="clear" w:color="" w:fill=""/>
        </w:rPr>
        <w:t xml:space="preserve"> </w:t>
      </w:r>
      <w:r>
        <w:rPr>
          <w:rStyle w:val=""/>
        </w:rPr>
        <w:t xml:space="preserve">48</w:t>
      </w:r>
      <w:r>
        <w:rPr>
          <w:shd w:val="clear" w:color="" w:fill=""/>
        </w:rPr>
        <w:t xml:space="preserve">:</w:t>
      </w:r>
      <w:r>
        <w:rPr>
          <w:rStyle w:val="RefFPage"/>
        </w:rPr>
        <w:t xml:space="preserve">18</w:t>
      </w:r>
      <w:r>
        <w:rPr>
          <w:shd w:val="clear" w:color="" w:fill=""/>
        </w:rPr>
        <w:t xml:space="preserve">–</w:t>
      </w:r>
      <w:r>
        <w:rPr>
          <w:rStyle w:val="RefLPage"/>
        </w:rPr>
        <w:t xml:space="preserve">46</w:t>
      </w:r>
      <w:r>
        <w:rPr>
          <w:shd w:val="clear" w:color="" w:fill=""/>
        </w:rPr>
        <w:t xml:space="preserve"> .</w:t>
      </w:r>
    </w:p>
    <w:p>
      <w:pPr>
        <w:pStyle w:val="jrnlRefText"/>
      </w:pPr>
      <w:bookmarkStart w:id="38" w:name="R14"/>
      <w:bookmarkEnd w:id="38"/>
      <w:r>
        <w:rPr>
          <w:rStyle w:val="RefSurName"/>
        </w:rPr>
        <w:t xml:space="preserve">Buchanan</w:t>
      </w:r>
      <w:r>
        <w:rPr>
          <w:rStyle w:val="RefAuthor"/>
        </w:rPr>
        <w:t xml:space="preserve"> </w:t>
      </w:r>
      <w:r>
        <w:rPr>
          <w:rStyle w:val="RefGivenName"/>
        </w:rPr>
        <w:t xml:space="preserve">JT</w:t>
      </w:r>
      <w:r>
        <w:rPr>
          <w:shd w:val="clear" w:color="" w:fill=""/>
        </w:rPr>
        <w:t xml:space="preserve">. </w:t>
      </w:r>
      <w:r>
        <w:rPr>
          <w:rStyle w:val="RefYear"/>
        </w:rPr>
        <w:t xml:space="preserve">1982</w:t>
      </w:r>
      <w:r>
        <w:rPr>
          <w:shd w:val="clear" w:color="" w:fill=""/>
        </w:rPr>
        <w:t xml:space="preserve">. </w:t>
      </w:r>
      <w:r>
        <w:rPr>
          <w:rStyle w:val="RefArticleTitle"/>
        </w:rPr>
        <w:t xml:space="preserve">Identification of interneurons with contralateral, caudal axons in the lamprey spinal cord: Synaptic interactions and morphology</w:t>
      </w:r>
      <w:r>
        <w:rPr>
          <w:shd w:val="clear" w:color="" w:fill=""/>
        </w:rPr>
        <w:t xml:space="preserve">. </w:t>
      </w:r>
      <w:r>
        <w:rPr>
          <w:rStyle w:val=""/>
        </w:rPr>
        <w:t xml:space="preserve">Journal of Neurophysiology</w:t>
      </w:r>
      <w:r>
        <w:rPr>
          <w:shd w:val="clear" w:color="" w:fill=""/>
        </w:rPr>
        <w:t xml:space="preserve"> </w:t>
      </w:r>
      <w:r>
        <w:rPr>
          <w:rStyle w:val=""/>
        </w:rPr>
        <w:t xml:space="preserve">47</w:t>
      </w:r>
      <w:r>
        <w:rPr>
          <w:shd w:val="clear" w:color="" w:fill=""/>
        </w:rPr>
        <w:t xml:space="preserve">:</w:t>
      </w:r>
      <w:r>
        <w:rPr>
          <w:rStyle w:val="RefFPage"/>
        </w:rPr>
        <w:t xml:space="preserve">961</w:t>
      </w:r>
      <w:r>
        <w:rPr>
          <w:shd w:val="clear" w:color="" w:fill=""/>
        </w:rPr>
        <w:t xml:space="preserve">–</w:t>
      </w:r>
      <w:r>
        <w:rPr>
          <w:rStyle w:val="RefLPage"/>
        </w:rPr>
        <w:t xml:space="preserve">975</w:t>
      </w:r>
      <w:r>
        <w:rPr>
          <w:shd w:val="clear" w:color="" w:fill=""/>
        </w:rPr>
        <w:t xml:space="preserve"> </w:t>
      </w:r>
      <w:r>
        <w:rPr>
          <w:shd w:val="clear" w:color="" w:fill=""/>
        </w:rPr>
        <w:t xml:space="preserve"/>
      </w:r>
      <w:r>
        <w:rPr>
          <w:shd w:val="clear" w:color="" w:fill=""/>
        </w:rPr>
        <w:t xml:space="preserve">.</w:t>
      </w:r>
    </w:p>
    <w:p>
      <w:pPr>
        <w:pStyle w:val="jrnlRefText"/>
      </w:pPr>
      <w:bookmarkStart w:id="39" w:name="R15"/>
      <w:bookmarkEnd w:id="39"/>
      <w:r>
        <w:rPr>
          <w:rStyle w:val="RefSurName"/>
        </w:rPr>
        <w:t xml:space="preserve">Cazalets</w:t>
      </w:r>
      <w:r>
        <w:rPr>
          <w:rStyle w:val="RefAuthor"/>
        </w:rPr>
        <w:t xml:space="preserve"> </w:t>
      </w:r>
      <w:r>
        <w:rPr>
          <w:rStyle w:val="RefGivenName"/>
        </w:rPr>
        <w:t xml:space="preserve">JR</w:t>
      </w:r>
      <w:r>
        <w:rPr>
          <w:shd w:val="clear" w:color="" w:fill=""/>
        </w:rPr>
        <w:t xml:space="preserve">, </w:t>
      </w:r>
      <w:r>
        <w:rPr>
          <w:rStyle w:val="RefSurName"/>
        </w:rPr>
        <w:t xml:space="preserve">Bertrand</w:t>
      </w:r>
      <w:r>
        <w:rPr>
          <w:rStyle w:val="RefAuthor"/>
        </w:rPr>
        <w:t xml:space="preserve"> </w:t>
      </w:r>
      <w:r>
        <w:rPr>
          <w:rStyle w:val="RefGivenName"/>
        </w:rPr>
        <w:t xml:space="preserve">S</w:t>
      </w:r>
      <w:r>
        <w:rPr>
          <w:shd w:val="clear" w:color="" w:fill=""/>
        </w:rPr>
        <w:t xml:space="preserve">, </w:t>
      </w:r>
      <w:r>
        <w:rPr>
          <w:rStyle w:val="RefSurName"/>
        </w:rPr>
        <w:t xml:space="preserve">Sqalli-Houssaini</w:t>
      </w:r>
      <w:r>
        <w:rPr>
          <w:rStyle w:val="RefAuthor"/>
        </w:rPr>
        <w:t xml:space="preserve"> </w:t>
      </w:r>
      <w:r>
        <w:rPr>
          <w:rStyle w:val="RefGivenName"/>
        </w:rPr>
        <w:t xml:space="preserve">Y</w:t>
      </w:r>
      <w:r>
        <w:rPr>
          <w:shd w:val="clear" w:color="" w:fill=""/>
        </w:rPr>
        <w:t xml:space="preserve">, </w:t>
      </w:r>
      <w:r>
        <w:rPr>
          <w:rStyle w:val="RefSurName"/>
        </w:rPr>
        <w:t xml:space="preserve">Clarac</w:t>
      </w:r>
      <w:r>
        <w:rPr>
          <w:rStyle w:val="RefAuthor"/>
        </w:rPr>
        <w:t xml:space="preserve"> </w:t>
      </w:r>
      <w:r>
        <w:rPr>
          <w:rStyle w:val="RefGivenName"/>
        </w:rPr>
        <w:t xml:space="preserve">F</w:t>
      </w:r>
      <w:r>
        <w:rPr>
          <w:shd w:val="clear" w:color="" w:fill=""/>
        </w:rPr>
        <w:t xml:space="preserve">. </w:t>
      </w:r>
      <w:r>
        <w:rPr>
          <w:rStyle w:val="RefYear"/>
        </w:rPr>
        <w:t xml:space="preserve">1998</w:t>
      </w:r>
      <w:r>
        <w:rPr>
          <w:shd w:val="clear" w:color="" w:fill=""/>
        </w:rPr>
        <w:t xml:space="preserve">. </w:t>
      </w:r>
      <w:r>
        <w:rPr>
          <w:rStyle w:val="RefArticleTitle"/>
        </w:rPr>
        <w:t xml:space="preserve">GABAergic control of spinal locomotor networks in the neonatal rat</w:t>
      </w:r>
      <w:r>
        <w:rPr>
          <w:shd w:val="clear" w:color="" w:fill=""/>
        </w:rPr>
        <w:t xml:space="preserve">. </w:t>
      </w:r>
      <w:r>
        <w:rPr>
          <w:rStyle w:val=""/>
        </w:rPr>
        <w:t xml:space="preserve">Annals of the New York Academy of Sciences</w:t>
      </w:r>
      <w:r>
        <w:rPr>
          <w:shd w:val="clear" w:color="" w:fill=""/>
        </w:rPr>
        <w:t xml:space="preserve"> </w:t>
      </w:r>
      <w:r>
        <w:rPr>
          <w:rStyle w:val=""/>
        </w:rPr>
        <w:t xml:space="preserve">860</w:t>
      </w:r>
      <w:r>
        <w:rPr>
          <w:shd w:val="clear" w:color="" w:fill=""/>
        </w:rPr>
        <w:t xml:space="preserve">:</w:t>
      </w:r>
      <w:r>
        <w:rPr>
          <w:rStyle w:val="RefFPage"/>
        </w:rPr>
        <w:t xml:space="preserve">168</w:t>
      </w:r>
      <w:r>
        <w:rPr>
          <w:shd w:val="clear" w:color="" w:fill=""/>
        </w:rPr>
        <w:t xml:space="preserve">–</w:t>
      </w:r>
      <w:r>
        <w:rPr>
          <w:rStyle w:val="RefLPage"/>
        </w:rPr>
        <w:t xml:space="preserve">180</w:t>
      </w:r>
      <w:r>
        <w:rPr>
          <w:shd w:val="clear" w:color="" w:fill=""/>
        </w:rPr>
        <w:t xml:space="preserve">.</w:t>
      </w:r>
    </w:p>
    <w:p>
      <w:pPr>
        <w:pStyle w:val="jrnlRefText"/>
      </w:pPr>
      <w:bookmarkStart w:id="40" w:name="R16"/>
      <w:bookmarkEnd w:id="40"/>
      <w:r>
        <w:rPr>
          <w:rStyle w:val="RefSurName"/>
        </w:rPr>
        <w:t xml:space="preserve">Chalfie</w:t>
      </w:r>
      <w:r>
        <w:rPr>
          <w:rStyle w:val="RefAuthor"/>
        </w:rPr>
        <w:t xml:space="preserve"> </w:t>
      </w:r>
      <w:r>
        <w:rPr>
          <w:rStyle w:val="RefGivenName"/>
        </w:rPr>
        <w:t xml:space="preserve">M</w:t>
      </w:r>
      <w:r>
        <w:rPr>
          <w:shd w:val="clear" w:color="" w:fill=""/>
        </w:rPr>
        <w:t xml:space="preserve">, </w:t>
      </w:r>
      <w:r>
        <w:rPr>
          <w:rStyle w:val="RefSurName"/>
        </w:rPr>
        <w:t xml:space="preserve">Sulston</w:t>
      </w:r>
      <w:r>
        <w:rPr>
          <w:rStyle w:val="RefAuthor"/>
        </w:rPr>
        <w:t xml:space="preserve"> </w:t>
      </w:r>
      <w:r>
        <w:rPr>
          <w:rStyle w:val="RefGivenName"/>
        </w:rPr>
        <w:t xml:space="preserve">JE</w:t>
      </w:r>
      <w:r>
        <w:rPr>
          <w:shd w:val="clear" w:color="" w:fill=""/>
        </w:rPr>
        <w:t xml:space="preserve">, </w:t>
      </w:r>
      <w:r>
        <w:rPr>
          <w:rStyle w:val="RefSurName"/>
        </w:rPr>
        <w:t xml:space="preserve">White</w:t>
      </w:r>
      <w:r>
        <w:rPr>
          <w:rStyle w:val="RefAuthor"/>
        </w:rPr>
        <w:t xml:space="preserve"> </w:t>
      </w:r>
      <w:r>
        <w:rPr>
          <w:rStyle w:val="RefGivenName"/>
        </w:rPr>
        <w:t xml:space="preserve">JG</w:t>
      </w:r>
      <w:r>
        <w:rPr>
          <w:shd w:val="clear" w:color="" w:fill=""/>
        </w:rPr>
        <w:t xml:space="preserve">, </w:t>
      </w:r>
      <w:r>
        <w:rPr>
          <w:rStyle w:val="RefSurName"/>
        </w:rPr>
        <w:t xml:space="preserve">Southgate</w:t>
      </w:r>
      <w:r>
        <w:rPr>
          <w:rStyle w:val="RefAuthor"/>
        </w:rPr>
        <w:t xml:space="preserve"> </w:t>
      </w:r>
      <w:r>
        <w:rPr>
          <w:rStyle w:val="RefGivenName"/>
        </w:rPr>
        <w:t xml:space="preserve">E</w:t>
      </w:r>
      <w:r>
        <w:rPr>
          <w:shd w:val="clear" w:color="" w:fill=""/>
        </w:rPr>
        <w:t xml:space="preserve">, </w:t>
      </w:r>
      <w:r>
        <w:rPr>
          <w:rStyle w:val="RefSurName"/>
        </w:rPr>
        <w:t xml:space="preserve">Thomson</w:t>
      </w:r>
      <w:r>
        <w:rPr>
          <w:rStyle w:val="RefAuthor"/>
        </w:rPr>
        <w:t xml:space="preserve"> </w:t>
      </w:r>
      <w:r>
        <w:rPr>
          <w:rStyle w:val="RefGivenName"/>
        </w:rPr>
        <w:t xml:space="preserve">JN</w:t>
      </w:r>
      <w:r>
        <w:rPr>
          <w:shd w:val="clear" w:color="" w:fill=""/>
        </w:rPr>
        <w:t xml:space="preserve">, </w:t>
      </w:r>
      <w:r>
        <w:rPr>
          <w:rStyle w:val="RefSurName"/>
        </w:rPr>
        <w:t xml:space="preserve">Brenner</w:t>
      </w:r>
      <w:r>
        <w:rPr>
          <w:rStyle w:val="RefAuthor"/>
        </w:rPr>
        <w:t xml:space="preserve"> </w:t>
      </w:r>
      <w:r>
        <w:rPr>
          <w:rStyle w:val="RefGivenName"/>
        </w:rPr>
        <w:t xml:space="preserve">S</w:t>
      </w:r>
      <w:r>
        <w:rPr>
          <w:shd w:val="clear" w:color="" w:fill=""/>
        </w:rPr>
        <w:t xml:space="preserve">. </w:t>
      </w:r>
      <w:r>
        <w:rPr>
          <w:rStyle w:val="RefYear"/>
        </w:rPr>
        <w:t xml:space="preserve">1985</w:t>
      </w:r>
      <w:r>
        <w:rPr>
          <w:shd w:val="clear" w:color="" w:fill=""/>
        </w:rPr>
        <w:t xml:space="preserve">. </w:t>
      </w:r>
      <w:r>
        <w:rPr>
          <w:rStyle w:val="RefArticleTitle"/>
        </w:rPr>
        <w:t xml:space="preserve">The neural circuit for touch sensitivity in Caenorhabditis elegans</w:t>
      </w:r>
      <w:r>
        <w:rPr>
          <w:shd w:val="clear" w:color="" w:fill=""/>
        </w:rPr>
        <w:t xml:space="preserve">. </w:t>
      </w:r>
      <w:r>
        <w:rPr>
          <w:rStyle w:val=""/>
        </w:rPr>
        <w:t xml:space="preserve">Journal of Neuroscience</w:t>
      </w:r>
      <w:r>
        <w:rPr>
          <w:shd w:val="clear" w:color="" w:fill=""/>
        </w:rPr>
        <w:t xml:space="preserve"> </w:t>
      </w:r>
      <w:r>
        <w:rPr>
          <w:rStyle w:val=""/>
        </w:rPr>
        <w:t xml:space="preserve">5</w:t>
      </w:r>
      <w:r>
        <w:rPr>
          <w:shd w:val="clear" w:color="" w:fill=""/>
        </w:rPr>
        <w:t xml:space="preserve">:</w:t>
      </w:r>
      <w:r>
        <w:rPr>
          <w:rStyle w:val="RefFPage"/>
        </w:rPr>
        <w:t xml:space="preserve">956</w:t>
      </w:r>
      <w:r>
        <w:rPr>
          <w:shd w:val="clear" w:color="" w:fill=""/>
        </w:rPr>
        <w:t xml:space="preserve">–</w:t>
      </w:r>
      <w:r>
        <w:rPr>
          <w:rStyle w:val="RefLPage"/>
        </w:rPr>
        <w:t xml:space="preserve">964</w:t>
      </w:r>
      <w:r>
        <w:rPr>
          <w:shd w:val="clear" w:color="" w:fill=""/>
        </w:rPr>
        <w:t xml:space="preserve">.</w:t>
      </w:r>
    </w:p>
    <w:p>
      <w:pPr>
        <w:pStyle w:val="jrnlRefText"/>
      </w:pPr>
      <w:bookmarkStart w:id="41" w:name="R17"/>
      <w:bookmarkEnd w:id="41"/>
      <w:r>
        <w:rPr>
          <w:rStyle w:val="RefSurName"/>
        </w:rPr>
        <w:t xml:space="preserve">Chou</w:t>
      </w:r>
      <w:r>
        <w:rPr>
          <w:rStyle w:val="RefAuthor"/>
        </w:rPr>
        <w:t xml:space="preserve"> </w:t>
      </w:r>
      <w:r>
        <w:rPr>
          <w:rStyle w:val="RefGivenName"/>
        </w:rPr>
        <w:t xml:space="preserve">JH</w:t>
      </w:r>
      <w:r>
        <w:rPr>
          <w:shd w:val="clear" w:color="" w:fill=""/>
        </w:rPr>
        <w:t xml:space="preserve">, </w:t>
      </w:r>
      <w:r>
        <w:rPr>
          <w:rStyle w:val="RefSurName"/>
        </w:rPr>
        <w:t xml:space="preserve">Bargmann</w:t>
      </w:r>
      <w:r>
        <w:rPr>
          <w:rStyle w:val="RefAuthor"/>
        </w:rPr>
        <w:t xml:space="preserve"> </w:t>
      </w:r>
      <w:r>
        <w:rPr>
          <w:rStyle w:val="RefGivenName"/>
        </w:rPr>
        <w:t xml:space="preserve">CI</w:t>
      </w:r>
      <w:r>
        <w:rPr>
          <w:shd w:val="clear" w:color="" w:fill=""/>
        </w:rPr>
        <w:t xml:space="preserve">, </w:t>
      </w:r>
      <w:r>
        <w:rPr>
          <w:rStyle w:val="RefSurName"/>
        </w:rPr>
        <w:t xml:space="preserve">Sengupta</w:t>
      </w:r>
      <w:r>
        <w:rPr>
          <w:rStyle w:val="RefAuthor"/>
        </w:rPr>
        <w:t xml:space="preserve"> </w:t>
      </w:r>
      <w:r>
        <w:rPr>
          <w:rStyle w:val="RefGivenName"/>
        </w:rPr>
        <w:t xml:space="preserve">P</w:t>
      </w:r>
      <w:r>
        <w:rPr>
          <w:shd w:val="clear" w:color="" w:fill=""/>
        </w:rPr>
        <w:t xml:space="preserve">. </w:t>
      </w:r>
      <w:r>
        <w:rPr>
          <w:rStyle w:val="RefYear"/>
        </w:rPr>
        <w:t xml:space="preserve">2001</w:t>
      </w:r>
      <w:r>
        <w:rPr>
          <w:shd w:val="clear" w:color="" w:fill=""/>
        </w:rPr>
        <w:t xml:space="preserve">. </w:t>
      </w:r>
      <w:r>
        <w:rPr>
          <w:rStyle w:val="RefArticleTitle"/>
        </w:rPr>
        <w:t xml:space="preserve">The Caenorhabditis elegans odr-2 gene encodes a novel Ly-6-related protein required for olfaction</w:t>
      </w:r>
      <w:r>
        <w:rPr>
          <w:shd w:val="clear" w:color="" w:fill=""/>
        </w:rPr>
        <w:t xml:space="preserve">. </w:t>
      </w:r>
      <w:r>
        <w:rPr>
          <w:rStyle w:val=""/>
        </w:rPr>
        <w:t xml:space="preserve">Genetics</w:t>
      </w:r>
      <w:r>
        <w:rPr>
          <w:shd w:val="clear" w:color="" w:fill=""/>
        </w:rPr>
        <w:t xml:space="preserve"> </w:t>
      </w:r>
      <w:r>
        <w:rPr>
          <w:rStyle w:val=""/>
        </w:rPr>
        <w:t xml:space="preserve">157</w:t>
      </w:r>
      <w:r>
        <w:rPr>
          <w:shd w:val="clear" w:color="" w:fill=""/>
        </w:rPr>
        <w:t xml:space="preserve">:</w:t>
      </w:r>
      <w:r>
        <w:rPr>
          <w:rStyle w:val="RefFPage"/>
        </w:rPr>
        <w:t xml:space="preserve">211</w:t>
      </w:r>
      <w:r>
        <w:rPr>
          <w:shd w:val="clear" w:color="" w:fill=""/>
        </w:rPr>
        <w:t xml:space="preserve">–</w:t>
      </w:r>
      <w:r>
        <w:rPr>
          <w:rStyle w:val="RefLPage"/>
        </w:rPr>
        <w:t xml:space="preserve">224</w:t>
      </w:r>
      <w:r>
        <w:rPr>
          <w:shd w:val="clear" w:color="" w:fill=""/>
        </w:rPr>
        <w:t xml:space="preserve">.</w:t>
      </w:r>
    </w:p>
    <w:p>
      <w:pPr>
        <w:pStyle w:val="jrnlRefText"/>
      </w:pPr>
      <w:bookmarkStart w:id="42" w:name="R18"/>
      <w:bookmarkEnd w:id="42"/>
      <w:r>
        <w:rPr>
          <w:rStyle w:val="RefSurName"/>
        </w:rPr>
        <w:t xml:space="preserve">Chow</w:t>
      </w:r>
      <w:r>
        <w:rPr>
          <w:rStyle w:val="RefAuthor"/>
        </w:rPr>
        <w:t xml:space="preserve"> </w:t>
      </w:r>
      <w:r>
        <w:rPr>
          <w:rStyle w:val="RefGivenName"/>
        </w:rPr>
        <w:t xml:space="preserve">BY</w:t>
      </w:r>
      <w:r>
        <w:rPr>
          <w:shd w:val="clear" w:color="" w:fill=""/>
        </w:rPr>
        <w:t xml:space="preserve">, </w:t>
      </w:r>
      <w:r>
        <w:rPr>
          <w:rStyle w:val="RefSurName"/>
        </w:rPr>
        <w:t xml:space="preserve">Han</w:t>
      </w:r>
      <w:r>
        <w:rPr>
          <w:rStyle w:val="RefAuthor"/>
        </w:rPr>
        <w:t xml:space="preserve"> </w:t>
      </w:r>
      <w:r>
        <w:rPr>
          <w:rStyle w:val="RefGivenName"/>
        </w:rPr>
        <w:t xml:space="preserve">X</w:t>
      </w:r>
      <w:r>
        <w:rPr>
          <w:shd w:val="clear" w:color="" w:fill=""/>
        </w:rPr>
        <w:t xml:space="preserve">, </w:t>
      </w:r>
      <w:r>
        <w:rPr>
          <w:rStyle w:val="RefSurName"/>
        </w:rPr>
        <w:t xml:space="preserve">Dobry</w:t>
      </w:r>
      <w:r>
        <w:rPr>
          <w:rStyle w:val="RefAuthor"/>
        </w:rPr>
        <w:t xml:space="preserve"> </w:t>
      </w:r>
      <w:r>
        <w:rPr>
          <w:rStyle w:val="RefGivenName"/>
        </w:rPr>
        <w:t xml:space="preserve">AS</w:t>
      </w:r>
      <w:r>
        <w:rPr>
          <w:shd w:val="clear" w:color="" w:fill=""/>
        </w:rPr>
        <w:t xml:space="preserve">, </w:t>
      </w:r>
      <w:r>
        <w:rPr>
          <w:rStyle w:val="RefSurName"/>
        </w:rPr>
        <w:t xml:space="preserve">Qian</w:t>
      </w:r>
      <w:r>
        <w:rPr>
          <w:rStyle w:val="RefAuthor"/>
        </w:rPr>
        <w:t xml:space="preserve"> </w:t>
      </w:r>
      <w:r>
        <w:rPr>
          <w:rStyle w:val="RefGivenName"/>
        </w:rPr>
        <w:t xml:space="preserve">X</w:t>
      </w:r>
      <w:r>
        <w:rPr>
          <w:shd w:val="clear" w:color="" w:fill=""/>
        </w:rPr>
        <w:t xml:space="preserve">, </w:t>
      </w:r>
      <w:r>
        <w:rPr>
          <w:rStyle w:val="RefSurName"/>
        </w:rPr>
        <w:t xml:space="preserve">Chuong</w:t>
      </w:r>
      <w:r>
        <w:rPr>
          <w:rStyle w:val="RefAuthor"/>
        </w:rPr>
        <w:t xml:space="preserve"> </w:t>
      </w:r>
      <w:r>
        <w:rPr>
          <w:rStyle w:val="RefGivenName"/>
        </w:rPr>
        <w:t xml:space="preserve">AS</w:t>
      </w:r>
      <w:r>
        <w:rPr>
          <w:shd w:val="clear" w:color="" w:fill=""/>
        </w:rPr>
        <w:t xml:space="preserve">, </w:t>
      </w:r>
      <w:r>
        <w:rPr>
          <w:rStyle w:val="RefSurName"/>
        </w:rPr>
        <w:t xml:space="preserve">Li</w:t>
      </w:r>
      <w:r>
        <w:rPr>
          <w:rStyle w:val="RefAuthor"/>
        </w:rPr>
        <w:t xml:space="preserve"> </w:t>
      </w:r>
      <w:r>
        <w:rPr>
          <w:rStyle w:val="RefGivenName"/>
        </w:rPr>
        <w:t xml:space="preserve">M</w:t>
      </w:r>
      <w:r>
        <w:rPr>
          <w:shd w:val="clear" w:color="" w:fill=""/>
        </w:rPr>
        <w:t xml:space="preserve">, </w:t>
      </w:r>
      <w:r>
        <w:rPr>
          <w:rStyle w:val="RefSurName"/>
        </w:rPr>
        <w:t xml:space="preserve">Henninger</w:t>
      </w:r>
      <w:r>
        <w:rPr>
          <w:rStyle w:val="RefAuthor"/>
        </w:rPr>
        <w:t xml:space="preserve"> </w:t>
      </w:r>
      <w:r>
        <w:rPr>
          <w:rStyle w:val="RefGivenName"/>
        </w:rPr>
        <w:t xml:space="preserve">MA</w:t>
      </w:r>
      <w:r>
        <w:rPr>
          <w:shd w:val="clear" w:color="" w:fill=""/>
        </w:rPr>
        <w:t xml:space="preserve">, </w:t>
      </w:r>
      <w:r>
        <w:rPr>
          <w:rStyle w:val="RefSurName"/>
        </w:rPr>
        <w:t xml:space="preserve">Belfort</w:t>
      </w:r>
      <w:r>
        <w:rPr>
          <w:rStyle w:val="RefAuthor"/>
        </w:rPr>
        <w:t xml:space="preserve"> </w:t>
      </w:r>
      <w:r>
        <w:rPr>
          <w:rStyle w:val="RefGivenName"/>
        </w:rPr>
        <w:t xml:space="preserve">GM</w:t>
      </w:r>
      <w:r>
        <w:rPr>
          <w:shd w:val="clear" w:color="" w:fill=""/>
        </w:rPr>
        <w:t xml:space="preserve">, </w:t>
      </w:r>
      <w:r>
        <w:rPr>
          <w:rStyle w:val="RefSurName"/>
        </w:rPr>
        <w:t xml:space="preserve">Lin</w:t>
      </w:r>
      <w:r>
        <w:rPr>
          <w:rStyle w:val="RefAuthor"/>
        </w:rPr>
        <w:t xml:space="preserve"> </w:t>
      </w:r>
      <w:r>
        <w:rPr>
          <w:rStyle w:val="RefGivenName"/>
        </w:rPr>
        <w:t xml:space="preserve">Y</w:t>
      </w:r>
      <w:r>
        <w:rPr>
          <w:shd w:val="clear" w:color="" w:fill=""/>
        </w:rPr>
        <w:t xml:space="preserve">, </w:t>
      </w:r>
      <w:r>
        <w:rPr>
          <w:rStyle w:val="RefSurName"/>
        </w:rPr>
        <w:t xml:space="preserve">Monahan</w:t>
      </w:r>
      <w:r>
        <w:rPr>
          <w:rStyle w:val="RefAuthor"/>
        </w:rPr>
        <w:t xml:space="preserve"> </w:t>
      </w:r>
      <w:r>
        <w:rPr>
          <w:rStyle w:val="RefGivenName"/>
        </w:rPr>
        <w:t xml:space="preserve">PE</w:t>
      </w:r>
      <w:r>
        <w:rPr>
          <w:shd w:val="clear" w:color="" w:fill=""/>
        </w:rPr>
        <w:t xml:space="preserve">, </w:t>
      </w:r>
      <w:r>
        <w:rPr>
          <w:rStyle w:val="RefSurName"/>
        </w:rPr>
        <w:t xml:space="preserve">Boyden</w:t>
      </w:r>
      <w:r>
        <w:rPr>
          <w:rStyle w:val="RefAuthor"/>
        </w:rPr>
        <w:t xml:space="preserve"> </w:t>
      </w:r>
      <w:r>
        <w:rPr>
          <w:rStyle w:val="RefGivenName"/>
        </w:rPr>
        <w:t xml:space="preserve">ES</w:t>
      </w:r>
      <w:r>
        <w:rPr>
          <w:shd w:val="clear" w:color="" w:fill=""/>
        </w:rPr>
        <w:t xml:space="preserve">. </w:t>
      </w:r>
      <w:r>
        <w:rPr>
          <w:rStyle w:val="RefYear"/>
        </w:rPr>
        <w:t xml:space="preserve">2010</w:t>
      </w:r>
      <w:r>
        <w:rPr>
          <w:shd w:val="clear" w:color="" w:fill=""/>
        </w:rPr>
        <w:t xml:space="preserve">. </w:t>
      </w:r>
      <w:r>
        <w:rPr>
          <w:rStyle w:val="RefArticleTitle"/>
        </w:rPr>
        <w:t xml:space="preserve">High-performance genetically targetable optical neural silencing by light-driven proton pumps</w:t>
      </w:r>
      <w:r>
        <w:rPr>
          <w:shd w:val="clear" w:color="" w:fill=""/>
        </w:rPr>
        <w:t xml:space="preserve">. </w:t>
      </w:r>
      <w:r>
        <w:rPr>
          <w:rStyle w:val=""/>
        </w:rPr>
        <w:t xml:space="preserve">Nature</w:t>
      </w:r>
      <w:r>
        <w:rPr>
          <w:shd w:val="clear" w:color="" w:fill=""/>
        </w:rPr>
        <w:t xml:space="preserve"> </w:t>
      </w:r>
      <w:r>
        <w:rPr>
          <w:rStyle w:val=""/>
        </w:rPr>
        <w:t xml:space="preserve">463</w:t>
      </w:r>
      <w:r>
        <w:rPr>
          <w:shd w:val="clear" w:color="" w:fill=""/>
        </w:rPr>
        <w:t xml:space="preserve">:</w:t>
      </w:r>
      <w:r>
        <w:rPr>
          <w:rStyle w:val="RefFPage"/>
        </w:rPr>
        <w:t xml:space="preserve">98</w:t>
      </w:r>
      <w:r>
        <w:rPr>
          <w:shd w:val="clear" w:color="" w:fill=""/>
        </w:rPr>
        <w:t xml:space="preserve">–</w:t>
      </w:r>
      <w:r>
        <w:rPr>
          <w:rStyle w:val="RefLPage"/>
        </w:rPr>
        <w:t xml:space="preserve">102</w:t>
      </w:r>
      <w:r>
        <w:rPr>
          <w:shd w:val="clear" w:color="" w:fill=""/>
        </w:rPr>
        <w:t xml:space="preserve">.</w:t>
      </w:r>
    </w:p>
    <w:p>
      <w:pPr>
        <w:pStyle w:val="jrnlRefText"/>
      </w:pPr>
      <w:bookmarkStart w:id="43" w:name="R19"/>
      <w:bookmarkEnd w:id="43"/>
      <w:r>
        <w:rPr>
          <w:rStyle w:val="RefSurName"/>
        </w:rPr>
        <w:t xml:space="preserve">Chronis</w:t>
      </w:r>
      <w:r>
        <w:rPr>
          <w:rStyle w:val="RefAuthor"/>
        </w:rPr>
        <w:t xml:space="preserve"> </w:t>
      </w:r>
      <w:r>
        <w:rPr>
          <w:rStyle w:val="RefGivenName"/>
        </w:rPr>
        <w:t xml:space="preserve">N</w:t>
      </w:r>
      <w:r>
        <w:rPr>
          <w:shd w:val="clear" w:color="" w:fill=""/>
        </w:rPr>
        <w:t xml:space="preserve">, </w:t>
      </w:r>
      <w:r>
        <w:rPr>
          <w:rStyle w:val="RefSurName"/>
        </w:rPr>
        <w:t xml:space="preserve">Zimmer</w:t>
      </w:r>
      <w:r>
        <w:rPr>
          <w:rStyle w:val="RefAuthor"/>
        </w:rPr>
        <w:t xml:space="preserve"> </w:t>
      </w:r>
      <w:r>
        <w:rPr>
          <w:rStyle w:val="RefGivenName"/>
        </w:rPr>
        <w:t xml:space="preserve">M</w:t>
      </w:r>
      <w:r>
        <w:rPr>
          <w:shd w:val="clear" w:color="" w:fill=""/>
        </w:rPr>
        <w:t xml:space="preserve">, </w:t>
      </w:r>
      <w:r>
        <w:rPr>
          <w:rStyle w:val="RefSurName"/>
        </w:rPr>
        <w:t xml:space="preserve">Bargmann</w:t>
      </w:r>
      <w:r>
        <w:rPr>
          <w:rStyle w:val="RefAuthor"/>
        </w:rPr>
        <w:t xml:space="preserve"> </w:t>
      </w:r>
      <w:r>
        <w:rPr>
          <w:rStyle w:val="RefGivenName"/>
        </w:rPr>
        <w:t xml:space="preserve">CI</w:t>
      </w:r>
      <w:r>
        <w:rPr>
          <w:shd w:val="clear" w:color="" w:fill=""/>
        </w:rPr>
        <w:t xml:space="preserve">. </w:t>
      </w:r>
      <w:r>
        <w:rPr>
          <w:rStyle w:val="RefYear"/>
        </w:rPr>
        <w:t xml:space="preserve">2007</w:t>
      </w:r>
      <w:r>
        <w:rPr>
          <w:shd w:val="clear" w:color="" w:fill=""/>
        </w:rPr>
        <w:t xml:space="preserve">. </w:t>
      </w:r>
      <w:r>
        <w:rPr>
          <w:rStyle w:val="RefArticleTitle"/>
        </w:rPr>
        <w:t xml:space="preserve">Microfluidics for in vivo imaging of neuronal and behavioral activity in Caenorhabditis elegans</w:t>
      </w:r>
      <w:r>
        <w:rPr>
          <w:shd w:val="clear" w:color="" w:fill=""/>
        </w:rPr>
        <w:t xml:space="preserve">. </w:t>
      </w:r>
      <w:r>
        <w:rPr>
          <w:rStyle w:val=""/>
        </w:rPr>
        <w:t xml:space="preserve">Nature Methods</w:t>
      </w:r>
      <w:r>
        <w:rPr>
          <w:shd w:val="clear" w:color="" w:fill=""/>
        </w:rPr>
        <w:t xml:space="preserve"> </w:t>
      </w:r>
      <w:r>
        <w:rPr>
          <w:rStyle w:val=""/>
        </w:rPr>
        <w:t xml:space="preserve">4</w:t>
      </w:r>
      <w:r>
        <w:rPr>
          <w:shd w:val="clear" w:color="" w:fill=""/>
        </w:rPr>
        <w:t xml:space="preserve">:</w:t>
      </w:r>
      <w:r>
        <w:rPr>
          <w:rStyle w:val="RefFPage"/>
        </w:rPr>
        <w:t xml:space="preserve">727</w:t>
      </w:r>
      <w:r>
        <w:rPr>
          <w:shd w:val="clear" w:color="" w:fill=""/>
        </w:rPr>
        <w:t xml:space="preserve">–</w:t>
      </w:r>
      <w:r>
        <w:rPr>
          <w:rStyle w:val="RefLPage"/>
        </w:rPr>
        <w:t xml:space="preserve">731</w:t>
      </w:r>
      <w:r>
        <w:rPr>
          <w:shd w:val="clear" w:color="" w:fill=""/>
        </w:rPr>
        <w:t xml:space="preserve">.</w:t>
      </w:r>
    </w:p>
    <w:p>
      <w:pPr>
        <w:pStyle w:val="jrnlRefText"/>
      </w:pPr>
      <w:bookmarkStart w:id="44" w:name="R20"/>
      <w:bookmarkEnd w:id="44"/>
      <w:r>
        <w:rPr>
          <w:rStyle w:val="RefSurName"/>
        </w:rPr>
        <w:t xml:space="preserve">Cohen</w:t>
      </w:r>
      <w:r>
        <w:rPr>
          <w:rStyle w:val="RefAuthor"/>
        </w:rPr>
        <w:t xml:space="preserve"> </w:t>
      </w:r>
      <w:r>
        <w:rPr>
          <w:rStyle w:val="RefGivenName"/>
        </w:rPr>
        <w:t xml:space="preserve">AH</w:t>
      </w:r>
      <w:r>
        <w:rPr>
          <w:shd w:val="clear" w:color="" w:fill=""/>
        </w:rPr>
        <w:t xml:space="preserve">, </w:t>
      </w:r>
      <w:r>
        <w:rPr>
          <w:rStyle w:val="RefSurName"/>
        </w:rPr>
        <w:t xml:space="preserve">Harris-Warrick</w:t>
      </w:r>
      <w:r>
        <w:rPr>
          <w:rStyle w:val="RefAuthor"/>
        </w:rPr>
        <w:t xml:space="preserve"> </w:t>
      </w:r>
      <w:r>
        <w:rPr>
          <w:rStyle w:val="RefGivenName"/>
        </w:rPr>
        <w:t xml:space="preserve">RM</w:t>
      </w:r>
      <w:r>
        <w:rPr>
          <w:shd w:val="clear" w:color="" w:fill=""/>
        </w:rPr>
        <w:t xml:space="preserve">. </w:t>
      </w:r>
      <w:r>
        <w:rPr>
          <w:rStyle w:val="RefYear"/>
        </w:rPr>
        <w:t xml:space="preserve">1984</w:t>
      </w:r>
      <w:r>
        <w:rPr>
          <w:shd w:val="clear" w:color="" w:fill=""/>
        </w:rPr>
        <w:t xml:space="preserve">. </w:t>
      </w:r>
      <w:r>
        <w:rPr>
          <w:rStyle w:val="RefArticleTitle"/>
        </w:rPr>
        <w:t xml:space="preserve">Strychnine eliminates alternating motor output during fictive locomotion in the lamprey</w:t>
      </w:r>
      <w:r>
        <w:rPr>
          <w:shd w:val="clear" w:color="" w:fill=""/>
        </w:rPr>
        <w:t xml:space="preserve">. </w:t>
      </w:r>
      <w:r>
        <w:rPr>
          <w:rStyle w:val=""/>
        </w:rPr>
        <w:t xml:space="preserve">Brain Research</w:t>
      </w:r>
      <w:r>
        <w:rPr>
          <w:shd w:val="clear" w:color="" w:fill=""/>
        </w:rPr>
        <w:t xml:space="preserve"> </w:t>
      </w:r>
      <w:r>
        <w:rPr>
          <w:rStyle w:val=""/>
        </w:rPr>
        <w:t xml:space="preserve">293</w:t>
      </w:r>
      <w:r>
        <w:rPr>
          <w:shd w:val="clear" w:color="" w:fill=""/>
        </w:rPr>
        <w:t xml:space="preserve">:</w:t>
      </w:r>
      <w:r>
        <w:rPr>
          <w:rStyle w:val="RefFPage"/>
        </w:rPr>
        <w:t xml:space="preserve">164</w:t>
      </w:r>
      <w:r>
        <w:rPr>
          <w:shd w:val="clear" w:color="" w:fill=""/>
        </w:rPr>
        <w:t xml:space="preserve">–</w:t>
      </w:r>
      <w:r>
        <w:rPr>
          <w:rStyle w:val="RefLPage"/>
        </w:rPr>
        <w:t xml:space="preserve">167</w:t>
      </w:r>
      <w:r>
        <w:rPr>
          <w:shd w:val="clear" w:color="" w:fill=""/>
        </w:rPr>
        <w:t xml:space="preserve">.</w:t>
      </w:r>
    </w:p>
    <w:p>
      <w:pPr>
        <w:pStyle w:val="jrnlRefText"/>
      </w:pPr>
      <w:bookmarkStart w:id="45" w:name="R21"/>
      <w:bookmarkEnd w:id="45"/>
      <w:r>
        <w:rPr>
          <w:rStyle w:val="RefSurName"/>
        </w:rPr>
        <w:t xml:space="preserve">Dale</w:t>
      </w:r>
      <w:r>
        <w:rPr>
          <w:rStyle w:val="RefAuthor"/>
        </w:rPr>
        <w:t xml:space="preserve"> </w:t>
      </w:r>
      <w:r>
        <w:rPr>
          <w:rStyle w:val="RefGivenName"/>
        </w:rPr>
        <w:t xml:space="preserve">N</w:t>
      </w:r>
      <w:r>
        <w:rPr>
          <w:shd w:val="clear" w:color="" w:fill=""/>
        </w:rPr>
        <w:t xml:space="preserve">. </w:t>
      </w:r>
      <w:r>
        <w:rPr>
          <w:rStyle w:val="RefYear"/>
        </w:rPr>
        <w:t xml:space="preserve">1985</w:t>
      </w:r>
      <w:r>
        <w:rPr>
          <w:shd w:val="clear" w:color="" w:fill=""/>
        </w:rPr>
        <w:t xml:space="preserve">. </w:t>
      </w:r>
      <w:r>
        <w:rPr>
          <w:rStyle w:val="RefArticleTitle"/>
        </w:rPr>
        <w:t xml:space="preserve">Reciprocal inhibitory interneurones in the Xenopus embryo spinal cord</w:t>
      </w:r>
      <w:r>
        <w:rPr>
          <w:shd w:val="clear" w:color="" w:fill=""/>
        </w:rPr>
        <w:t xml:space="preserve">. </w:t>
      </w:r>
      <w:r>
        <w:rPr>
          <w:rStyle w:val=""/>
        </w:rPr>
        <w:t xml:space="preserve">The Journal of Physiology</w:t>
      </w:r>
      <w:r>
        <w:rPr>
          <w:shd w:val="clear" w:color="" w:fill=""/>
        </w:rPr>
        <w:t xml:space="preserve"> </w:t>
      </w:r>
      <w:r>
        <w:rPr>
          <w:rStyle w:val=""/>
        </w:rPr>
        <w:t xml:space="preserve">363</w:t>
      </w:r>
      <w:r>
        <w:rPr>
          <w:shd w:val="clear" w:color="" w:fill=""/>
        </w:rPr>
        <w:t xml:space="preserve">:</w:t>
      </w:r>
      <w:r>
        <w:rPr>
          <w:rStyle w:val="RefFPage"/>
        </w:rPr>
        <w:t xml:space="preserve">61</w:t>
      </w:r>
      <w:r>
        <w:rPr>
          <w:shd w:val="clear" w:color="" w:fill=""/>
        </w:rPr>
        <w:t xml:space="preserve">–</w:t>
      </w:r>
      <w:r>
        <w:rPr>
          <w:rStyle w:val="RefLPage"/>
        </w:rPr>
        <w:t xml:space="preserve">70</w:t>
      </w:r>
      <w:r>
        <w:rPr>
          <w:shd w:val="clear" w:color="" w:fill=""/>
        </w:rPr>
        <w:t xml:space="preserve"> </w:t>
      </w:r>
      <w:r>
        <w:rPr>
          <w:rStyle w:val="RefDOI"/>
        </w:rPr>
        <w:t xml:space="preserve">10.1113/jphysiol.1985.sp015695</w:t>
      </w:r>
      <w:r>
        <w:rPr>
          <w:shd w:val="clear" w:color="" w:fill=""/>
        </w:rPr>
        <w:t xml:space="preserve">.</w:t>
      </w:r>
    </w:p>
    <w:p>
      <w:pPr>
        <w:pStyle w:val="jrnlRefText"/>
      </w:pPr>
      <w:bookmarkStart w:id="46" w:name="R22"/>
      <w:bookmarkEnd w:id="46"/>
      <w:r>
        <w:rPr>
          <w:rStyle w:val="RefSurName"/>
        </w:rPr>
        <w:t xml:space="preserve">Dibb</w:t>
      </w:r>
      <w:r>
        <w:rPr>
          <w:rStyle w:val="RefAuthor"/>
        </w:rPr>
        <w:t xml:space="preserve"> </w:t>
      </w:r>
      <w:r>
        <w:rPr>
          <w:rStyle w:val="RefGivenName"/>
        </w:rPr>
        <w:t xml:space="preserve">NJ</w:t>
      </w:r>
      <w:r>
        <w:rPr>
          <w:shd w:val="clear" w:color="" w:fill=""/>
        </w:rPr>
        <w:t xml:space="preserve">, </w:t>
      </w:r>
      <w:r>
        <w:rPr>
          <w:rStyle w:val="RefSurName"/>
        </w:rPr>
        <w:t xml:space="preserve">Brown</w:t>
      </w:r>
      <w:r>
        <w:rPr>
          <w:rStyle w:val="RefAuthor"/>
        </w:rPr>
        <w:t xml:space="preserve"> </w:t>
      </w:r>
      <w:r>
        <w:rPr>
          <w:rStyle w:val="RefGivenName"/>
        </w:rPr>
        <w:t xml:space="preserve">DM</w:t>
      </w:r>
      <w:r>
        <w:rPr>
          <w:shd w:val="clear" w:color="" w:fill=""/>
        </w:rPr>
        <w:t xml:space="preserve">, </w:t>
      </w:r>
      <w:r>
        <w:rPr>
          <w:rStyle w:val="RefSurName"/>
        </w:rPr>
        <w:t xml:space="preserve">Karn</w:t>
      </w:r>
      <w:r>
        <w:rPr>
          <w:rStyle w:val="RefAuthor"/>
        </w:rPr>
        <w:t xml:space="preserve"> </w:t>
      </w:r>
      <w:r>
        <w:rPr>
          <w:rStyle w:val="RefGivenName"/>
        </w:rPr>
        <w:t xml:space="preserve">J</w:t>
      </w:r>
      <w:r>
        <w:rPr>
          <w:shd w:val="clear" w:color="" w:fill=""/>
        </w:rPr>
        <w:t xml:space="preserve">, </w:t>
      </w:r>
      <w:r>
        <w:rPr>
          <w:rStyle w:val="RefSurName"/>
        </w:rPr>
        <w:t xml:space="preserve">Moerman</w:t>
      </w:r>
      <w:r>
        <w:rPr>
          <w:rStyle w:val="RefAuthor"/>
        </w:rPr>
        <w:t xml:space="preserve"> </w:t>
      </w:r>
      <w:r>
        <w:rPr>
          <w:rStyle w:val="RefGivenName"/>
        </w:rPr>
        <w:t xml:space="preserve">DG</w:t>
      </w:r>
      <w:r>
        <w:rPr>
          <w:shd w:val="clear" w:color="" w:fill=""/>
        </w:rPr>
        <w:t xml:space="preserve">, </w:t>
      </w:r>
      <w:r>
        <w:rPr>
          <w:rStyle w:val="RefSurName"/>
        </w:rPr>
        <w:t xml:space="preserve">Bolten</w:t>
      </w:r>
      <w:r>
        <w:rPr>
          <w:rStyle w:val="RefAuthor"/>
        </w:rPr>
        <w:t xml:space="preserve"> </w:t>
      </w:r>
      <w:r>
        <w:rPr>
          <w:rStyle w:val="RefGivenName"/>
        </w:rPr>
        <w:t xml:space="preserve">SL</w:t>
      </w:r>
      <w:r>
        <w:rPr>
          <w:shd w:val="clear" w:color="" w:fill=""/>
        </w:rPr>
        <w:t xml:space="preserve">, </w:t>
      </w:r>
      <w:r>
        <w:rPr>
          <w:rStyle w:val="RefSurName"/>
        </w:rPr>
        <w:t xml:space="preserve">Waterston</w:t>
      </w:r>
      <w:r>
        <w:rPr>
          <w:rStyle w:val="RefAuthor"/>
        </w:rPr>
        <w:t xml:space="preserve"> </w:t>
      </w:r>
      <w:r>
        <w:rPr>
          <w:rStyle w:val="RefGivenName"/>
        </w:rPr>
        <w:t xml:space="preserve">RH</w:t>
      </w:r>
      <w:r>
        <w:rPr>
          <w:shd w:val="clear" w:color="" w:fill=""/>
        </w:rPr>
        <w:t xml:space="preserve">. </w:t>
      </w:r>
      <w:r>
        <w:rPr>
          <w:rStyle w:val="RefYear"/>
        </w:rPr>
        <w:t xml:space="preserve">1985</w:t>
      </w:r>
      <w:r>
        <w:rPr>
          <w:shd w:val="clear" w:color="" w:fill=""/>
        </w:rPr>
        <w:t xml:space="preserve">. </w:t>
      </w:r>
      <w:r>
        <w:rPr>
          <w:rStyle w:val="RefArticleTitle"/>
        </w:rPr>
        <w:t xml:space="preserve">Sequence analysis of mutations that affect the synthesis, assembly and enzymatic activity of the unc-54 myosin heavy chain of Caenorhabditis elegans</w:t>
      </w:r>
      <w:r>
        <w:rPr>
          <w:shd w:val="clear" w:color="" w:fill=""/>
        </w:rPr>
        <w:t xml:space="preserve">. </w:t>
      </w:r>
      <w:r>
        <w:rPr>
          <w:rStyle w:val=""/>
        </w:rPr>
        <w:t xml:space="preserve">Journal of Molecular Biology</w:t>
      </w:r>
      <w:r>
        <w:rPr>
          <w:shd w:val="clear" w:color="" w:fill=""/>
        </w:rPr>
        <w:t xml:space="preserve"> </w:t>
      </w:r>
      <w:r>
        <w:rPr>
          <w:rStyle w:val=""/>
        </w:rPr>
        <w:t xml:space="preserve">183</w:t>
      </w:r>
      <w:r>
        <w:rPr>
          <w:shd w:val="clear" w:color="" w:fill=""/>
        </w:rPr>
        <w:t xml:space="preserve">:</w:t>
      </w:r>
      <w:r>
        <w:rPr>
          <w:rStyle w:val="RefFPage"/>
        </w:rPr>
        <w:t xml:space="preserve">543</w:t>
      </w:r>
      <w:r>
        <w:rPr>
          <w:shd w:val="clear" w:color="" w:fill=""/>
        </w:rPr>
        <w:t xml:space="preserve">–</w:t>
      </w:r>
      <w:r>
        <w:rPr>
          <w:rStyle w:val="RefLPage"/>
        </w:rPr>
        <w:t xml:space="preserve">551</w:t>
      </w:r>
      <w:r>
        <w:rPr>
          <w:shd w:val="clear" w:color="" w:fill=""/>
        </w:rPr>
        <w:t xml:space="preserve">.</w:t>
      </w:r>
    </w:p>
    <w:p>
      <w:pPr>
        <w:pStyle w:val="jrnlRefText"/>
      </w:pPr>
      <w:bookmarkStart w:id="47" w:name="R23"/>
      <w:bookmarkEnd w:id="47"/>
      <w:r>
        <w:rPr>
          <w:rStyle w:val="RefSurName"/>
        </w:rPr>
        <w:t xml:space="preserve">Dittman</w:t>
      </w:r>
      <w:r>
        <w:rPr>
          <w:rStyle w:val="RefAuthor"/>
        </w:rPr>
        <w:t xml:space="preserve"> </w:t>
      </w:r>
      <w:r>
        <w:rPr>
          <w:rStyle w:val="RefGivenName"/>
        </w:rPr>
        <w:t xml:space="preserve">JS</w:t>
      </w:r>
      <w:r>
        <w:rPr>
          <w:shd w:val="clear" w:color="" w:fill=""/>
        </w:rPr>
        <w:t xml:space="preserve">, </w:t>
      </w:r>
      <w:r>
        <w:rPr>
          <w:rStyle w:val="RefSurName"/>
        </w:rPr>
        <w:t xml:space="preserve">Regehr</w:t>
      </w:r>
      <w:r>
        <w:rPr>
          <w:rStyle w:val="RefAuthor"/>
        </w:rPr>
        <w:t xml:space="preserve"> </w:t>
      </w:r>
      <w:r>
        <w:rPr>
          <w:rStyle w:val="RefGivenName"/>
        </w:rPr>
        <w:t xml:space="preserve">WG</w:t>
      </w:r>
      <w:r>
        <w:rPr>
          <w:shd w:val="clear" w:color="" w:fill=""/>
        </w:rPr>
        <w:t xml:space="preserve">. </w:t>
      </w:r>
      <w:r>
        <w:rPr>
          <w:rStyle w:val="RefYear"/>
        </w:rPr>
        <w:t xml:space="preserve">1997</w:t>
      </w:r>
      <w:r>
        <w:rPr>
          <w:shd w:val="clear" w:color="" w:fill=""/>
        </w:rPr>
        <w:t xml:space="preserve">. </w:t>
      </w:r>
      <w:r>
        <w:rPr>
          <w:rStyle w:val="RefArticleTitle"/>
        </w:rPr>
        <w:t xml:space="preserve">Mechanism and kinetics of heterosynaptic depression at a cerebellar synapse</w:t>
      </w:r>
      <w:r>
        <w:rPr>
          <w:shd w:val="clear" w:color="" w:fill=""/>
        </w:rPr>
        <w:t xml:space="preserve">. </w:t>
      </w:r>
      <w:r>
        <w:rPr>
          <w:rStyle w:val=""/>
        </w:rPr>
        <w:t xml:space="preserve">Journal of Neuroscience</w:t>
      </w:r>
      <w:r>
        <w:rPr>
          <w:shd w:val="clear" w:color="" w:fill=""/>
        </w:rPr>
        <w:t xml:space="preserve"> </w:t>
      </w:r>
      <w:r>
        <w:rPr>
          <w:rStyle w:val=""/>
        </w:rPr>
        <w:t xml:space="preserve">17</w:t>
      </w:r>
      <w:r>
        <w:rPr>
          <w:shd w:val="clear" w:color="" w:fill=""/>
        </w:rPr>
        <w:t xml:space="preserve">:</w:t>
      </w:r>
      <w:r>
        <w:rPr>
          <w:rStyle w:val="RefFPage"/>
        </w:rPr>
        <w:t xml:space="preserve">9048</w:t>
      </w:r>
      <w:r>
        <w:rPr>
          <w:shd w:val="clear" w:color="" w:fill=""/>
        </w:rPr>
        <w:t xml:space="preserve">–</w:t>
      </w:r>
      <w:r>
        <w:rPr>
          <w:rStyle w:val="RefLPage"/>
        </w:rPr>
        <w:t xml:space="preserve">9059</w:t>
      </w:r>
      <w:r>
        <w:rPr>
          <w:shd w:val="clear" w:color="" w:fill=""/>
        </w:rPr>
        <w:t xml:space="preserve">.</w:t>
      </w:r>
    </w:p>
    <w:p>
      <w:pPr>
        <w:pStyle w:val="jrnlRefText"/>
      </w:pPr>
      <w:bookmarkStart w:id="48" w:name="R24"/>
      <w:bookmarkEnd w:id="48"/>
      <w:r>
        <w:rPr>
          <w:rStyle w:val="RefSurName"/>
        </w:rPr>
        <w:t xml:space="preserve">Dittman</w:t>
      </w:r>
      <w:r>
        <w:rPr>
          <w:rStyle w:val="RefAuthor"/>
        </w:rPr>
        <w:t xml:space="preserve"> </w:t>
      </w:r>
      <w:r>
        <w:rPr>
          <w:rStyle w:val="RefGivenName"/>
        </w:rPr>
        <w:t xml:space="preserve">JS</w:t>
      </w:r>
      <w:r>
        <w:rPr>
          <w:shd w:val="clear" w:color="" w:fill=""/>
        </w:rPr>
        <w:t xml:space="preserve">, </w:t>
      </w:r>
      <w:r>
        <w:rPr>
          <w:rStyle w:val="RefSurName"/>
        </w:rPr>
        <w:t xml:space="preserve">Kaplan</w:t>
      </w:r>
      <w:r>
        <w:rPr>
          <w:rStyle w:val="RefAuthor"/>
        </w:rPr>
        <w:t xml:space="preserve"> </w:t>
      </w:r>
      <w:r>
        <w:rPr>
          <w:rStyle w:val="RefGivenName"/>
        </w:rPr>
        <w:t xml:space="preserve">JM</w:t>
      </w:r>
      <w:r>
        <w:rPr>
          <w:shd w:val="clear" w:color="" w:fill=""/>
        </w:rPr>
        <w:t xml:space="preserve">. </w:t>
      </w:r>
      <w:r>
        <w:rPr>
          <w:rStyle w:val="RefYear"/>
        </w:rPr>
        <w:t xml:space="preserve">2008</w:t>
      </w:r>
      <w:r>
        <w:rPr>
          <w:shd w:val="clear" w:color="" w:fill=""/>
        </w:rPr>
        <w:t xml:space="preserve">. </w:t>
      </w:r>
      <w:r>
        <w:rPr>
          <w:rStyle w:val="RefArticleTitle"/>
        </w:rPr>
        <w:t xml:space="preserve">Behavioral impact of neurotransmitter-activated G-protein-coupled receptors: muscarinic and GABAB receptors regulate Caenorhabditis elegans locomotion</w:t>
      </w:r>
      <w:r>
        <w:rPr>
          <w:shd w:val="clear" w:color="" w:fill=""/>
        </w:rPr>
        <w:t xml:space="preserve">. </w:t>
      </w:r>
      <w:r>
        <w:rPr>
          <w:rStyle w:val=""/>
        </w:rPr>
        <w:t xml:space="preserve">Journal of Neuroscience</w:t>
      </w:r>
      <w:r>
        <w:rPr>
          <w:shd w:val="clear" w:color="" w:fill=""/>
        </w:rPr>
        <w:t xml:space="preserve"> </w:t>
      </w:r>
      <w:r>
        <w:rPr>
          <w:rStyle w:val=""/>
        </w:rPr>
        <w:t xml:space="preserve">28</w:t>
      </w:r>
      <w:r>
        <w:rPr>
          <w:shd w:val="clear" w:color="" w:fill=""/>
        </w:rPr>
        <w:t xml:space="preserve">:</w:t>
      </w:r>
      <w:r>
        <w:rPr>
          <w:rStyle w:val="RefFPage"/>
        </w:rPr>
        <w:t xml:space="preserve">7104</w:t>
      </w:r>
      <w:r>
        <w:rPr>
          <w:shd w:val="clear" w:color="" w:fill=""/>
        </w:rPr>
        <w:t xml:space="preserve">–</w:t>
      </w:r>
      <w:r>
        <w:rPr>
          <w:rStyle w:val="RefLPage"/>
        </w:rPr>
        <w:t xml:space="preserve">7112</w:t>
      </w:r>
      <w:r>
        <w:rPr>
          <w:shd w:val="clear" w:color="" w:fill=""/>
        </w:rPr>
        <w:t xml:space="preserve">.</w:t>
      </w:r>
    </w:p>
    <w:p>
      <w:pPr>
        <w:pStyle w:val="jrnlRefText"/>
      </w:pPr>
      <w:bookmarkStart w:id="49" w:name="R25"/>
      <w:bookmarkEnd w:id="49"/>
      <w:r>
        <w:rPr>
          <w:rStyle w:val="RefSurName"/>
        </w:rPr>
        <w:t xml:space="preserve">Duerr</w:t>
      </w:r>
      <w:r>
        <w:rPr>
          <w:rStyle w:val="RefAuthor"/>
        </w:rPr>
        <w:t xml:space="preserve"> </w:t>
      </w:r>
      <w:r>
        <w:rPr>
          <w:rStyle w:val="RefGivenName"/>
        </w:rPr>
        <w:t xml:space="preserve">JS</w:t>
      </w:r>
      <w:r>
        <w:rPr>
          <w:shd w:val="clear" w:color="" w:fill=""/>
        </w:rPr>
        <w:t xml:space="preserve">, </w:t>
      </w:r>
      <w:r>
        <w:rPr>
          <w:rStyle w:val="RefSurName"/>
        </w:rPr>
        <w:t xml:space="preserve">Han</w:t>
      </w:r>
      <w:r>
        <w:rPr>
          <w:rStyle w:val="RefAuthor"/>
        </w:rPr>
        <w:t xml:space="preserve"> </w:t>
      </w:r>
      <w:r>
        <w:rPr>
          <w:rStyle w:val="RefGivenName"/>
        </w:rPr>
        <w:t xml:space="preserve">HP</w:t>
      </w:r>
      <w:r>
        <w:rPr>
          <w:shd w:val="clear" w:color="" w:fill=""/>
        </w:rPr>
        <w:t xml:space="preserve">, </w:t>
      </w:r>
      <w:r>
        <w:rPr>
          <w:rStyle w:val="RefSurName"/>
        </w:rPr>
        <w:t xml:space="preserve">Fields</w:t>
      </w:r>
      <w:r>
        <w:rPr>
          <w:rStyle w:val="RefAuthor"/>
        </w:rPr>
        <w:t xml:space="preserve"> </w:t>
      </w:r>
      <w:r>
        <w:rPr>
          <w:rStyle w:val="RefGivenName"/>
        </w:rPr>
        <w:t xml:space="preserve">SD</w:t>
      </w:r>
      <w:r>
        <w:rPr>
          <w:shd w:val="clear" w:color="" w:fill=""/>
        </w:rPr>
        <w:t xml:space="preserve">, </w:t>
      </w:r>
      <w:r>
        <w:rPr>
          <w:rStyle w:val="RefSurName"/>
        </w:rPr>
        <w:t xml:space="preserve">Rand</w:t>
      </w:r>
      <w:r>
        <w:rPr>
          <w:rStyle w:val="RefAuthor"/>
        </w:rPr>
        <w:t xml:space="preserve"> </w:t>
      </w:r>
      <w:r>
        <w:rPr>
          <w:rStyle w:val="RefGivenName"/>
        </w:rPr>
        <w:t xml:space="preserve">JB</w:t>
      </w:r>
      <w:r>
        <w:rPr>
          <w:shd w:val="clear" w:color="" w:fill=""/>
        </w:rPr>
        <w:t xml:space="preserve">. </w:t>
      </w:r>
      <w:r>
        <w:rPr>
          <w:rStyle w:val="RefYear"/>
        </w:rPr>
        <w:t xml:space="preserve">2008</w:t>
      </w:r>
      <w:r>
        <w:rPr>
          <w:shd w:val="clear" w:color="" w:fill=""/>
        </w:rPr>
        <w:t xml:space="preserve">. </w:t>
      </w:r>
      <w:r>
        <w:rPr>
          <w:rStyle w:val="RefArticleTitle"/>
        </w:rPr>
        <w:t xml:space="preserve">Identification of major classes of cholinergic neurons in the nematode Caenorhabditis elegans</w:t>
      </w:r>
      <w:r>
        <w:rPr>
          <w:shd w:val="clear" w:color="" w:fill=""/>
        </w:rPr>
        <w:t xml:space="preserve">. </w:t>
      </w:r>
      <w:r>
        <w:rPr>
          <w:rStyle w:val=""/>
        </w:rPr>
        <w:t xml:space="preserve">The Journal of Comparative Neurology</w:t>
      </w:r>
      <w:r>
        <w:rPr>
          <w:shd w:val="clear" w:color="" w:fill=""/>
        </w:rPr>
        <w:t xml:space="preserve"> </w:t>
      </w:r>
      <w:r>
        <w:rPr>
          <w:rStyle w:val=""/>
        </w:rPr>
        <w:t xml:space="preserve">506</w:t>
      </w:r>
      <w:r>
        <w:rPr>
          <w:shd w:val="clear" w:color="" w:fill=""/>
        </w:rPr>
        <w:t xml:space="preserve">:</w:t>
      </w:r>
      <w:r>
        <w:rPr>
          <w:rStyle w:val="RefFPage"/>
        </w:rPr>
        <w:t xml:space="preserve">398</w:t>
      </w:r>
      <w:r>
        <w:rPr>
          <w:shd w:val="clear" w:color="" w:fill=""/>
        </w:rPr>
        <w:t xml:space="preserve">–</w:t>
      </w:r>
      <w:r>
        <w:rPr>
          <w:rStyle w:val="RefLPage"/>
        </w:rPr>
        <w:t xml:space="preserve">408</w:t>
      </w:r>
      <w:r>
        <w:rPr>
          <w:shd w:val="clear" w:color="" w:fill=""/>
        </w:rPr>
        <w:t xml:space="preserve">.</w:t>
      </w:r>
    </w:p>
    <w:p>
      <w:pPr>
        <w:pStyle w:val="jrnlRefText"/>
      </w:pPr>
      <w:bookmarkStart w:id="50" w:name="R26"/>
      <w:bookmarkEnd w:id="50"/>
      <w:r>
        <w:rPr>
          <w:rStyle w:val="RefSurName"/>
        </w:rPr>
        <w:t xml:space="preserve">Eastman</w:t>
      </w:r>
      <w:r>
        <w:rPr>
          <w:rStyle w:val="RefAuthor"/>
        </w:rPr>
        <w:t xml:space="preserve"> </w:t>
      </w:r>
      <w:r>
        <w:rPr>
          <w:rStyle w:val="RefGivenName"/>
        </w:rPr>
        <w:t xml:space="preserve">C</w:t>
      </w:r>
      <w:r>
        <w:rPr>
          <w:shd w:val="clear" w:color="" w:fill=""/>
        </w:rPr>
        <w:t xml:space="preserve">, </w:t>
      </w:r>
      <w:r>
        <w:rPr>
          <w:rStyle w:val="RefSurName"/>
        </w:rPr>
        <w:t xml:space="preserve">Horvitz</w:t>
      </w:r>
      <w:r>
        <w:rPr>
          <w:rStyle w:val="RefAuthor"/>
        </w:rPr>
        <w:t xml:space="preserve"> </w:t>
      </w:r>
      <w:r>
        <w:rPr>
          <w:rStyle w:val="RefGivenName"/>
        </w:rPr>
        <w:t xml:space="preserve">HR</w:t>
      </w:r>
      <w:r>
        <w:rPr>
          <w:shd w:val="clear" w:color="" w:fill=""/>
        </w:rPr>
        <w:t xml:space="preserve">, </w:t>
      </w:r>
      <w:r>
        <w:rPr>
          <w:rStyle w:val="RefSurName"/>
        </w:rPr>
        <w:t xml:space="preserve">Jin</w:t>
      </w:r>
      <w:r>
        <w:rPr>
          <w:rStyle w:val="RefAuthor"/>
        </w:rPr>
        <w:t xml:space="preserve"> </w:t>
      </w:r>
      <w:r>
        <w:rPr>
          <w:rStyle w:val="RefGivenName"/>
        </w:rPr>
        <w:t xml:space="preserve">Y</w:t>
      </w:r>
      <w:r>
        <w:rPr>
          <w:shd w:val="clear" w:color="" w:fill=""/>
        </w:rPr>
        <w:t xml:space="preserve">. </w:t>
      </w:r>
      <w:r>
        <w:rPr>
          <w:rStyle w:val="RefYear"/>
        </w:rPr>
        <w:t xml:space="preserve">1999</w:t>
      </w:r>
      <w:r>
        <w:rPr>
          <w:shd w:val="clear" w:color="" w:fill=""/>
        </w:rPr>
        <w:t xml:space="preserve">. </w:t>
      </w:r>
      <w:r>
        <w:rPr>
          <w:rStyle w:val="RefArticleTitle"/>
        </w:rPr>
        <w:t xml:space="preserve">Coordinated transcriptional regulation of the unc-25 glutamic acid decarboxylase and the unc-47 GABA vesicular transporter by the Caenorhabditis elegans UNC-30 homeodomain protein</w:t>
      </w:r>
      <w:r>
        <w:rPr>
          <w:shd w:val="clear" w:color="" w:fill=""/>
        </w:rPr>
        <w:t xml:space="preserve">. </w:t>
      </w:r>
      <w:r>
        <w:rPr>
          <w:rStyle w:val=""/>
        </w:rPr>
        <w:t xml:space="preserve">Journal of Neuroscience </w:t>
      </w:r>
      <w:r>
        <w:rPr>
          <w:shd w:val="clear" w:color="" w:fill=""/>
        </w:rPr>
        <w:t xml:space="preserve"> </w:t>
      </w:r>
      <w:r>
        <w:rPr>
          <w:rStyle w:val=""/>
        </w:rPr>
        <w:t xml:space="preserve">19</w:t>
      </w:r>
      <w:r>
        <w:rPr>
          <w:shd w:val="clear" w:color="" w:fill=""/>
        </w:rPr>
        <w:t xml:space="preserve">:</w:t>
      </w:r>
      <w:r>
        <w:rPr>
          <w:rStyle w:val="RefFPage"/>
        </w:rPr>
        <w:t xml:space="preserve">6225</w:t>
      </w:r>
      <w:r>
        <w:rPr>
          <w:shd w:val="clear" w:color="" w:fill=""/>
        </w:rPr>
        <w:t xml:space="preserve">–</w:t>
      </w:r>
      <w:r>
        <w:rPr>
          <w:rStyle w:val="RefLPage"/>
        </w:rPr>
        <w:t xml:space="preserve">6234</w:t>
      </w:r>
      <w:r>
        <w:rPr>
          <w:shd w:val="clear" w:color="" w:fill=""/>
        </w:rPr>
        <w:t xml:space="preserve">.</w:t>
      </w:r>
    </w:p>
    <w:p>
      <w:pPr>
        <w:pStyle w:val="jrnlRefText"/>
      </w:pPr>
      <w:bookmarkStart w:id="51" w:name="R27"/>
      <w:bookmarkEnd w:id="51"/>
      <w:r>
        <w:rPr>
          <w:rStyle w:val="RefSurName"/>
        </w:rPr>
        <w:t xml:space="preserve">Fang-Yen</w:t>
      </w:r>
      <w:r>
        <w:rPr>
          <w:rStyle w:val="RefAuthor"/>
        </w:rPr>
        <w:t xml:space="preserve"> </w:t>
      </w:r>
      <w:r>
        <w:rPr>
          <w:rStyle w:val="RefGivenName"/>
        </w:rPr>
        <w:t xml:space="preserve">C</w:t>
      </w:r>
      <w:r>
        <w:rPr>
          <w:shd w:val="clear" w:color="" w:fill=""/>
        </w:rPr>
        <w:t xml:space="preserve">, </w:t>
      </w:r>
      <w:r>
        <w:rPr>
          <w:rStyle w:val="RefSurName"/>
        </w:rPr>
        <w:t xml:space="preserve">Wyart</w:t>
      </w:r>
      <w:r>
        <w:rPr>
          <w:rStyle w:val="RefAuthor"/>
        </w:rPr>
        <w:t xml:space="preserve"> </w:t>
      </w:r>
      <w:r>
        <w:rPr>
          <w:rStyle w:val="RefGivenName"/>
        </w:rPr>
        <w:t xml:space="preserve">M</w:t>
      </w:r>
      <w:r>
        <w:rPr>
          <w:shd w:val="clear" w:color="" w:fill=""/>
        </w:rPr>
        <w:t xml:space="preserve">, </w:t>
      </w:r>
      <w:r>
        <w:rPr>
          <w:rStyle w:val="RefSurName"/>
        </w:rPr>
        <w:t xml:space="preserve">Xie</w:t>
      </w:r>
      <w:r>
        <w:rPr>
          <w:rStyle w:val="RefAuthor"/>
        </w:rPr>
        <w:t xml:space="preserve"> </w:t>
      </w:r>
      <w:r>
        <w:rPr>
          <w:rStyle w:val="RefGivenName"/>
        </w:rPr>
        <w:t xml:space="preserve">J</w:t>
      </w:r>
      <w:r>
        <w:rPr>
          <w:shd w:val="clear" w:color="" w:fill=""/>
        </w:rPr>
        <w:t xml:space="preserve">, </w:t>
      </w:r>
      <w:r>
        <w:rPr>
          <w:rStyle w:val="RefSurName"/>
        </w:rPr>
        <w:t xml:space="preserve">Kawai</w:t>
      </w:r>
      <w:r>
        <w:rPr>
          <w:rStyle w:val="RefAuthor"/>
        </w:rPr>
        <w:t xml:space="preserve"> </w:t>
      </w:r>
      <w:r>
        <w:rPr>
          <w:rStyle w:val="RefGivenName"/>
        </w:rPr>
        <w:t xml:space="preserve">R</w:t>
      </w:r>
      <w:r>
        <w:rPr>
          <w:shd w:val="clear" w:color="" w:fill=""/>
        </w:rPr>
        <w:t xml:space="preserve">, </w:t>
      </w:r>
      <w:r>
        <w:rPr>
          <w:rStyle w:val="RefSurName"/>
        </w:rPr>
        <w:t xml:space="preserve">Kodger</w:t>
      </w:r>
      <w:r>
        <w:rPr>
          <w:rStyle w:val="RefAuthor"/>
        </w:rPr>
        <w:t xml:space="preserve"> </w:t>
      </w:r>
      <w:r>
        <w:rPr>
          <w:rStyle w:val="RefGivenName"/>
        </w:rPr>
        <w:t xml:space="preserve">T</w:t>
      </w:r>
      <w:r>
        <w:rPr>
          <w:shd w:val="clear" w:color="" w:fill=""/>
        </w:rPr>
        <w:t xml:space="preserve">, </w:t>
      </w:r>
      <w:r>
        <w:rPr>
          <w:rStyle w:val="RefSurName"/>
        </w:rPr>
        <w:t xml:space="preserve">Chen</w:t>
      </w:r>
      <w:r>
        <w:rPr>
          <w:rStyle w:val="RefAuthor"/>
        </w:rPr>
        <w:t xml:space="preserve"> </w:t>
      </w:r>
      <w:r>
        <w:rPr>
          <w:rStyle w:val="RefGivenName"/>
        </w:rPr>
        <w:t xml:space="preserve">S</w:t>
      </w:r>
      <w:r>
        <w:rPr>
          <w:shd w:val="clear" w:color="" w:fill=""/>
        </w:rPr>
        <w:t xml:space="preserve">, </w:t>
      </w:r>
      <w:r>
        <w:rPr>
          <w:rStyle w:val="RefSurName"/>
        </w:rPr>
        <w:t xml:space="preserve">Wen</w:t>
      </w:r>
      <w:r>
        <w:rPr>
          <w:rStyle w:val="RefAuthor"/>
        </w:rPr>
        <w:t xml:space="preserve"> </w:t>
      </w:r>
      <w:r>
        <w:rPr>
          <w:rStyle w:val="RefGivenName"/>
        </w:rPr>
        <w:t xml:space="preserve">Q</w:t>
      </w:r>
      <w:r>
        <w:rPr>
          <w:shd w:val="clear" w:color="" w:fill=""/>
        </w:rPr>
        <w:t xml:space="preserve">, </w:t>
      </w:r>
      <w:r>
        <w:rPr>
          <w:rStyle w:val="RefSurName"/>
        </w:rPr>
        <w:t xml:space="preserve">Samuel</w:t>
      </w:r>
      <w:r>
        <w:rPr>
          <w:rStyle w:val="RefAuthor"/>
        </w:rPr>
        <w:t xml:space="preserve"> </w:t>
      </w:r>
      <w:r>
        <w:rPr>
          <w:rStyle w:val="RefGivenName"/>
        </w:rPr>
        <w:t xml:space="preserve">ADT</w:t>
      </w:r>
      <w:r>
        <w:rPr>
          <w:shd w:val="clear" w:color="" w:fill=""/>
        </w:rPr>
        <w:t xml:space="preserve">. </w:t>
      </w:r>
      <w:r>
        <w:rPr>
          <w:rStyle w:val="RefYear"/>
        </w:rPr>
        <w:t xml:space="preserve">2010</w:t>
      </w:r>
      <w:r>
        <w:rPr>
          <w:shd w:val="clear" w:color="" w:fill=""/>
        </w:rPr>
        <w:t xml:space="preserve">. </w:t>
      </w:r>
      <w:r>
        <w:rPr>
          <w:rStyle w:val="RefArticleTitle"/>
        </w:rPr>
        <w:t xml:space="preserve">Biomechanical analysis of gait adaptation in the nematode Caenorhabditis elegans</w:t>
      </w:r>
      <w:r>
        <w:rPr>
          <w:shd w:val="clear" w:color="" w:fill=""/>
        </w:rPr>
        <w:t xml:space="preserve">. </w:t>
      </w:r>
      <w:r>
        <w:rPr>
          <w:rStyle w:val=""/>
        </w:rPr>
        <w:t xml:space="preserve">Proceedings of the National Academy of </w:t>
      </w:r>
      <w:r>
        <w:rPr>
          <w:rStyle w:val=""/>
        </w:rPr>
        <w:t xml:space="preserve">Sciences of the United States of America</w:t>
      </w:r>
      <w:r>
        <w:rPr>
          <w:shd w:val="clear" w:color="" w:fill=""/>
        </w:rPr>
        <w:t xml:space="preserve"> </w:t>
      </w:r>
      <w:r>
        <w:rPr>
          <w:rStyle w:val=""/>
        </w:rPr>
        <w:t xml:space="preserve">107</w:t>
      </w:r>
      <w:r>
        <w:rPr>
          <w:shd w:val="clear" w:color="" w:fill=""/>
        </w:rPr>
        <w:t xml:space="preserve">:</w:t>
      </w:r>
      <w:r>
        <w:rPr>
          <w:rStyle w:val="RefFPage"/>
        </w:rPr>
        <w:t xml:space="preserve">20323</w:t>
      </w:r>
      <w:r>
        <w:rPr>
          <w:shd w:val="clear" w:color="" w:fill=""/>
        </w:rPr>
        <w:t xml:space="preserve">–</w:t>
      </w:r>
      <w:r>
        <w:rPr>
          <w:rStyle w:val="RefLPage"/>
        </w:rPr>
        <w:t xml:space="preserve">20328</w:t>
      </w:r>
      <w:r>
        <w:rPr>
          <w:shd w:val="clear" w:color="" w:fill=""/>
        </w:rPr>
        <w:t xml:space="preserve">.</w:t>
      </w:r>
    </w:p>
    <w:p>
      <w:pPr>
        <w:pStyle w:val="jrnlRefText"/>
      </w:pPr>
      <w:bookmarkStart w:id="52" w:name="R28"/>
      <w:bookmarkEnd w:id="52"/>
      <w:r>
        <w:rPr>
          <w:rStyle w:val="RefSurName"/>
        </w:rPr>
        <w:t xml:space="preserve">Fang-Yen</w:t>
      </w:r>
      <w:r>
        <w:rPr>
          <w:rStyle w:val="RefAuthor"/>
        </w:rPr>
        <w:t xml:space="preserve"> </w:t>
      </w:r>
      <w:r>
        <w:rPr>
          <w:rStyle w:val="RefGivenName"/>
        </w:rPr>
        <w:t xml:space="preserve">C</w:t>
      </w:r>
      <w:r>
        <w:rPr>
          <w:shd w:val="clear" w:color="" w:fill=""/>
        </w:rPr>
        <w:t xml:space="preserve">, </w:t>
      </w:r>
      <w:r>
        <w:rPr>
          <w:rStyle w:val="RefSurName"/>
        </w:rPr>
        <w:t xml:space="preserve">Gabel</w:t>
      </w:r>
      <w:r>
        <w:rPr>
          <w:rStyle w:val="RefAuthor"/>
        </w:rPr>
        <w:t xml:space="preserve"> </w:t>
      </w:r>
      <w:r>
        <w:rPr>
          <w:rStyle w:val="RefGivenName"/>
        </w:rPr>
        <w:t xml:space="preserve">CV</w:t>
      </w:r>
      <w:r>
        <w:rPr>
          <w:shd w:val="clear" w:color="" w:fill=""/>
        </w:rPr>
        <w:t xml:space="preserve">, </w:t>
      </w:r>
      <w:r>
        <w:rPr>
          <w:rStyle w:val="RefSurName"/>
        </w:rPr>
        <w:t xml:space="preserve">Samuel</w:t>
      </w:r>
      <w:r>
        <w:rPr>
          <w:rStyle w:val="RefAuthor"/>
        </w:rPr>
        <w:t xml:space="preserve"> </w:t>
      </w:r>
      <w:r>
        <w:rPr>
          <w:rStyle w:val="RefGivenName"/>
        </w:rPr>
        <w:t xml:space="preserve">AD</w:t>
      </w:r>
      <w:r>
        <w:rPr>
          <w:shd w:val="clear" w:color="" w:fill=""/>
        </w:rPr>
        <w:t xml:space="preserve">, </w:t>
      </w:r>
      <w:r>
        <w:rPr>
          <w:rStyle w:val="RefSurName"/>
        </w:rPr>
        <w:t xml:space="preserve">Bargmann</w:t>
      </w:r>
      <w:r>
        <w:rPr>
          <w:rStyle w:val="RefAuthor"/>
        </w:rPr>
        <w:t xml:space="preserve"> </w:t>
      </w:r>
      <w:r>
        <w:rPr>
          <w:rStyle w:val="RefGivenName"/>
        </w:rPr>
        <w:t xml:space="preserve">CI</w:t>
      </w:r>
      <w:r>
        <w:rPr>
          <w:shd w:val="clear" w:color="" w:fill=""/>
        </w:rPr>
        <w:t xml:space="preserve">, </w:t>
      </w:r>
      <w:r>
        <w:rPr>
          <w:rStyle w:val="RefSurName"/>
        </w:rPr>
        <w:t xml:space="preserve">Avery</w:t>
      </w:r>
      <w:r>
        <w:rPr>
          <w:rStyle w:val="RefAuthor"/>
        </w:rPr>
        <w:t xml:space="preserve"> </w:t>
      </w:r>
      <w:r>
        <w:rPr>
          <w:rStyle w:val="RefGivenName"/>
        </w:rPr>
        <w:t xml:space="preserve">L</w:t>
      </w:r>
      <w:r>
        <w:rPr>
          <w:shd w:val="clear" w:color="" w:fill=""/>
        </w:rPr>
        <w:t xml:space="preserve">. </w:t>
      </w:r>
      <w:r>
        <w:rPr>
          <w:rStyle w:val="RefYear"/>
        </w:rPr>
        <w:t xml:space="preserve">2012</w:t>
      </w:r>
      <w:r>
        <w:rPr>
          <w:shd w:val="clear" w:color="" w:fill=""/>
        </w:rPr>
        <w:t xml:space="preserve">. </w:t>
      </w:r>
      <w:r>
        <w:rPr>
          <w:rStyle w:val="RefArticleTitle"/>
        </w:rPr>
        <w:t xml:space="preserve">Laser microsurgery in Caenorhabditis elegans</w:t>
      </w:r>
      <w:r>
        <w:rPr>
          <w:shd w:val="clear" w:color="" w:fill=""/>
        </w:rPr>
        <w:t xml:space="preserve">. </w:t>
      </w:r>
      <w:r>
        <w:rPr>
          <w:rStyle w:val=""/>
        </w:rPr>
        <w:t xml:space="preserve">Methods in Cell Biology</w:t>
      </w:r>
      <w:r>
        <w:rPr>
          <w:shd w:val="clear" w:color="" w:fill=""/>
        </w:rPr>
        <w:t xml:space="preserve"> </w:t>
      </w:r>
      <w:r>
        <w:rPr>
          <w:rStyle w:val=""/>
        </w:rPr>
        <w:t xml:space="preserve">107</w:t>
      </w:r>
      <w:r>
        <w:rPr>
          <w:shd w:val="clear" w:color="" w:fill=""/>
        </w:rPr>
        <w:t xml:space="preserve">:</w:t>
      </w:r>
      <w:r>
        <w:rPr>
          <w:rStyle w:val="RefFPage"/>
        </w:rPr>
        <w:t xml:space="preserve">177</w:t>
      </w:r>
      <w:r>
        <w:rPr>
          <w:shd w:val="clear" w:color="" w:fill=""/>
        </w:rPr>
        <w:t xml:space="preserve">–</w:t>
      </w:r>
      <w:r>
        <w:rPr>
          <w:rStyle w:val="RefLPage"/>
        </w:rPr>
        <w:t xml:space="preserve">206</w:t>
      </w:r>
      <w:r>
        <w:rPr>
          <w:shd w:val="clear" w:color="" w:fill=""/>
        </w:rPr>
        <w:t xml:space="preserve">.</w:t>
      </w:r>
    </w:p>
    <w:p>
      <w:pPr>
        <w:pStyle w:val="jrnlRefText"/>
      </w:pPr>
      <w:bookmarkStart w:id="53" w:name="R29"/>
      <w:bookmarkEnd w:id="53"/>
      <w:r>
        <w:rPr>
          <w:rStyle w:val="RefSurName"/>
        </w:rPr>
        <w:t xml:space="preserve">Fidelin</w:t>
      </w:r>
      <w:r>
        <w:rPr>
          <w:rStyle w:val="RefAuthor"/>
        </w:rPr>
        <w:t xml:space="preserve"> </w:t>
      </w:r>
      <w:r>
        <w:rPr>
          <w:rStyle w:val="RefGivenName"/>
        </w:rPr>
        <w:t xml:space="preserve">K</w:t>
      </w:r>
      <w:r>
        <w:rPr>
          <w:shd w:val="clear" w:color="" w:fill=""/>
        </w:rPr>
        <w:t xml:space="preserve">, </w:t>
      </w:r>
      <w:r>
        <w:rPr>
          <w:rStyle w:val="RefSurName"/>
        </w:rPr>
        <w:t xml:space="preserve">Djenoune</w:t>
      </w:r>
      <w:r>
        <w:rPr>
          <w:rStyle w:val="RefAuthor"/>
        </w:rPr>
        <w:t xml:space="preserve"> </w:t>
      </w:r>
      <w:r>
        <w:rPr>
          <w:rStyle w:val="RefGivenName"/>
        </w:rPr>
        <w:t xml:space="preserve">L</w:t>
      </w:r>
      <w:r>
        <w:rPr>
          <w:shd w:val="clear" w:color="" w:fill=""/>
        </w:rPr>
        <w:t xml:space="preserve">, </w:t>
      </w:r>
      <w:r>
        <w:rPr>
          <w:rStyle w:val="RefSurName"/>
        </w:rPr>
        <w:t xml:space="preserve">Stokes</w:t>
      </w:r>
      <w:r>
        <w:rPr>
          <w:rStyle w:val="RefAuthor"/>
        </w:rPr>
        <w:t xml:space="preserve"> </w:t>
      </w:r>
      <w:r>
        <w:rPr>
          <w:rStyle w:val="RefGivenName"/>
        </w:rPr>
        <w:t xml:space="preserve">C</w:t>
      </w:r>
      <w:r>
        <w:rPr>
          <w:shd w:val="clear" w:color="" w:fill=""/>
        </w:rPr>
        <w:t xml:space="preserve">, </w:t>
      </w:r>
      <w:r>
        <w:rPr>
          <w:rStyle w:val="RefSurName"/>
        </w:rPr>
        <w:t xml:space="preserve">Prendergast</w:t>
      </w:r>
      <w:r>
        <w:rPr>
          <w:rStyle w:val="RefAuthor"/>
        </w:rPr>
        <w:t xml:space="preserve"> </w:t>
      </w:r>
      <w:r>
        <w:rPr>
          <w:rStyle w:val="RefGivenName"/>
        </w:rPr>
        <w:t xml:space="preserve">A</w:t>
      </w:r>
      <w:r>
        <w:rPr>
          <w:shd w:val="clear" w:color="" w:fill=""/>
        </w:rPr>
        <w:t xml:space="preserve">, </w:t>
      </w:r>
      <w:r>
        <w:rPr>
          <w:rStyle w:val="RefSurName"/>
        </w:rPr>
        <w:t xml:space="preserve">Gomez</w:t>
      </w:r>
      <w:r>
        <w:rPr>
          <w:rStyle w:val="RefAuthor"/>
        </w:rPr>
        <w:t xml:space="preserve"> </w:t>
      </w:r>
      <w:r>
        <w:rPr>
          <w:rStyle w:val="RefGivenName"/>
        </w:rPr>
        <w:t xml:space="preserve">J</w:t>
      </w:r>
      <w:r>
        <w:rPr>
          <w:shd w:val="clear" w:color="" w:fill=""/>
        </w:rPr>
        <w:t xml:space="preserve">, </w:t>
      </w:r>
      <w:r>
        <w:rPr>
          <w:rStyle w:val="RefSurName"/>
        </w:rPr>
        <w:t xml:space="preserve">Baradel</w:t>
      </w:r>
      <w:r>
        <w:rPr>
          <w:rStyle w:val="RefAuthor"/>
        </w:rPr>
        <w:t xml:space="preserve"> </w:t>
      </w:r>
      <w:r>
        <w:rPr>
          <w:rStyle w:val="RefGivenName"/>
        </w:rPr>
        <w:t xml:space="preserve">A</w:t>
      </w:r>
      <w:r>
        <w:rPr>
          <w:shd w:val="clear" w:color="" w:fill=""/>
        </w:rPr>
        <w:t xml:space="preserve">, </w:t>
      </w:r>
      <w:r>
        <w:rPr>
          <w:rStyle w:val="RefSurName"/>
        </w:rPr>
        <w:t xml:space="preserve">Del Bene</w:t>
      </w:r>
      <w:r>
        <w:rPr>
          <w:rStyle w:val="RefAuthor"/>
        </w:rPr>
        <w:t xml:space="preserve"> </w:t>
      </w:r>
      <w:r>
        <w:rPr>
          <w:rStyle w:val="RefGivenName"/>
        </w:rPr>
        <w:t xml:space="preserve">F</w:t>
      </w:r>
      <w:r>
        <w:rPr>
          <w:shd w:val="clear" w:color="" w:fill=""/>
        </w:rPr>
        <w:t xml:space="preserve">, </w:t>
      </w:r>
      <w:r>
        <w:rPr>
          <w:rStyle w:val="RefSurName"/>
        </w:rPr>
        <w:t xml:space="preserve">Wyart</w:t>
      </w:r>
      <w:r>
        <w:rPr>
          <w:rStyle w:val="RefAuthor"/>
        </w:rPr>
        <w:t xml:space="preserve"> </w:t>
      </w:r>
      <w:r>
        <w:rPr>
          <w:rStyle w:val="RefGivenName"/>
        </w:rPr>
        <w:t xml:space="preserve">C</w:t>
      </w:r>
      <w:r>
        <w:rPr>
          <w:shd w:val="clear" w:color="" w:fill=""/>
        </w:rPr>
        <w:t xml:space="preserve">. </w:t>
      </w:r>
      <w:r>
        <w:rPr>
          <w:rStyle w:val="RefYear"/>
        </w:rPr>
        <w:t xml:space="preserve">2015</w:t>
      </w:r>
      <w:r>
        <w:rPr>
          <w:shd w:val="clear" w:color="" w:fill=""/>
        </w:rPr>
        <w:t xml:space="preserve">. </w:t>
      </w:r>
      <w:r>
        <w:rPr>
          <w:rStyle w:val="RefArticleTitle"/>
        </w:rPr>
        <w:t xml:space="preserve">State-dependent modulation of locomotion by GABAergic spinal sensory neurons</w:t>
      </w:r>
      <w:r>
        <w:rPr>
          <w:shd w:val="clear" w:color="" w:fill=""/>
        </w:rPr>
        <w:t xml:space="preserve">. </w:t>
      </w:r>
      <w:r>
        <w:rPr>
          <w:rStyle w:val=""/>
        </w:rPr>
        <w:t xml:space="preserve">Current Biology</w:t>
      </w:r>
      <w:r>
        <w:rPr>
          <w:shd w:val="clear" w:color="" w:fill=""/>
        </w:rPr>
        <w:t xml:space="preserve"> </w:t>
      </w:r>
      <w:r>
        <w:rPr>
          <w:rStyle w:val=""/>
        </w:rPr>
        <w:t xml:space="preserve">25</w:t>
      </w:r>
      <w:r>
        <w:rPr>
          <w:shd w:val="clear" w:color="" w:fill=""/>
        </w:rPr>
        <w:t xml:space="preserve">:</w:t>
      </w:r>
      <w:r>
        <w:rPr>
          <w:rStyle w:val="RefFPage"/>
        </w:rPr>
        <w:t xml:space="preserve">3035</w:t>
      </w:r>
      <w:r>
        <w:rPr>
          <w:shd w:val="clear" w:color="" w:fill=""/>
        </w:rPr>
        <w:t xml:space="preserve">–</w:t>
      </w:r>
      <w:r>
        <w:rPr>
          <w:rStyle w:val="RefLPage"/>
        </w:rPr>
        <w:t xml:space="preserve">3047</w:t>
      </w:r>
      <w:r>
        <w:rPr>
          <w:shd w:val="clear" w:color="" w:fill=""/>
        </w:rPr>
        <w:t xml:space="preserve">.</w:t>
      </w:r>
    </w:p>
    <w:p>
      <w:pPr>
        <w:pStyle w:val="jrnlRefText"/>
      </w:pPr>
      <w:bookmarkStart w:id="54" w:name="R30"/>
      <w:bookmarkEnd w:id="54"/>
      <w:r>
        <w:rPr>
          <w:rStyle w:val="RefSurName"/>
        </w:rPr>
        <w:t xml:space="preserve">Friesen</w:t>
      </w:r>
      <w:r>
        <w:rPr>
          <w:rStyle w:val="RefAuthor"/>
        </w:rPr>
        <w:t xml:space="preserve"> </w:t>
      </w:r>
      <w:r>
        <w:rPr>
          <w:rStyle w:val="RefGivenName"/>
        </w:rPr>
        <w:t xml:space="preserve">WO</w:t>
      </w:r>
      <w:r>
        <w:rPr>
          <w:shd w:val="clear" w:color="" w:fill=""/>
        </w:rPr>
        <w:t xml:space="preserve">. </w:t>
      </w:r>
      <w:r>
        <w:rPr>
          <w:rStyle w:val="RefYear"/>
        </w:rPr>
        <w:t xml:space="preserve">1994</w:t>
      </w:r>
      <w:r>
        <w:rPr>
          <w:shd w:val="clear" w:color="" w:fill=""/>
        </w:rPr>
        <w:t xml:space="preserve">. </w:t>
      </w:r>
      <w:r>
        <w:rPr>
          <w:rStyle w:val="RefArticleTitle"/>
        </w:rPr>
        <w:t xml:space="preserve">Reciprocal inhibition: A mechanism underlying oscillatory animal movements</w:t>
      </w:r>
      <w:r>
        <w:rPr>
          <w:shd w:val="clear" w:color="" w:fill=""/>
        </w:rPr>
        <w:t xml:space="preserve">. </w:t>
      </w:r>
      <w:r>
        <w:rPr>
          <w:rStyle w:val=""/>
        </w:rPr>
        <w:t xml:space="preserve">Neuroscience and Biobehavioral Reviews</w:t>
      </w:r>
      <w:r>
        <w:rPr>
          <w:shd w:val="clear" w:color="" w:fill=""/>
        </w:rPr>
        <w:t xml:space="preserve"> </w:t>
      </w:r>
      <w:r>
        <w:rPr>
          <w:rStyle w:val=""/>
        </w:rPr>
        <w:t xml:space="preserve">18</w:t>
      </w:r>
      <w:r>
        <w:rPr>
          <w:shd w:val="clear" w:color="" w:fill=""/>
        </w:rPr>
        <w:t xml:space="preserve">:</w:t>
      </w:r>
      <w:r>
        <w:rPr>
          <w:rStyle w:val="RefFPage"/>
        </w:rPr>
        <w:t xml:space="preserve">547</w:t>
      </w:r>
      <w:r>
        <w:rPr>
          <w:shd w:val="clear" w:color="" w:fill=""/>
        </w:rPr>
        <w:t xml:space="preserve">–</w:t>
      </w:r>
      <w:r>
        <w:rPr>
          <w:rStyle w:val="RefLPage"/>
        </w:rPr>
        <w:t xml:space="preserve">553</w:t>
      </w:r>
      <w:r>
        <w:rPr>
          <w:shd w:val="clear" w:color="" w:fill=""/>
        </w:rPr>
        <w:t xml:space="preserve">.</w:t>
      </w:r>
    </w:p>
    <w:p>
      <w:pPr>
        <w:pStyle w:val="jrnlRefText"/>
      </w:pPr>
      <w:bookmarkStart w:id="55" w:name="R31"/>
      <w:bookmarkEnd w:id="55"/>
      <w:r>
        <w:rPr>
          <w:rStyle w:val="RefSurName"/>
        </w:rPr>
        <w:t xml:space="preserve">Gray</w:t>
      </w:r>
      <w:r>
        <w:rPr>
          <w:rStyle w:val="RefAuthor"/>
        </w:rPr>
        <w:t xml:space="preserve"> </w:t>
      </w:r>
      <w:r>
        <w:rPr>
          <w:rStyle w:val="RefGivenName"/>
        </w:rPr>
        <w:t xml:space="preserve">J</w:t>
      </w:r>
      <w:r>
        <w:rPr>
          <w:shd w:val="clear" w:color="" w:fill=""/>
        </w:rPr>
        <w:t xml:space="preserve">, </w:t>
      </w:r>
      <w:r>
        <w:rPr>
          <w:rStyle w:val="RefSurName"/>
        </w:rPr>
        <w:t xml:space="preserve">Hancock</w:t>
      </w:r>
      <w:r>
        <w:rPr>
          <w:rStyle w:val="RefAuthor"/>
        </w:rPr>
        <w:t xml:space="preserve"> </w:t>
      </w:r>
      <w:r>
        <w:rPr>
          <w:rStyle w:val="RefGivenName"/>
        </w:rPr>
        <w:t xml:space="preserve">GJ</w:t>
      </w:r>
      <w:r>
        <w:rPr>
          <w:shd w:val="clear" w:color="" w:fill=""/>
        </w:rPr>
        <w:t xml:space="preserve">. </w:t>
      </w:r>
      <w:r>
        <w:rPr>
          <w:rStyle w:val="RefYear"/>
        </w:rPr>
        <w:t xml:space="preserve">1955</w:t>
      </w:r>
      <w:r>
        <w:rPr>
          <w:shd w:val="clear" w:color="" w:fill=""/>
        </w:rPr>
        <w:t xml:space="preserve">. </w:t>
      </w:r>
      <w:r>
        <w:rPr>
          <w:rStyle w:val="RefArticleTitle"/>
        </w:rPr>
        <w:t xml:space="preserve">The Propulsion of Sea-Urchin Spermatozoa</w:t>
      </w:r>
      <w:r>
        <w:rPr>
          <w:shd w:val="clear" w:color="" w:fill=""/>
        </w:rPr>
        <w:t xml:space="preserve">. </w:t>
      </w:r>
      <w:r>
        <w:rPr>
          <w:rStyle w:val=""/>
        </w:rPr>
        <w:t xml:space="preserve">Journal of Experimental Biology</w:t>
      </w:r>
      <w:r>
        <w:rPr>
          <w:shd w:val="clear" w:color="" w:fill=""/>
        </w:rPr>
        <w:t xml:space="preserve"> </w:t>
      </w:r>
      <w:r>
        <w:rPr>
          <w:rStyle w:val=""/>
        </w:rPr>
        <w:t xml:space="preserve">32</w:t>
      </w:r>
      <w:r>
        <w:rPr>
          <w:shd w:val="clear" w:color="" w:fill=""/>
        </w:rPr>
        <w:t xml:space="preserve">:</w:t>
      </w:r>
      <w:r>
        <w:rPr>
          <w:rStyle w:val="RefFPage"/>
        </w:rPr>
        <w:t xml:space="preserve">802</w:t>
      </w:r>
      <w:r>
        <w:rPr>
          <w:shd w:val="clear" w:color="" w:fill=""/>
        </w:rPr>
        <w:t xml:space="preserve">–</w:t>
      </w:r>
      <w:r>
        <w:rPr>
          <w:rStyle w:val="RefLPage"/>
        </w:rPr>
        <w:t xml:space="preserve">814</w:t>
      </w:r>
      <w:r>
        <w:rPr>
          <w:shd w:val="clear" w:color="" w:fill=""/>
        </w:rPr>
        <w:t xml:space="preserve">.</w:t>
      </w:r>
    </w:p>
    <w:p>
      <w:pPr>
        <w:pStyle w:val="jrnlRefText"/>
      </w:pPr>
      <w:bookmarkStart w:id="56" w:name="R32"/>
      <w:bookmarkEnd w:id="56"/>
      <w:r>
        <w:rPr>
          <w:rStyle w:val="RefSurName"/>
        </w:rPr>
        <w:t xml:space="preserve">Gray</w:t>
      </w:r>
      <w:r>
        <w:rPr>
          <w:rStyle w:val="RefAuthor"/>
        </w:rPr>
        <w:t xml:space="preserve"> </w:t>
      </w:r>
      <w:r>
        <w:rPr>
          <w:rStyle w:val="RefGivenName"/>
        </w:rPr>
        <w:t xml:space="preserve">JM</w:t>
      </w:r>
      <w:r>
        <w:rPr>
          <w:shd w:val="clear" w:color="" w:fill=""/>
        </w:rPr>
        <w:t xml:space="preserve">, </w:t>
      </w:r>
      <w:r>
        <w:rPr>
          <w:rStyle w:val="RefSurName"/>
        </w:rPr>
        <w:t xml:space="preserve">Hill</w:t>
      </w:r>
      <w:r>
        <w:rPr>
          <w:rStyle w:val="RefAuthor"/>
        </w:rPr>
        <w:t xml:space="preserve"> </w:t>
      </w:r>
      <w:r>
        <w:rPr>
          <w:rStyle w:val="RefGivenName"/>
        </w:rPr>
        <w:t xml:space="preserve">JJ</w:t>
      </w:r>
      <w:r>
        <w:rPr>
          <w:shd w:val="clear" w:color="" w:fill=""/>
        </w:rPr>
        <w:t xml:space="preserve">, </w:t>
      </w:r>
      <w:r>
        <w:rPr>
          <w:rStyle w:val="RefSurName"/>
        </w:rPr>
        <w:t xml:space="preserve">Bargmann</w:t>
      </w:r>
      <w:r>
        <w:rPr>
          <w:rStyle w:val="RefAuthor"/>
        </w:rPr>
        <w:t xml:space="preserve"> </w:t>
      </w:r>
      <w:r>
        <w:rPr>
          <w:rStyle w:val="RefGivenName"/>
        </w:rPr>
        <w:t xml:space="preserve">CI</w:t>
      </w:r>
      <w:r>
        <w:rPr>
          <w:shd w:val="clear" w:color="" w:fill=""/>
        </w:rPr>
        <w:t xml:space="preserve">. </w:t>
      </w:r>
      <w:r>
        <w:rPr>
          <w:rStyle w:val="RefYear"/>
        </w:rPr>
        <w:t xml:space="preserve">2005</w:t>
      </w:r>
      <w:r>
        <w:rPr>
          <w:shd w:val="clear" w:color="" w:fill=""/>
        </w:rPr>
        <w:t xml:space="preserve">. </w:t>
      </w:r>
      <w:r>
        <w:rPr>
          <w:rStyle w:val="RefArticleTitle"/>
        </w:rPr>
        <w:t xml:space="preserve">A circuit for navigation in Caenorhabditis elegans</w:t>
      </w:r>
      <w:r>
        <w:rPr>
          <w:shd w:val="clear" w:color="" w:fill=""/>
        </w:rPr>
        <w:t xml:space="preserve">. </w:t>
      </w:r>
      <w:r>
        <w:rPr>
          <w:rStyle w:val=""/>
        </w:rPr>
        <w:t xml:space="preserve">Proceedings of the National Academy of </w:t>
      </w:r>
      <w:r>
        <w:rPr>
          <w:rStyle w:val=""/>
        </w:rPr>
        <w:t xml:space="preserve">Sciences of the United States of America</w:t>
      </w:r>
      <w:r>
        <w:rPr>
          <w:shd w:val="clear" w:color="" w:fill=""/>
        </w:rPr>
        <w:t xml:space="preserve"> </w:t>
      </w:r>
      <w:r>
        <w:rPr>
          <w:rStyle w:val=""/>
        </w:rPr>
        <w:t xml:space="preserve">102</w:t>
      </w:r>
      <w:r>
        <w:rPr>
          <w:shd w:val="clear" w:color="" w:fill=""/>
        </w:rPr>
        <w:t xml:space="preserve">:</w:t>
      </w:r>
      <w:r>
        <w:rPr>
          <w:rStyle w:val="RefFPage"/>
        </w:rPr>
        <w:t xml:space="preserve">3184</w:t>
      </w:r>
      <w:r>
        <w:rPr>
          <w:shd w:val="clear" w:color="" w:fill=""/>
        </w:rPr>
        <w:t xml:space="preserve">–</w:t>
      </w:r>
      <w:r>
        <w:rPr>
          <w:rStyle w:val="RefLPage"/>
        </w:rPr>
        <w:t xml:space="preserve">3191</w:t>
      </w:r>
      <w:r>
        <w:rPr>
          <w:shd w:val="clear" w:color="" w:fill=""/>
        </w:rPr>
        <w:t xml:space="preserve">.</w:t>
      </w:r>
    </w:p>
    <w:p>
      <w:pPr>
        <w:pStyle w:val="jrnlRefText"/>
      </w:pPr>
      <w:bookmarkStart w:id="57" w:name="R33"/>
      <w:bookmarkEnd w:id="57"/>
      <w:r>
        <w:rPr>
          <w:rStyle w:val="RefSurName"/>
        </w:rPr>
        <w:t xml:space="preserve">Hendricks</w:t>
      </w:r>
      <w:r>
        <w:rPr>
          <w:rStyle w:val="RefAuthor"/>
        </w:rPr>
        <w:t xml:space="preserve"> </w:t>
      </w:r>
      <w:r>
        <w:rPr>
          <w:rStyle w:val="RefGivenName"/>
        </w:rPr>
        <w:t xml:space="preserve">M</w:t>
      </w:r>
      <w:r>
        <w:rPr>
          <w:shd w:val="clear" w:color="" w:fill=""/>
        </w:rPr>
        <w:t xml:space="preserve">, </w:t>
      </w:r>
      <w:r>
        <w:rPr>
          <w:rStyle w:val="RefSurName"/>
        </w:rPr>
        <w:t xml:space="preserve">Ha</w:t>
      </w:r>
      <w:r>
        <w:rPr>
          <w:rStyle w:val="RefAuthor"/>
        </w:rPr>
        <w:t xml:space="preserve"> </w:t>
      </w:r>
      <w:r>
        <w:rPr>
          <w:rStyle w:val="RefGivenName"/>
        </w:rPr>
        <w:t xml:space="preserve">H</w:t>
      </w:r>
      <w:r>
        <w:rPr>
          <w:shd w:val="clear" w:color="" w:fill=""/>
        </w:rPr>
        <w:t xml:space="preserve">, </w:t>
      </w:r>
      <w:r>
        <w:rPr>
          <w:rStyle w:val="RefSurName"/>
        </w:rPr>
        <w:t xml:space="preserve">Maffey</w:t>
      </w:r>
      <w:r>
        <w:rPr>
          <w:rStyle w:val="RefAuthor"/>
        </w:rPr>
        <w:t xml:space="preserve"> </w:t>
      </w:r>
      <w:r>
        <w:rPr>
          <w:rStyle w:val="RefGivenName"/>
        </w:rPr>
        <w:t xml:space="preserve">N</w:t>
      </w:r>
      <w:r>
        <w:rPr>
          <w:shd w:val="clear" w:color="" w:fill=""/>
        </w:rPr>
        <w:t xml:space="preserve">, </w:t>
      </w:r>
      <w:r>
        <w:rPr>
          <w:rStyle w:val="RefSurName"/>
        </w:rPr>
        <w:t xml:space="preserve">Zhang</w:t>
      </w:r>
      <w:r>
        <w:rPr>
          <w:rStyle w:val="RefAuthor"/>
        </w:rPr>
        <w:t xml:space="preserve"> </w:t>
      </w:r>
      <w:r>
        <w:rPr>
          <w:rStyle w:val="RefGivenName"/>
        </w:rPr>
        <w:t xml:space="preserve">Y</w:t>
      </w:r>
      <w:r>
        <w:rPr>
          <w:shd w:val="clear" w:color="" w:fill=""/>
        </w:rPr>
        <w:t xml:space="preserve">. </w:t>
      </w:r>
      <w:r>
        <w:rPr>
          <w:rStyle w:val="RefYear"/>
        </w:rPr>
        <w:t xml:space="preserve">2012</w:t>
      </w:r>
      <w:r>
        <w:rPr>
          <w:shd w:val="clear" w:color="" w:fill=""/>
        </w:rPr>
        <w:t xml:space="preserve">. </w:t>
      </w:r>
      <w:r>
        <w:rPr>
          <w:rStyle w:val="RefArticleTitle"/>
        </w:rPr>
        <w:t xml:space="preserve">Compartmentalized calcium dynamics in a C. elegans interneuron encode head movement</w:t>
      </w:r>
      <w:r>
        <w:rPr>
          <w:shd w:val="clear" w:color="" w:fill=""/>
        </w:rPr>
        <w:t xml:space="preserve">. </w:t>
      </w:r>
      <w:r>
        <w:rPr>
          <w:rStyle w:val=""/>
        </w:rPr>
        <w:t xml:space="preserve">Nature</w:t>
      </w:r>
      <w:r>
        <w:rPr>
          <w:shd w:val="clear" w:color="" w:fill=""/>
        </w:rPr>
        <w:t xml:space="preserve"> </w:t>
      </w:r>
      <w:r>
        <w:rPr>
          <w:rStyle w:val=""/>
        </w:rPr>
        <w:t xml:space="preserve">487</w:t>
      </w:r>
      <w:r>
        <w:rPr>
          <w:shd w:val="clear" w:color="" w:fill=""/>
        </w:rPr>
        <w:t xml:space="preserve">:</w:t>
      </w:r>
      <w:r>
        <w:rPr>
          <w:rStyle w:val="RefFPage"/>
        </w:rPr>
        <w:t xml:space="preserve">99</w:t>
      </w:r>
      <w:r>
        <w:rPr>
          <w:shd w:val="clear" w:color="" w:fill=""/>
        </w:rPr>
        <w:t xml:space="preserve">–</w:t>
      </w:r>
      <w:r>
        <w:rPr>
          <w:rStyle w:val="RefLPage"/>
        </w:rPr>
        <w:t xml:space="preserve">103</w:t>
      </w:r>
      <w:r>
        <w:rPr>
          <w:shd w:val="clear" w:color="" w:fill=""/>
        </w:rPr>
        <w:t xml:space="preserve">.</w:t>
      </w:r>
    </w:p>
    <w:p>
      <w:pPr>
        <w:pStyle w:val="jrnlRefText"/>
      </w:pPr>
      <w:bookmarkStart w:id="58" w:name="R34"/>
      <w:bookmarkEnd w:id="58"/>
      <w:r>
        <w:rPr>
          <w:rStyle w:val="RefSurName"/>
        </w:rPr>
        <w:t xml:space="preserve">Hille</w:t>
      </w:r>
      <w:r>
        <w:rPr>
          <w:rStyle w:val="RefAuthor"/>
        </w:rPr>
        <w:t xml:space="preserve"> </w:t>
      </w:r>
      <w:r>
        <w:rPr>
          <w:rStyle w:val="RefGivenName"/>
        </w:rPr>
        <w:t xml:space="preserve">B</w:t>
      </w:r>
      <w:r>
        <w:rPr>
          <w:shd w:val="clear" w:color="" w:fill=""/>
        </w:rPr>
        <w:t xml:space="preserve">. </w:t>
      </w:r>
      <w:r>
        <w:rPr>
          <w:rStyle w:val="RefYear"/>
        </w:rPr>
        <w:t xml:space="preserve">1992</w:t>
      </w:r>
      <w:r>
        <w:rPr>
          <w:shd w:val="clear" w:color="" w:fill=""/>
        </w:rPr>
        <w:t xml:space="preserve">. </w:t>
      </w:r>
      <w:r>
        <w:rPr>
          <w:rStyle w:val="RefArticleTitle"/>
        </w:rPr>
        <w:t xml:space="preserve">G protein-coupled mechanisms and nervous signaling</w:t>
      </w:r>
      <w:r>
        <w:rPr>
          <w:shd w:val="clear" w:color="" w:fill=""/>
        </w:rPr>
        <w:t xml:space="preserve">. </w:t>
      </w:r>
      <w:r>
        <w:rPr>
          <w:rStyle w:val=""/>
        </w:rPr>
        <w:t xml:space="preserve">Neuron</w:t>
      </w:r>
      <w:r>
        <w:rPr>
          <w:shd w:val="clear" w:color="" w:fill=""/>
        </w:rPr>
        <w:t xml:space="preserve"> </w:t>
      </w:r>
      <w:r>
        <w:rPr>
          <w:rStyle w:val=""/>
        </w:rPr>
        <w:t xml:space="preserve">9</w:t>
      </w:r>
      <w:r>
        <w:rPr>
          <w:shd w:val="clear" w:color="" w:fill=""/>
        </w:rPr>
        <w:t xml:space="preserve">:</w:t>
      </w:r>
      <w:r>
        <w:rPr>
          <w:rStyle w:val="RefFPage"/>
        </w:rPr>
        <w:t xml:space="preserve">187</w:t>
      </w:r>
      <w:r>
        <w:rPr>
          <w:shd w:val="clear" w:color="" w:fill=""/>
        </w:rPr>
        <w:t xml:space="preserve">–</w:t>
      </w:r>
      <w:r>
        <w:rPr>
          <w:rStyle w:val="RefLPage"/>
        </w:rPr>
        <w:t xml:space="preserve">195</w:t>
      </w:r>
      <w:r>
        <w:rPr>
          <w:shd w:val="clear" w:color="" w:fill=""/>
        </w:rPr>
        <w:t xml:space="preserve">.</w:t>
      </w:r>
    </w:p>
    <w:p>
      <w:pPr>
        <w:pStyle w:val="jrnlRefText"/>
      </w:pPr>
      <w:bookmarkStart w:id="59" w:name="R35"/>
      <w:bookmarkEnd w:id="59"/>
      <w:r>
        <w:rPr>
          <w:rStyle w:val="RefSurName"/>
        </w:rPr>
        <w:t xml:space="preserve">Hwang</w:t>
      </w:r>
      <w:r>
        <w:rPr>
          <w:rStyle w:val="RefAuthor"/>
        </w:rPr>
        <w:t xml:space="preserve"> </w:t>
      </w:r>
      <w:r>
        <w:rPr>
          <w:rStyle w:val="RefGivenName"/>
        </w:rPr>
        <w:t xml:space="preserve">JM</w:t>
      </w:r>
      <w:r>
        <w:rPr>
          <w:shd w:val="clear" w:color="" w:fill=""/>
        </w:rPr>
        <w:t xml:space="preserve">, </w:t>
      </w:r>
      <w:r>
        <w:rPr>
          <w:rStyle w:val="RefSurName"/>
        </w:rPr>
        <w:t xml:space="preserve">Chang</w:t>
      </w:r>
      <w:r>
        <w:rPr>
          <w:rStyle w:val="RefAuthor"/>
        </w:rPr>
        <w:t xml:space="preserve"> </w:t>
      </w:r>
      <w:r>
        <w:rPr>
          <w:rStyle w:val="RefGivenName"/>
        </w:rPr>
        <w:t xml:space="preserve">DJ</w:t>
      </w:r>
      <w:r>
        <w:rPr>
          <w:shd w:val="clear" w:color="" w:fill=""/>
        </w:rPr>
        <w:t xml:space="preserve">, </w:t>
      </w:r>
      <w:r>
        <w:rPr>
          <w:rStyle w:val="RefSurName"/>
        </w:rPr>
        <w:t xml:space="preserve">Kim</w:t>
      </w:r>
      <w:r>
        <w:rPr>
          <w:rStyle w:val="RefAuthor"/>
        </w:rPr>
        <w:t xml:space="preserve"> </w:t>
      </w:r>
      <w:r>
        <w:rPr>
          <w:rStyle w:val="RefGivenName"/>
        </w:rPr>
        <w:t xml:space="preserve">US</w:t>
      </w:r>
      <w:r>
        <w:rPr>
          <w:shd w:val="clear" w:color="" w:fill=""/>
        </w:rPr>
        <w:t xml:space="preserve">, </w:t>
      </w:r>
      <w:r>
        <w:rPr>
          <w:rStyle w:val="RefSurName"/>
        </w:rPr>
        <w:t xml:space="preserve">Lee</w:t>
      </w:r>
      <w:r>
        <w:rPr>
          <w:rStyle w:val="RefAuthor"/>
        </w:rPr>
        <w:t xml:space="preserve"> </w:t>
      </w:r>
      <w:r>
        <w:rPr>
          <w:rStyle w:val="RefGivenName"/>
        </w:rPr>
        <w:t xml:space="preserve">YS</w:t>
      </w:r>
      <w:r>
        <w:rPr>
          <w:shd w:val="clear" w:color="" w:fill=""/>
        </w:rPr>
        <w:t xml:space="preserve">, </w:t>
      </w:r>
      <w:r>
        <w:rPr>
          <w:rStyle w:val="RefSurName"/>
        </w:rPr>
        <w:t xml:space="preserve">Park</w:t>
      </w:r>
      <w:r>
        <w:rPr>
          <w:rStyle w:val="RefAuthor"/>
        </w:rPr>
        <w:t xml:space="preserve"> </w:t>
      </w:r>
      <w:r>
        <w:rPr>
          <w:rStyle w:val="RefGivenName"/>
        </w:rPr>
        <w:t xml:space="preserve">YS</w:t>
      </w:r>
      <w:r>
        <w:rPr>
          <w:shd w:val="clear" w:color="" w:fill=""/>
        </w:rPr>
        <w:t xml:space="preserve">, </w:t>
      </w:r>
      <w:r>
        <w:rPr>
          <w:rStyle w:val="RefSurName"/>
        </w:rPr>
        <w:t xml:space="preserve">Kaang</w:t>
      </w:r>
      <w:r>
        <w:rPr>
          <w:rStyle w:val="RefAuthor"/>
        </w:rPr>
        <w:t xml:space="preserve"> </w:t>
      </w:r>
      <w:r>
        <w:rPr>
          <w:rStyle w:val="RefGivenName"/>
        </w:rPr>
        <w:t xml:space="preserve">BK</w:t>
      </w:r>
      <w:r>
        <w:rPr>
          <w:shd w:val="clear" w:color="" w:fill=""/>
        </w:rPr>
        <w:t xml:space="preserve">, </w:t>
      </w:r>
      <w:r>
        <w:rPr>
          <w:rStyle w:val="RefSurName"/>
        </w:rPr>
        <w:t xml:space="preserve">Cho</w:t>
      </w:r>
      <w:r>
        <w:rPr>
          <w:rStyle w:val="RefAuthor"/>
        </w:rPr>
        <w:t xml:space="preserve"> </w:t>
      </w:r>
      <w:r>
        <w:rPr>
          <w:rStyle w:val="RefGivenName"/>
        </w:rPr>
        <w:t xml:space="preserve">NJ</w:t>
      </w:r>
      <w:r>
        <w:rPr>
          <w:shd w:val="clear" w:color="" w:fill=""/>
        </w:rPr>
        <w:t xml:space="preserve">. </w:t>
      </w:r>
      <w:r>
        <w:rPr>
          <w:rStyle w:val="RefYear"/>
        </w:rPr>
        <w:t xml:space="preserve">1999</w:t>
      </w:r>
      <w:r>
        <w:rPr>
          <w:shd w:val="clear" w:color="" w:fill=""/>
        </w:rPr>
        <w:t xml:space="preserve">. </w:t>
      </w:r>
      <w:r>
        <w:rPr>
          <w:rStyle w:val="RefArticleTitle"/>
        </w:rPr>
        <w:t xml:space="preserve">Cloning and functional characterization of a Caenorhabditis elegans muscarinic acetylcholine receptor</w:t>
      </w:r>
      <w:r>
        <w:rPr>
          <w:shd w:val="clear" w:color="" w:fill=""/>
        </w:rPr>
        <w:t xml:space="preserve">. </w:t>
      </w:r>
      <w:r>
        <w:rPr>
          <w:rStyle w:val=""/>
        </w:rPr>
        <w:t xml:space="preserve">Receptors &amp; Channels</w:t>
      </w:r>
      <w:r>
        <w:rPr>
          <w:shd w:val="clear" w:color="" w:fill=""/>
        </w:rPr>
        <w:t xml:space="preserve"> </w:t>
      </w:r>
      <w:r>
        <w:rPr>
          <w:rStyle w:val=""/>
        </w:rPr>
        <w:t xml:space="preserve">6</w:t>
      </w:r>
      <w:r>
        <w:rPr>
          <w:shd w:val="clear" w:color="" w:fill=""/>
        </w:rPr>
        <w:t xml:space="preserve">:</w:t>
      </w:r>
      <w:r>
        <w:rPr>
          <w:rStyle w:val="RefFPage"/>
        </w:rPr>
        <w:t xml:space="preserve">415</w:t>
      </w:r>
      <w:r>
        <w:rPr>
          <w:shd w:val="clear" w:color="" w:fill=""/>
        </w:rPr>
        <w:t xml:space="preserve">–</w:t>
      </w:r>
      <w:r>
        <w:rPr>
          <w:rStyle w:val="RefLPage"/>
        </w:rPr>
        <w:t xml:space="preserve">424</w:t>
      </w:r>
      <w:r>
        <w:rPr>
          <w:shd w:val="clear" w:color="" w:fill=""/>
        </w:rPr>
        <w:t xml:space="preserve">.</w:t>
      </w:r>
    </w:p>
    <w:p>
      <w:pPr>
        <w:pStyle w:val="jrnlRefText"/>
      </w:pPr>
      <w:bookmarkStart w:id="60" w:name="R36"/>
      <w:bookmarkEnd w:id="60"/>
      <w:r>
        <w:rPr>
          <w:rStyle w:val="RefSurName"/>
        </w:rPr>
        <w:t xml:space="preserve">Isaacson</w:t>
      </w:r>
      <w:r>
        <w:rPr>
          <w:rStyle w:val="RefAuthor"/>
        </w:rPr>
        <w:t xml:space="preserve"> </w:t>
      </w:r>
      <w:r>
        <w:rPr>
          <w:rStyle w:val="RefGivenName"/>
        </w:rPr>
        <w:t xml:space="preserve">JS</w:t>
      </w:r>
      <w:r>
        <w:rPr>
          <w:shd w:val="clear" w:color="" w:fill=""/>
        </w:rPr>
        <w:t xml:space="preserve">, </w:t>
      </w:r>
      <w:r>
        <w:rPr>
          <w:rStyle w:val="RefSurName"/>
        </w:rPr>
        <w:t xml:space="preserve">Solís</w:t>
      </w:r>
      <w:r>
        <w:rPr>
          <w:rStyle w:val="RefAuthor"/>
        </w:rPr>
        <w:t xml:space="preserve"> </w:t>
      </w:r>
      <w:r>
        <w:rPr>
          <w:rStyle w:val="RefGivenName"/>
        </w:rPr>
        <w:t xml:space="preserve">JM</w:t>
      </w:r>
      <w:r>
        <w:rPr>
          <w:shd w:val="clear" w:color="" w:fill=""/>
        </w:rPr>
        <w:t xml:space="preserve">, </w:t>
      </w:r>
      <w:r>
        <w:rPr>
          <w:rStyle w:val="RefSurName"/>
        </w:rPr>
        <w:t xml:space="preserve">Nicoll</w:t>
      </w:r>
      <w:r>
        <w:rPr>
          <w:rStyle w:val="RefAuthor"/>
        </w:rPr>
        <w:t xml:space="preserve"> </w:t>
      </w:r>
      <w:r>
        <w:rPr>
          <w:rStyle w:val="RefGivenName"/>
        </w:rPr>
        <w:t xml:space="preserve">RA</w:t>
      </w:r>
      <w:r>
        <w:rPr>
          <w:shd w:val="clear" w:color="" w:fill=""/>
        </w:rPr>
        <w:t xml:space="preserve">. </w:t>
      </w:r>
      <w:r>
        <w:rPr>
          <w:rStyle w:val="RefYear"/>
        </w:rPr>
        <w:t xml:space="preserve">1993</w:t>
      </w:r>
      <w:r>
        <w:rPr>
          <w:shd w:val="clear" w:color="" w:fill=""/>
        </w:rPr>
        <w:t xml:space="preserve">. </w:t>
      </w:r>
      <w:r>
        <w:rPr>
          <w:rStyle w:val="RefArticleTitle"/>
        </w:rPr>
        <w:t xml:space="preserve">Local and diffuse synaptic actions of GABA in the hippocampus</w:t>
      </w:r>
      <w:r>
        <w:rPr>
          <w:shd w:val="clear" w:color="" w:fill=""/>
        </w:rPr>
        <w:t xml:space="preserve">. </w:t>
      </w:r>
      <w:r>
        <w:rPr>
          <w:rStyle w:val=""/>
        </w:rPr>
        <w:t xml:space="preserve">Neuron</w:t>
      </w:r>
      <w:r>
        <w:rPr>
          <w:shd w:val="clear" w:color="" w:fill=""/>
        </w:rPr>
        <w:t xml:space="preserve"> </w:t>
      </w:r>
      <w:r>
        <w:rPr>
          <w:rStyle w:val=""/>
        </w:rPr>
        <w:t xml:space="preserve">10</w:t>
      </w:r>
      <w:r>
        <w:rPr>
          <w:shd w:val="clear" w:color="" w:fill=""/>
        </w:rPr>
        <w:t xml:space="preserve">:</w:t>
      </w:r>
      <w:r>
        <w:rPr>
          <w:rStyle w:val="RefFPage"/>
        </w:rPr>
        <w:t xml:space="preserve">165</w:t>
      </w:r>
      <w:r>
        <w:rPr>
          <w:shd w:val="clear" w:color="" w:fill=""/>
        </w:rPr>
        <w:t xml:space="preserve">–</w:t>
      </w:r>
      <w:r>
        <w:rPr>
          <w:rStyle w:val="RefLPage"/>
        </w:rPr>
        <w:t xml:space="preserve">175</w:t>
      </w:r>
      <w:r>
        <w:rPr>
          <w:shd w:val="clear" w:color="" w:fill=""/>
        </w:rPr>
        <w:t xml:space="preserve">.</w:t>
      </w:r>
    </w:p>
    <w:p>
      <w:pPr>
        <w:pStyle w:val="jrnlRefText"/>
      </w:pPr>
      <w:bookmarkStart w:id="61" w:name="R37"/>
      <w:bookmarkEnd w:id="61"/>
      <w:r>
        <w:rPr>
          <w:rStyle w:val="RefSurName"/>
        </w:rPr>
        <w:t xml:space="preserve">Jin</w:t>
      </w:r>
      <w:r>
        <w:rPr>
          <w:rStyle w:val="RefAuthor"/>
        </w:rPr>
        <w:t xml:space="preserve"> </w:t>
      </w:r>
      <w:r>
        <w:rPr>
          <w:rStyle w:val="RefGivenName"/>
        </w:rPr>
        <w:t xml:space="preserve">Y</w:t>
      </w:r>
      <w:r>
        <w:rPr>
          <w:shd w:val="clear" w:color="" w:fill=""/>
        </w:rPr>
        <w:t xml:space="preserve">, </w:t>
      </w:r>
      <w:r>
        <w:rPr>
          <w:rStyle w:val="RefSurName"/>
        </w:rPr>
        <w:t xml:space="preserve">Jorgensen</w:t>
      </w:r>
      <w:r>
        <w:rPr>
          <w:rStyle w:val="RefAuthor"/>
        </w:rPr>
        <w:t xml:space="preserve"> </w:t>
      </w:r>
      <w:r>
        <w:rPr>
          <w:rStyle w:val="RefGivenName"/>
        </w:rPr>
        <w:t xml:space="preserve">E</w:t>
      </w:r>
      <w:r>
        <w:rPr>
          <w:shd w:val="clear" w:color="" w:fill=""/>
        </w:rPr>
        <w:t xml:space="preserve">, </w:t>
      </w:r>
      <w:r>
        <w:rPr>
          <w:rStyle w:val="RefSurName"/>
        </w:rPr>
        <w:t xml:space="preserve">Hartwieg</w:t>
      </w:r>
      <w:r>
        <w:rPr>
          <w:rStyle w:val="RefAuthor"/>
        </w:rPr>
        <w:t xml:space="preserve"> </w:t>
      </w:r>
      <w:r>
        <w:rPr>
          <w:rStyle w:val="RefGivenName"/>
        </w:rPr>
        <w:t xml:space="preserve">E</w:t>
      </w:r>
      <w:r>
        <w:rPr>
          <w:shd w:val="clear" w:color="" w:fill=""/>
        </w:rPr>
        <w:t xml:space="preserve">, </w:t>
      </w:r>
      <w:r>
        <w:rPr>
          <w:rStyle w:val="RefSurName"/>
        </w:rPr>
        <w:t xml:space="preserve">Horvitz</w:t>
      </w:r>
      <w:r>
        <w:rPr>
          <w:rStyle w:val="RefAuthor"/>
        </w:rPr>
        <w:t xml:space="preserve"> </w:t>
      </w:r>
      <w:r>
        <w:rPr>
          <w:rStyle w:val="RefGivenName"/>
        </w:rPr>
        <w:t xml:space="preserve">HR</w:t>
      </w:r>
      <w:r>
        <w:rPr>
          <w:shd w:val="clear" w:color="" w:fill=""/>
        </w:rPr>
        <w:t xml:space="preserve">. </w:t>
      </w:r>
      <w:r>
        <w:rPr>
          <w:rStyle w:val="RefYear"/>
        </w:rPr>
        <w:t xml:space="preserve">1999</w:t>
      </w:r>
      <w:r>
        <w:rPr>
          <w:shd w:val="clear" w:color="" w:fill=""/>
        </w:rPr>
        <w:t xml:space="preserve">. </w:t>
      </w:r>
      <w:r>
        <w:rPr>
          <w:rStyle w:val="RefArticleTitle"/>
        </w:rPr>
        <w:t xml:space="preserve">The Caenorhabditis elegans gene unc-25 encodes glutamic acid decarboxylase and is required for synaptic transmission but not synaptic development</w:t>
      </w:r>
      <w:r>
        <w:rPr>
          <w:shd w:val="clear" w:color="" w:fill=""/>
        </w:rPr>
        <w:t xml:space="preserve">. </w:t>
      </w:r>
      <w:r>
        <w:rPr>
          <w:rStyle w:val=""/>
        </w:rPr>
        <w:t xml:space="preserve">Journal of Neuroscience</w:t>
      </w:r>
      <w:r>
        <w:rPr>
          <w:shd w:val="clear" w:color="" w:fill=""/>
        </w:rPr>
        <w:t xml:space="preserve"> </w:t>
      </w:r>
      <w:r>
        <w:rPr>
          <w:rStyle w:val=""/>
        </w:rPr>
        <w:t xml:space="preserve">19</w:t>
      </w:r>
      <w:r>
        <w:rPr>
          <w:shd w:val="clear" w:color="" w:fill=""/>
        </w:rPr>
        <w:t xml:space="preserve">:</w:t>
      </w:r>
      <w:r>
        <w:rPr>
          <w:rStyle w:val="RefFPage"/>
        </w:rPr>
        <w:t xml:space="preserve">539</w:t>
      </w:r>
      <w:r>
        <w:rPr>
          <w:shd w:val="clear" w:color="" w:fill=""/>
        </w:rPr>
        <w:t xml:space="preserve">–</w:t>
      </w:r>
      <w:r>
        <w:rPr>
          <w:rStyle w:val="RefLPage"/>
        </w:rPr>
        <w:t xml:space="preserve">548</w:t>
      </w:r>
      <w:r>
        <w:rPr>
          <w:shd w:val="clear" w:color="" w:fill=""/>
        </w:rPr>
        <w:t xml:space="preserve">.</w:t>
      </w:r>
    </w:p>
    <w:p>
      <w:pPr>
        <w:pStyle w:val="jrnlRefText"/>
      </w:pPr>
      <w:bookmarkStart w:id="62" w:name="R38"/>
      <w:bookmarkEnd w:id="62"/>
      <w:r>
        <w:rPr>
          <w:rStyle w:val="RefSurName"/>
        </w:rPr>
        <w:t xml:space="preserve">Johnson</w:t>
      </w:r>
      <w:r>
        <w:rPr>
          <w:rStyle w:val="RefAuthor"/>
        </w:rPr>
        <w:t xml:space="preserve"> </w:t>
      </w:r>
      <w:r>
        <w:rPr>
          <w:rStyle w:val="RefGivenName"/>
        </w:rPr>
        <w:t xml:space="preserve">MD</w:t>
      </w:r>
      <w:r>
        <w:rPr>
          <w:shd w:val="clear" w:color="" w:fill=""/>
        </w:rPr>
        <w:t xml:space="preserve">, </w:t>
      </w:r>
      <w:r>
        <w:rPr>
          <w:rStyle w:val="RefSurName"/>
        </w:rPr>
        <w:t xml:space="preserve">Heckman</w:t>
      </w:r>
      <w:r>
        <w:rPr>
          <w:rStyle w:val="RefAuthor"/>
        </w:rPr>
        <w:t xml:space="preserve"> </w:t>
      </w:r>
      <w:r>
        <w:rPr>
          <w:rStyle w:val="RefGivenName"/>
        </w:rPr>
        <w:t xml:space="preserve">CJ</w:t>
      </w:r>
      <w:r>
        <w:rPr>
          <w:shd w:val="clear" w:color="" w:fill=""/>
        </w:rPr>
        <w:t xml:space="preserve">. </w:t>
      </w:r>
      <w:r>
        <w:rPr>
          <w:rStyle w:val="RefYear"/>
        </w:rPr>
        <w:t xml:space="preserve">2014</w:t>
      </w:r>
      <w:r>
        <w:rPr>
          <w:shd w:val="clear" w:color="" w:fill=""/>
        </w:rPr>
        <w:t xml:space="preserve">. </w:t>
      </w:r>
      <w:r>
        <w:rPr>
          <w:rStyle w:val="RefArticleTitle"/>
        </w:rPr>
        <w:t xml:space="preserve">Gain control mechanisms in spinal motoneurons</w:t>
      </w:r>
      <w:r>
        <w:rPr>
          <w:shd w:val="clear" w:color="" w:fill=""/>
        </w:rPr>
        <w:t xml:space="preserve">. </w:t>
      </w:r>
      <w:r>
        <w:rPr>
          <w:rStyle w:val=""/>
        </w:rPr>
        <w:t xml:space="preserve">Frontiers in Neural Circuits</w:t>
      </w:r>
      <w:r>
        <w:rPr>
          <w:shd w:val="clear" w:color="" w:fill=""/>
        </w:rPr>
        <w:t xml:space="preserve"> </w:t>
      </w:r>
      <w:r>
        <w:rPr>
          <w:rStyle w:val=""/>
        </w:rPr>
        <w:t xml:space="preserve">8</w:t>
      </w:r>
      <w:r>
        <w:rPr>
          <w:shd w:val="clear" w:color="" w:fill=""/>
        </w:rPr>
        <w:t xml:space="preserve">:</w:t>
      </w:r>
      <w:r>
        <w:rPr>
          <w:rStyle w:val="RefFPage"/>
        </w:rPr>
        <w:t xml:space="preserve">81</w:t>
      </w:r>
      <w:r>
        <w:rPr>
          <w:shd w:val="clear" w:color="" w:fill=""/>
        </w:rPr>
        <w:t xml:space="preserve">.</w:t>
      </w:r>
    </w:p>
    <w:p>
      <w:pPr>
        <w:pStyle w:val="jrnlRefText"/>
      </w:pPr>
      <w:bookmarkStart w:id="63" w:name="R39"/>
      <w:bookmarkEnd w:id="63"/>
      <w:r>
        <w:rPr>
          <w:rStyle w:val="RefSurName"/>
        </w:rPr>
        <w:t xml:space="preserve">Kim</w:t>
      </w:r>
      <w:r>
        <w:rPr>
          <w:rStyle w:val="RefAuthor"/>
        </w:rPr>
        <w:t xml:space="preserve"> </w:t>
      </w:r>
      <w:r>
        <w:rPr>
          <w:rStyle w:val="RefGivenName"/>
        </w:rPr>
        <w:t xml:space="preserve">E</w:t>
      </w:r>
      <w:r>
        <w:rPr>
          <w:shd w:val="clear" w:color="" w:fill=""/>
        </w:rPr>
        <w:t xml:space="preserve">, </w:t>
      </w:r>
      <w:r>
        <w:rPr>
          <w:rStyle w:val="RefSurName"/>
        </w:rPr>
        <w:t xml:space="preserve">Sun</w:t>
      </w:r>
      <w:r>
        <w:rPr>
          <w:rStyle w:val="RefAuthor"/>
        </w:rPr>
        <w:t xml:space="preserve"> </w:t>
      </w:r>
      <w:r>
        <w:rPr>
          <w:rStyle w:val="RefGivenName"/>
        </w:rPr>
        <w:t xml:space="preserve">L</w:t>
      </w:r>
      <w:r>
        <w:rPr>
          <w:shd w:val="clear" w:color="" w:fill=""/>
        </w:rPr>
        <w:t xml:space="preserve">, </w:t>
      </w:r>
      <w:r>
        <w:rPr>
          <w:rStyle w:val="RefSurName"/>
        </w:rPr>
        <w:t xml:space="preserve">Gabel</w:t>
      </w:r>
      <w:r>
        <w:rPr>
          <w:rStyle w:val="RefAuthor"/>
        </w:rPr>
        <w:t xml:space="preserve"> </w:t>
      </w:r>
      <w:r>
        <w:rPr>
          <w:rStyle w:val="RefGivenName"/>
        </w:rPr>
        <w:t xml:space="preserve">CV</w:t>
      </w:r>
      <w:r>
        <w:rPr>
          <w:shd w:val="clear" w:color="" w:fill=""/>
        </w:rPr>
        <w:t xml:space="preserve">, </w:t>
      </w:r>
      <w:r>
        <w:rPr>
          <w:rStyle w:val="RefSurName"/>
        </w:rPr>
        <w:t xml:space="preserve">Fang-Yen</w:t>
      </w:r>
      <w:r>
        <w:rPr>
          <w:rStyle w:val="RefAuthor"/>
        </w:rPr>
        <w:t xml:space="preserve"> </w:t>
      </w:r>
      <w:r>
        <w:rPr>
          <w:rStyle w:val="RefGivenName"/>
        </w:rPr>
        <w:t xml:space="preserve">C</w:t>
      </w:r>
      <w:r>
        <w:rPr>
          <w:shd w:val="clear" w:color="" w:fill=""/>
        </w:rPr>
        <w:t xml:space="preserve">. </w:t>
      </w:r>
      <w:r>
        <w:rPr>
          <w:rStyle w:val="RefYear"/>
        </w:rPr>
        <w:t xml:space="preserve">2013</w:t>
      </w:r>
      <w:r>
        <w:rPr>
          <w:shd w:val="clear" w:color="" w:fill=""/>
        </w:rPr>
        <w:t xml:space="preserve">. </w:t>
      </w:r>
      <w:r>
        <w:rPr>
          <w:rStyle w:val="RefArticleTitle"/>
        </w:rPr>
        <w:t xml:space="preserve">Long-Term Imaging of Caenorhabditis elegans Using Nanoparticle-Mediated Immobilization</w:t>
      </w:r>
      <w:r>
        <w:rPr>
          <w:shd w:val="clear" w:color="" w:fill=""/>
        </w:rPr>
        <w:t xml:space="preserve">. </w:t>
      </w:r>
      <w:r>
        <w:rPr>
          <w:rStyle w:val=""/>
        </w:rPr>
        <w:t xml:space="preserve">PLoS ONE</w:t>
      </w:r>
      <w:r>
        <w:rPr>
          <w:shd w:val="clear" w:color="" w:fill=""/>
        </w:rPr>
        <w:t xml:space="preserve"> </w:t>
      </w:r>
      <w:r>
        <w:rPr>
          <w:rStyle w:val=""/>
        </w:rPr>
        <w:t xml:space="preserve">8</w:t>
      </w:r>
      <w:r>
        <w:rPr>
          <w:shd w:val="clear" w:color="" w:fill=""/>
        </w:rPr>
        <w:t xml:space="preserve">:</w:t>
      </w:r>
      <w:r>
        <w:rPr>
          <w:rStyle w:val="RefELocation"/>
        </w:rPr>
        <w:t xml:space="preserve">e53419</w:t>
      </w:r>
      <w:r>
        <w:rPr>
          <w:shd w:val="clear" w:color="" w:fill=""/>
        </w:rPr>
        <w:t xml:space="preserve">:</w:t>
      </w:r>
      <w:r>
        <w:rPr>
          <w:rStyle w:val="RefFPage"/>
        </w:rPr>
        <w:t xml:space="preserve">e53419</w:t>
      </w:r>
      <w:r>
        <w:rPr>
          <w:shd w:val="clear" w:color="" w:fill=""/>
        </w:rPr>
        <w:t xml:space="preserve">.</w:t>
      </w:r>
    </w:p>
    <w:p>
      <w:pPr>
        <w:pStyle w:val="jrnlRefText"/>
      </w:pPr>
      <w:bookmarkStart w:id="64" w:name="R40"/>
      <w:bookmarkEnd w:id="64"/>
      <w:r>
        <w:rPr>
          <w:rStyle w:val="RefSurName"/>
        </w:rPr>
        <w:t xml:space="preserve">Lackner</w:t>
      </w:r>
      <w:r>
        <w:rPr>
          <w:rStyle w:val="RefAuthor"/>
        </w:rPr>
        <w:t xml:space="preserve"> </w:t>
      </w:r>
      <w:r>
        <w:rPr>
          <w:rStyle w:val="RefGivenName"/>
        </w:rPr>
        <w:t xml:space="preserve">MR</w:t>
      </w:r>
      <w:r>
        <w:rPr>
          <w:shd w:val="clear" w:color="" w:fill=""/>
        </w:rPr>
        <w:t xml:space="preserve">, </w:t>
      </w:r>
      <w:r>
        <w:rPr>
          <w:rStyle w:val="RefSurName"/>
        </w:rPr>
        <w:t xml:space="preserve">Nurrish</w:t>
      </w:r>
      <w:r>
        <w:rPr>
          <w:rStyle w:val="RefAuthor"/>
        </w:rPr>
        <w:t xml:space="preserve"> </w:t>
      </w:r>
      <w:r>
        <w:rPr>
          <w:rStyle w:val="RefGivenName"/>
        </w:rPr>
        <w:t xml:space="preserve">SJ</w:t>
      </w:r>
      <w:r>
        <w:rPr>
          <w:shd w:val="clear" w:color="" w:fill=""/>
        </w:rPr>
        <w:t xml:space="preserve">, </w:t>
      </w:r>
      <w:r>
        <w:rPr>
          <w:rStyle w:val="RefSurName"/>
        </w:rPr>
        <w:t xml:space="preserve">Kaplan</w:t>
      </w:r>
      <w:r>
        <w:rPr>
          <w:rStyle w:val="RefAuthor"/>
        </w:rPr>
        <w:t xml:space="preserve"> </w:t>
      </w:r>
      <w:r>
        <w:rPr>
          <w:rStyle w:val="RefGivenName"/>
        </w:rPr>
        <w:t xml:space="preserve">JM</w:t>
      </w:r>
      <w:r>
        <w:rPr>
          <w:shd w:val="clear" w:color="" w:fill=""/>
        </w:rPr>
        <w:t xml:space="preserve">. </w:t>
      </w:r>
      <w:r>
        <w:rPr>
          <w:rStyle w:val="RefYear"/>
        </w:rPr>
        <w:t xml:space="preserve">1999</w:t>
      </w:r>
      <w:r>
        <w:rPr>
          <w:shd w:val="clear" w:color="" w:fill=""/>
        </w:rPr>
        <w:t xml:space="preserve">. </w:t>
      </w:r>
      <w:r>
        <w:rPr>
          <w:rStyle w:val="RefArticleTitle"/>
        </w:rPr>
        <w:t xml:space="preserve">Facilitation of synaptic transmission by EGL-30 Gqalpha and EGL-8 PLCbeta: DAG binding to UNC-13 is required to stimulate acetylcholine release</w:t>
      </w:r>
      <w:r>
        <w:rPr>
          <w:shd w:val="clear" w:color="" w:fill=""/>
        </w:rPr>
        <w:t xml:space="preserve">. </w:t>
      </w:r>
      <w:r>
        <w:rPr>
          <w:rStyle w:val=""/>
        </w:rPr>
        <w:t xml:space="preserve">Neuron</w:t>
      </w:r>
      <w:r>
        <w:rPr>
          <w:shd w:val="clear" w:color="" w:fill=""/>
        </w:rPr>
        <w:t xml:space="preserve"> </w:t>
      </w:r>
      <w:r>
        <w:rPr>
          <w:rStyle w:val=""/>
        </w:rPr>
        <w:t xml:space="preserve">24</w:t>
      </w:r>
      <w:r>
        <w:rPr>
          <w:shd w:val="clear" w:color="" w:fill=""/>
        </w:rPr>
        <w:t xml:space="preserve">:</w:t>
      </w:r>
      <w:r>
        <w:rPr>
          <w:rStyle w:val="RefFPage"/>
        </w:rPr>
        <w:t xml:space="preserve">335</w:t>
      </w:r>
      <w:r>
        <w:rPr>
          <w:shd w:val="clear" w:color="" w:fill=""/>
        </w:rPr>
        <w:t xml:space="preserve">–</w:t>
      </w:r>
      <w:r>
        <w:rPr>
          <w:rStyle w:val="RefLPage"/>
        </w:rPr>
        <w:t xml:space="preserve">346</w:t>
      </w:r>
      <w:r>
        <w:rPr>
          <w:shd w:val="clear" w:color="" w:fill=""/>
        </w:rPr>
        <w:t xml:space="preserve">.</w:t>
      </w:r>
    </w:p>
    <w:p>
      <w:pPr>
        <w:pStyle w:val="jrnlRefText"/>
      </w:pPr>
      <w:bookmarkStart w:id="65" w:name="R41"/>
      <w:bookmarkEnd w:id="65"/>
      <w:r>
        <w:rPr>
          <w:rStyle w:val="RefSurName"/>
        </w:rPr>
        <w:t xml:space="preserve">Lanzafame</w:t>
      </w:r>
      <w:r>
        <w:rPr>
          <w:rStyle w:val="RefAuthor"/>
        </w:rPr>
        <w:t xml:space="preserve"> </w:t>
      </w:r>
      <w:r>
        <w:rPr>
          <w:rStyle w:val="RefGivenName"/>
        </w:rPr>
        <w:t xml:space="preserve">AA</w:t>
      </w:r>
      <w:r>
        <w:rPr>
          <w:shd w:val="clear" w:color="" w:fill=""/>
        </w:rPr>
        <w:t xml:space="preserve">, </w:t>
      </w:r>
      <w:r>
        <w:rPr>
          <w:rStyle w:val="RefSurName"/>
        </w:rPr>
        <w:t xml:space="preserve">Christopoulos</w:t>
      </w:r>
      <w:r>
        <w:rPr>
          <w:rStyle w:val="RefAuthor"/>
        </w:rPr>
        <w:t xml:space="preserve"> </w:t>
      </w:r>
      <w:r>
        <w:rPr>
          <w:rStyle w:val="RefGivenName"/>
        </w:rPr>
        <w:t xml:space="preserve">A</w:t>
      </w:r>
      <w:r>
        <w:rPr>
          <w:shd w:val="clear" w:color="" w:fill=""/>
        </w:rPr>
        <w:t xml:space="preserve">, </w:t>
      </w:r>
      <w:r>
        <w:rPr>
          <w:rStyle w:val="RefSurName"/>
        </w:rPr>
        <w:t xml:space="preserve">Mitchelson</w:t>
      </w:r>
      <w:r>
        <w:rPr>
          <w:rStyle w:val="RefAuthor"/>
        </w:rPr>
        <w:t xml:space="preserve"> </w:t>
      </w:r>
      <w:r>
        <w:rPr>
          <w:rStyle w:val="RefGivenName"/>
        </w:rPr>
        <w:t xml:space="preserve">F</w:t>
      </w:r>
      <w:r>
        <w:rPr>
          <w:shd w:val="clear" w:color="" w:fill=""/>
        </w:rPr>
        <w:t xml:space="preserve">. </w:t>
      </w:r>
      <w:r>
        <w:rPr>
          <w:rStyle w:val="RefYear"/>
        </w:rPr>
        <w:t xml:space="preserve">2003</w:t>
      </w:r>
      <w:r>
        <w:rPr>
          <w:shd w:val="clear" w:color="" w:fill=""/>
        </w:rPr>
        <w:t xml:space="preserve">. </w:t>
      </w:r>
      <w:r>
        <w:rPr>
          <w:rStyle w:val="RefArticleTitle"/>
        </w:rPr>
        <w:t xml:space="preserve">Cellular signaling mechanisms for muscarinic acetylcholine receptors</w:t>
      </w:r>
      <w:r>
        <w:rPr>
          <w:shd w:val="clear" w:color="" w:fill=""/>
        </w:rPr>
        <w:t xml:space="preserve">. </w:t>
      </w:r>
      <w:r>
        <w:rPr>
          <w:rStyle w:val=""/>
        </w:rPr>
        <w:t xml:space="preserve">Receptors &amp; Channels</w:t>
      </w:r>
      <w:r>
        <w:rPr>
          <w:shd w:val="clear" w:color="" w:fill=""/>
        </w:rPr>
        <w:t xml:space="preserve"> </w:t>
      </w:r>
      <w:r>
        <w:rPr>
          <w:rStyle w:val=""/>
        </w:rPr>
        <w:t xml:space="preserve">9</w:t>
      </w:r>
      <w:r>
        <w:rPr>
          <w:shd w:val="clear" w:color="" w:fill=""/>
        </w:rPr>
        <w:t xml:space="preserve">:</w:t>
      </w:r>
      <w:r>
        <w:rPr>
          <w:rStyle w:val="RefFPage"/>
        </w:rPr>
        <w:t xml:space="preserve">241</w:t>
      </w:r>
      <w:r>
        <w:rPr>
          <w:shd w:val="clear" w:color="" w:fill=""/>
        </w:rPr>
        <w:t xml:space="preserve">–</w:t>
      </w:r>
      <w:r>
        <w:rPr>
          <w:rStyle w:val="RefLPage"/>
        </w:rPr>
        <w:t xml:space="preserve">260</w:t>
      </w:r>
      <w:r>
        <w:rPr>
          <w:shd w:val="clear" w:color="" w:fill=""/>
        </w:rPr>
        <w:t xml:space="preserve">.</w:t>
      </w:r>
    </w:p>
    <w:p>
      <w:pPr>
        <w:pStyle w:val="jrnlRefText"/>
      </w:pPr>
      <w:bookmarkStart w:id="66" w:name="R42"/>
      <w:bookmarkEnd w:id="66"/>
      <w:r>
        <w:rPr>
          <w:rStyle w:val="RefSurName"/>
        </w:rPr>
        <w:t xml:space="preserve">Lee</w:t>
      </w:r>
      <w:r>
        <w:rPr>
          <w:rStyle w:val="RefAuthor"/>
        </w:rPr>
        <w:t xml:space="preserve"> </w:t>
      </w:r>
      <w:r>
        <w:rPr>
          <w:rStyle w:val="RefGivenName"/>
        </w:rPr>
        <w:t xml:space="preserve">YS</w:t>
      </w:r>
      <w:r>
        <w:rPr>
          <w:shd w:val="clear" w:color="" w:fill=""/>
        </w:rPr>
        <w:t xml:space="preserve">, </w:t>
      </w:r>
      <w:r>
        <w:rPr>
          <w:rStyle w:val="RefSurName"/>
        </w:rPr>
        <w:t xml:space="preserve">Park</w:t>
      </w:r>
      <w:r>
        <w:rPr>
          <w:rStyle w:val="RefAuthor"/>
        </w:rPr>
        <w:t xml:space="preserve"> </w:t>
      </w:r>
      <w:r>
        <w:rPr>
          <w:rStyle w:val="RefGivenName"/>
        </w:rPr>
        <w:t xml:space="preserve">YS</w:t>
      </w:r>
      <w:r>
        <w:rPr>
          <w:shd w:val="clear" w:color="" w:fill=""/>
        </w:rPr>
        <w:t xml:space="preserve">, </w:t>
      </w:r>
      <w:r>
        <w:rPr>
          <w:rStyle w:val="RefSurName"/>
        </w:rPr>
        <w:t xml:space="preserve">Nam</w:t>
      </w:r>
      <w:r>
        <w:rPr>
          <w:rStyle w:val="RefAuthor"/>
        </w:rPr>
        <w:t xml:space="preserve"> </w:t>
      </w:r>
      <w:r>
        <w:rPr>
          <w:rStyle w:val="RefGivenName"/>
        </w:rPr>
        <w:t xml:space="preserve">S</w:t>
      </w:r>
      <w:r>
        <w:rPr>
          <w:shd w:val="clear" w:color="" w:fill=""/>
        </w:rPr>
        <w:t xml:space="preserve">, </w:t>
      </w:r>
      <w:r>
        <w:rPr>
          <w:rStyle w:val="RefSurName"/>
        </w:rPr>
        <w:t xml:space="preserve">Suh</w:t>
      </w:r>
      <w:r>
        <w:rPr>
          <w:rStyle w:val="RefAuthor"/>
        </w:rPr>
        <w:t xml:space="preserve"> </w:t>
      </w:r>
      <w:r>
        <w:rPr>
          <w:rStyle w:val="RefGivenName"/>
        </w:rPr>
        <w:t xml:space="preserve">SJ</w:t>
      </w:r>
      <w:r>
        <w:rPr>
          <w:shd w:val="clear" w:color="" w:fill=""/>
        </w:rPr>
        <w:t xml:space="preserve">, </w:t>
      </w:r>
      <w:r>
        <w:rPr>
          <w:rStyle w:val="RefSurName"/>
        </w:rPr>
        <w:t xml:space="preserve">Lee</w:t>
      </w:r>
      <w:r>
        <w:rPr>
          <w:rStyle w:val="RefAuthor"/>
        </w:rPr>
        <w:t xml:space="preserve"> </w:t>
      </w:r>
      <w:r>
        <w:rPr>
          <w:rStyle w:val="RefGivenName"/>
        </w:rPr>
        <w:t xml:space="preserve">J</w:t>
      </w:r>
      <w:r>
        <w:rPr>
          <w:shd w:val="clear" w:color="" w:fill=""/>
        </w:rPr>
        <w:t xml:space="preserve">, </w:t>
      </w:r>
      <w:r>
        <w:rPr>
          <w:rStyle w:val="RefSurName"/>
        </w:rPr>
        <w:t xml:space="preserve">Kaang</w:t>
      </w:r>
      <w:r>
        <w:rPr>
          <w:rStyle w:val="RefAuthor"/>
        </w:rPr>
        <w:t xml:space="preserve"> </w:t>
      </w:r>
      <w:r>
        <w:rPr>
          <w:rStyle w:val="RefGivenName"/>
        </w:rPr>
        <w:t xml:space="preserve">BK</w:t>
      </w:r>
      <w:r>
        <w:rPr>
          <w:shd w:val="clear" w:color="" w:fill=""/>
        </w:rPr>
        <w:t xml:space="preserve">, </w:t>
      </w:r>
      <w:r>
        <w:rPr>
          <w:rStyle w:val="RefSurName"/>
        </w:rPr>
        <w:t xml:space="preserve">Cho</w:t>
      </w:r>
      <w:r>
        <w:rPr>
          <w:rStyle w:val="RefAuthor"/>
        </w:rPr>
        <w:t xml:space="preserve"> </w:t>
      </w:r>
      <w:r>
        <w:rPr>
          <w:rStyle w:val="RefGivenName"/>
        </w:rPr>
        <w:t xml:space="preserve">NJ</w:t>
      </w:r>
      <w:r>
        <w:rPr>
          <w:shd w:val="clear" w:color="" w:fill=""/>
        </w:rPr>
        <w:t xml:space="preserve">. </w:t>
      </w:r>
      <w:r>
        <w:rPr>
          <w:rStyle w:val="RefYear"/>
        </w:rPr>
        <w:t xml:space="preserve">2000</w:t>
      </w:r>
      <w:r>
        <w:rPr>
          <w:shd w:val="clear" w:color="" w:fill=""/>
        </w:rPr>
        <w:t xml:space="preserve">. </w:t>
      </w:r>
      <w:r>
        <w:rPr>
          <w:rStyle w:val="RefArticleTitle"/>
        </w:rPr>
        <w:t xml:space="preserve">Characterization of GAR-2, a novel G protein-linked acetylcholine receptor from Caenorhabditis elegans</w:t>
      </w:r>
      <w:r>
        <w:rPr>
          <w:shd w:val="clear" w:color="" w:fill=""/>
        </w:rPr>
        <w:t xml:space="preserve">. </w:t>
      </w:r>
      <w:r>
        <w:rPr>
          <w:rStyle w:val=""/>
        </w:rPr>
        <w:t xml:space="preserve">Journal of Neurochemistry</w:t>
      </w:r>
      <w:r>
        <w:rPr>
          <w:shd w:val="clear" w:color="" w:fill=""/>
        </w:rPr>
        <w:t xml:space="preserve"> </w:t>
      </w:r>
      <w:r>
        <w:rPr>
          <w:rStyle w:val=""/>
        </w:rPr>
        <w:t xml:space="preserve">75</w:t>
      </w:r>
      <w:r>
        <w:rPr>
          <w:shd w:val="clear" w:color="" w:fill=""/>
        </w:rPr>
        <w:t xml:space="preserve">:</w:t>
      </w:r>
      <w:r>
        <w:rPr>
          <w:rStyle w:val="RefFPage"/>
        </w:rPr>
        <w:t xml:space="preserve">1800</w:t>
      </w:r>
      <w:r>
        <w:rPr>
          <w:shd w:val="clear" w:color="" w:fill=""/>
        </w:rPr>
        <w:t xml:space="preserve">–</w:t>
      </w:r>
      <w:r>
        <w:rPr>
          <w:rStyle w:val="RefLPage"/>
        </w:rPr>
        <w:t xml:space="preserve">1809</w:t>
      </w:r>
      <w:r>
        <w:rPr>
          <w:shd w:val="clear" w:color="" w:fill=""/>
        </w:rPr>
        <w:t xml:space="preserve">.</w:t>
      </w:r>
    </w:p>
    <w:p>
      <w:pPr>
        <w:pStyle w:val="jrnlRefText"/>
      </w:pPr>
      <w:bookmarkStart w:id="67" w:name="R43"/>
      <w:bookmarkEnd w:id="67"/>
      <w:r>
        <w:rPr>
          <w:rStyle w:val="RefSurName"/>
        </w:rPr>
        <w:t xml:space="preserve">Lee</w:t>
      </w:r>
      <w:r>
        <w:rPr>
          <w:rStyle w:val="RefAuthor"/>
        </w:rPr>
        <w:t xml:space="preserve"> </w:t>
      </w:r>
      <w:r>
        <w:rPr>
          <w:rStyle w:val="RefGivenName"/>
        </w:rPr>
        <w:t xml:space="preserve">H</w:t>
      </w:r>
      <w:r>
        <w:rPr>
          <w:shd w:val="clear" w:color="" w:fill=""/>
        </w:rPr>
        <w:t xml:space="preserve">, </w:t>
      </w:r>
      <w:r>
        <w:rPr>
          <w:rStyle w:val="RefSurName"/>
        </w:rPr>
        <w:t xml:space="preserve">Choi</w:t>
      </w:r>
      <w:r>
        <w:rPr>
          <w:rStyle w:val="RefAuthor"/>
        </w:rPr>
        <w:t xml:space="preserve"> </w:t>
      </w:r>
      <w:r>
        <w:rPr>
          <w:rStyle w:val="RefGivenName"/>
        </w:rPr>
        <w:t xml:space="preserve">MK</w:t>
      </w:r>
      <w:r>
        <w:rPr>
          <w:shd w:val="clear" w:color="" w:fill=""/>
        </w:rPr>
        <w:t xml:space="preserve">, </w:t>
      </w:r>
      <w:r>
        <w:rPr>
          <w:rStyle w:val="RefSurName"/>
        </w:rPr>
        <w:t xml:space="preserve">Lee</w:t>
      </w:r>
      <w:r>
        <w:rPr>
          <w:rStyle w:val="RefAuthor"/>
        </w:rPr>
        <w:t xml:space="preserve"> </w:t>
      </w:r>
      <w:r>
        <w:rPr>
          <w:rStyle w:val="RefGivenName"/>
        </w:rPr>
        <w:t xml:space="preserve">D</w:t>
      </w:r>
      <w:r>
        <w:rPr>
          <w:shd w:val="clear" w:color="" w:fill=""/>
        </w:rPr>
        <w:t xml:space="preserve">, </w:t>
      </w:r>
      <w:r>
        <w:rPr>
          <w:rStyle w:val="RefSurName"/>
        </w:rPr>
        <w:t xml:space="preserve">Kim</w:t>
      </w:r>
      <w:r>
        <w:rPr>
          <w:rStyle w:val="RefAuthor"/>
        </w:rPr>
        <w:t xml:space="preserve"> </w:t>
      </w:r>
      <w:r>
        <w:rPr>
          <w:rStyle w:val="RefGivenName"/>
        </w:rPr>
        <w:t xml:space="preserve">HS</w:t>
      </w:r>
      <w:r>
        <w:rPr>
          <w:shd w:val="clear" w:color="" w:fill=""/>
        </w:rPr>
        <w:t xml:space="preserve">, </w:t>
      </w:r>
      <w:r>
        <w:rPr>
          <w:rStyle w:val="RefSurName"/>
        </w:rPr>
        <w:t xml:space="preserve">Hwang</w:t>
      </w:r>
      <w:r>
        <w:rPr>
          <w:rStyle w:val="RefAuthor"/>
        </w:rPr>
        <w:t xml:space="preserve"> </w:t>
      </w:r>
      <w:r>
        <w:rPr>
          <w:rStyle w:val="RefGivenName"/>
        </w:rPr>
        <w:t xml:space="preserve">H</w:t>
      </w:r>
      <w:r>
        <w:rPr>
          <w:shd w:val="clear" w:color="" w:fill=""/>
        </w:rPr>
        <w:t xml:space="preserve">, </w:t>
      </w:r>
      <w:r>
        <w:rPr>
          <w:rStyle w:val="RefSurName"/>
        </w:rPr>
        <w:t xml:space="preserve">Kim</w:t>
      </w:r>
      <w:r>
        <w:rPr>
          <w:rStyle w:val="RefAuthor"/>
        </w:rPr>
        <w:t xml:space="preserve"> </w:t>
      </w:r>
      <w:r>
        <w:rPr>
          <w:rStyle w:val="RefGivenName"/>
        </w:rPr>
        <w:t xml:space="preserve">H</w:t>
      </w:r>
      <w:r>
        <w:rPr>
          <w:shd w:val="clear" w:color="" w:fill=""/>
        </w:rPr>
        <w:t xml:space="preserve">, </w:t>
      </w:r>
      <w:r>
        <w:rPr>
          <w:rStyle w:val="RefSurName"/>
        </w:rPr>
        <w:t xml:space="preserve">Park</w:t>
      </w:r>
      <w:r>
        <w:rPr>
          <w:rStyle w:val="RefAuthor"/>
        </w:rPr>
        <w:t xml:space="preserve"> </w:t>
      </w:r>
      <w:r>
        <w:rPr>
          <w:rStyle w:val="RefGivenName"/>
        </w:rPr>
        <w:t xml:space="preserve">S</w:t>
      </w:r>
      <w:r>
        <w:rPr>
          <w:shd w:val="clear" w:color="" w:fill=""/>
        </w:rPr>
        <w:t xml:space="preserve">, </w:t>
      </w:r>
      <w:r>
        <w:rPr>
          <w:rStyle w:val="RefSurName"/>
        </w:rPr>
        <w:t xml:space="preserve">Paik</w:t>
      </w:r>
      <w:r>
        <w:rPr>
          <w:rStyle w:val="RefAuthor"/>
        </w:rPr>
        <w:t xml:space="preserve"> </w:t>
      </w:r>
      <w:r>
        <w:rPr>
          <w:rStyle w:val="RefGivenName"/>
        </w:rPr>
        <w:t xml:space="preserve">YK</w:t>
      </w:r>
      <w:r>
        <w:rPr>
          <w:shd w:val="clear" w:color="" w:fill=""/>
        </w:rPr>
        <w:t xml:space="preserve">, </w:t>
      </w:r>
      <w:r>
        <w:rPr>
          <w:rStyle w:val="RefSurName"/>
        </w:rPr>
        <w:t xml:space="preserve">Lee</w:t>
      </w:r>
      <w:r>
        <w:rPr>
          <w:rStyle w:val="RefAuthor"/>
        </w:rPr>
        <w:t xml:space="preserve"> </w:t>
      </w:r>
      <w:r>
        <w:rPr>
          <w:rStyle w:val="RefGivenName"/>
        </w:rPr>
        <w:t xml:space="preserve">J</w:t>
      </w:r>
      <w:r>
        <w:rPr>
          <w:shd w:val="clear" w:color="" w:fill=""/>
        </w:rPr>
        <w:t xml:space="preserve">. </w:t>
      </w:r>
      <w:r>
        <w:rPr>
          <w:rStyle w:val="RefYear"/>
        </w:rPr>
        <w:t xml:space="preserve">2011</w:t>
      </w:r>
      <w:r>
        <w:rPr>
          <w:shd w:val="clear" w:color="" w:fill=""/>
        </w:rPr>
        <w:t xml:space="preserve">. </w:t>
      </w:r>
      <w:r>
        <w:rPr>
          <w:rStyle w:val="RefArticleTitle"/>
        </w:rPr>
        <w:t xml:space="preserve">Nictation, a dispersal behavior of the nematode caenorhabditis elegans, is regulated by IL2 neurons</w:t>
      </w:r>
      <w:r>
        <w:rPr>
          <w:shd w:val="clear" w:color="" w:fill=""/>
        </w:rPr>
        <w:t xml:space="preserve">. </w:t>
      </w:r>
      <w:r>
        <w:rPr>
          <w:rStyle w:val=""/>
        </w:rPr>
        <w:t xml:space="preserve">Nature Neuroscience</w:t>
      </w:r>
      <w:r>
        <w:rPr>
          <w:shd w:val="clear" w:color="" w:fill=""/>
        </w:rPr>
        <w:t xml:space="preserve"> </w:t>
      </w:r>
      <w:r>
        <w:rPr>
          <w:rStyle w:val=""/>
        </w:rPr>
        <w:t xml:space="preserve">15</w:t>
      </w:r>
      <w:r>
        <w:rPr>
          <w:shd w:val="clear" w:color="" w:fill=""/>
        </w:rPr>
        <w:t xml:space="preserve">:</w:t>
      </w:r>
      <w:r>
        <w:rPr>
          <w:rStyle w:val="RefFPage"/>
        </w:rPr>
        <w:t xml:space="preserve">107</w:t>
      </w:r>
      <w:r>
        <w:rPr>
          <w:shd w:val="clear" w:color="" w:fill=""/>
        </w:rPr>
        <w:t xml:space="preserve">–</w:t>
      </w:r>
      <w:r>
        <w:rPr>
          <w:rStyle w:val="RefLPage"/>
        </w:rPr>
        <w:t xml:space="preserve">112</w:t>
      </w:r>
      <w:r>
        <w:rPr>
          <w:shd w:val="clear" w:color="" w:fill=""/>
        </w:rPr>
        <w:t xml:space="preserve">.</w:t>
      </w:r>
    </w:p>
    <w:p>
      <w:pPr>
        <w:pStyle w:val="jrnlRefText"/>
      </w:pPr>
      <w:bookmarkStart w:id="68" w:name="R44"/>
      <w:bookmarkEnd w:id="68"/>
      <w:r>
        <w:rPr>
          <w:rStyle w:val="RefSurName"/>
        </w:rPr>
        <w:t xml:space="preserve">Leifer</w:t>
      </w:r>
      <w:r>
        <w:rPr>
          <w:rStyle w:val="RefAuthor"/>
        </w:rPr>
        <w:t xml:space="preserve"> </w:t>
      </w:r>
      <w:r>
        <w:rPr>
          <w:rStyle w:val="RefGivenName"/>
        </w:rPr>
        <w:t xml:space="preserve">AM</w:t>
      </w:r>
      <w:r>
        <w:rPr>
          <w:shd w:val="clear" w:color="" w:fill=""/>
        </w:rPr>
        <w:t xml:space="preserve">, </w:t>
      </w:r>
      <w:r>
        <w:rPr>
          <w:rStyle w:val="RefSurName"/>
        </w:rPr>
        <w:t xml:space="preserve">Fang-Yen</w:t>
      </w:r>
      <w:r>
        <w:rPr>
          <w:rStyle w:val="RefAuthor"/>
        </w:rPr>
        <w:t xml:space="preserve"> </w:t>
      </w:r>
      <w:r>
        <w:rPr>
          <w:rStyle w:val="RefGivenName"/>
        </w:rPr>
        <w:t xml:space="preserve">C</w:t>
      </w:r>
      <w:r>
        <w:rPr>
          <w:shd w:val="clear" w:color="" w:fill=""/>
        </w:rPr>
        <w:t xml:space="preserve">, </w:t>
      </w:r>
      <w:r>
        <w:rPr>
          <w:rStyle w:val="RefSurName"/>
        </w:rPr>
        <w:t xml:space="preserve">Gershow</w:t>
      </w:r>
      <w:r>
        <w:rPr>
          <w:rStyle w:val="RefAuthor"/>
        </w:rPr>
        <w:t xml:space="preserve"> </w:t>
      </w:r>
      <w:r>
        <w:rPr>
          <w:rStyle w:val="RefGivenName"/>
        </w:rPr>
        <w:t xml:space="preserve">M</w:t>
      </w:r>
      <w:r>
        <w:rPr>
          <w:shd w:val="clear" w:color="" w:fill=""/>
        </w:rPr>
        <w:t xml:space="preserve">, </w:t>
      </w:r>
      <w:r>
        <w:rPr>
          <w:rStyle w:val="RefSurName"/>
        </w:rPr>
        <w:t xml:space="preserve">Alkema</w:t>
      </w:r>
      <w:r>
        <w:rPr>
          <w:rStyle w:val="RefAuthor"/>
        </w:rPr>
        <w:t xml:space="preserve"> </w:t>
      </w:r>
      <w:r>
        <w:rPr>
          <w:rStyle w:val="RefGivenName"/>
        </w:rPr>
        <w:t xml:space="preserve">MJ</w:t>
      </w:r>
      <w:r>
        <w:rPr>
          <w:shd w:val="clear" w:color="" w:fill=""/>
        </w:rPr>
        <w:t xml:space="preserve">, </w:t>
      </w:r>
      <w:r>
        <w:rPr>
          <w:rStyle w:val="RefSurName"/>
        </w:rPr>
        <w:t xml:space="preserve">Samuel</w:t>
      </w:r>
      <w:r>
        <w:rPr>
          <w:rStyle w:val="RefAuthor"/>
        </w:rPr>
        <w:t xml:space="preserve"> </w:t>
      </w:r>
      <w:r>
        <w:rPr>
          <w:rStyle w:val="RefGivenName"/>
        </w:rPr>
        <w:t xml:space="preserve">AD</w:t>
      </w:r>
      <w:r>
        <w:rPr>
          <w:shd w:val="clear" w:color="" w:fill=""/>
        </w:rPr>
        <w:t xml:space="preserve">. </w:t>
      </w:r>
      <w:r>
        <w:rPr>
          <w:rStyle w:val="RefYear"/>
        </w:rPr>
        <w:t xml:space="preserve">2011</w:t>
      </w:r>
      <w:r>
        <w:rPr>
          <w:shd w:val="clear" w:color="" w:fill=""/>
        </w:rPr>
        <w:t xml:space="preserve">. </w:t>
      </w:r>
      <w:r>
        <w:rPr>
          <w:rStyle w:val="RefArticleTitle"/>
        </w:rPr>
        <w:t xml:space="preserve">Optogenetic manipulation of neural activity in freely moving Caenorhabditis elegans</w:t>
      </w:r>
      <w:r>
        <w:rPr>
          <w:shd w:val="clear" w:color="" w:fill=""/>
        </w:rPr>
        <w:t xml:space="preserve">. </w:t>
      </w:r>
      <w:r>
        <w:rPr>
          <w:rStyle w:val=""/>
        </w:rPr>
        <w:t xml:space="preserve">Nature Methods</w:t>
      </w:r>
      <w:r>
        <w:rPr>
          <w:shd w:val="clear" w:color="" w:fill=""/>
        </w:rPr>
        <w:t xml:space="preserve"> </w:t>
      </w:r>
      <w:r>
        <w:rPr>
          <w:rStyle w:val=""/>
        </w:rPr>
        <w:t xml:space="preserve">8</w:t>
      </w:r>
      <w:r>
        <w:rPr>
          <w:shd w:val="clear" w:color="" w:fill=""/>
        </w:rPr>
        <w:t xml:space="preserve">:</w:t>
      </w:r>
      <w:r>
        <w:rPr>
          <w:rStyle w:val="RefFPage"/>
        </w:rPr>
        <w:t xml:space="preserve">147</w:t>
      </w:r>
      <w:r>
        <w:rPr>
          <w:shd w:val="clear" w:color="" w:fill=""/>
        </w:rPr>
        <w:t xml:space="preserve">–</w:t>
      </w:r>
      <w:r>
        <w:rPr>
          <w:rStyle w:val="RefLPage"/>
        </w:rPr>
        <w:t xml:space="preserve">152</w:t>
      </w:r>
      <w:r>
        <w:rPr>
          <w:shd w:val="clear" w:color="" w:fill=""/>
        </w:rPr>
        <w:t xml:space="preserve">.</w:t>
      </w:r>
    </w:p>
    <w:p>
      <w:pPr>
        <w:pStyle w:val="jrnlRefText"/>
      </w:pPr>
      <w:bookmarkStart w:id="69" w:name="R45"/>
      <w:bookmarkEnd w:id="69"/>
      <w:r>
        <w:rPr>
          <w:rStyle w:val="RefSurName"/>
        </w:rPr>
        <w:t xml:space="preserve">Liu</w:t>
      </w:r>
      <w:r>
        <w:rPr>
          <w:rStyle w:val="RefAuthor"/>
        </w:rPr>
        <w:t xml:space="preserve"> </w:t>
      </w:r>
      <w:r>
        <w:rPr>
          <w:rStyle w:val="RefGivenName"/>
        </w:rPr>
        <w:t xml:space="preserve">Q</w:t>
      </w:r>
      <w:r>
        <w:rPr>
          <w:shd w:val="clear" w:color="" w:fill=""/>
        </w:rPr>
        <w:t xml:space="preserve">, </w:t>
      </w:r>
      <w:r>
        <w:rPr>
          <w:rStyle w:val="RefSurName"/>
        </w:rPr>
        <w:t xml:space="preserve">Hollopeter</w:t>
      </w:r>
      <w:r>
        <w:rPr>
          <w:rStyle w:val="RefAuthor"/>
        </w:rPr>
        <w:t xml:space="preserve"> </w:t>
      </w:r>
      <w:r>
        <w:rPr>
          <w:rStyle w:val="RefGivenName"/>
        </w:rPr>
        <w:t xml:space="preserve">G</w:t>
      </w:r>
      <w:r>
        <w:rPr>
          <w:shd w:val="clear" w:color="" w:fill=""/>
        </w:rPr>
        <w:t xml:space="preserve">, </w:t>
      </w:r>
      <w:r>
        <w:rPr>
          <w:rStyle w:val="RefSurName"/>
        </w:rPr>
        <w:t xml:space="preserve">Jorgensen</w:t>
      </w:r>
      <w:r>
        <w:rPr>
          <w:rStyle w:val="RefAuthor"/>
        </w:rPr>
        <w:t xml:space="preserve"> </w:t>
      </w:r>
      <w:r>
        <w:rPr>
          <w:rStyle w:val="RefGivenName"/>
        </w:rPr>
        <w:t xml:space="preserve">EM</w:t>
      </w:r>
      <w:r>
        <w:rPr>
          <w:shd w:val="clear" w:color="" w:fill=""/>
        </w:rPr>
        <w:t xml:space="preserve">. </w:t>
      </w:r>
      <w:r>
        <w:rPr>
          <w:rStyle w:val="RefYear"/>
        </w:rPr>
        <w:t xml:space="preserve">2009</w:t>
      </w:r>
      <w:r>
        <w:rPr>
          <w:shd w:val="clear" w:color="" w:fill=""/>
        </w:rPr>
        <w:t xml:space="preserve">. </w:t>
      </w:r>
      <w:r>
        <w:rPr>
          <w:rStyle w:val="RefArticleTitle"/>
        </w:rPr>
        <w:t xml:space="preserve">Graded synaptic transmission at the Caenorhabditis elegans neuromuscular junction</w:t>
      </w:r>
      <w:r>
        <w:rPr>
          <w:shd w:val="clear" w:color="" w:fill=""/>
        </w:rPr>
        <w:t xml:space="preserve">. </w:t>
      </w:r>
      <w:r>
        <w:rPr>
          <w:rStyle w:val=""/>
        </w:rPr>
        <w:t xml:space="preserve">Proceedings of the National Academy of </w:t>
      </w:r>
      <w:r>
        <w:rPr>
          <w:rStyle w:val=""/>
        </w:rPr>
        <w:t xml:space="preserve">Sciences of the United States of America</w:t>
      </w:r>
      <w:r>
        <w:rPr>
          <w:shd w:val="clear" w:color="" w:fill=""/>
        </w:rPr>
        <w:t xml:space="preserve"> </w:t>
      </w:r>
      <w:r>
        <w:rPr>
          <w:rStyle w:val=""/>
        </w:rPr>
        <w:t xml:space="preserve">106</w:t>
      </w:r>
      <w:r>
        <w:rPr>
          <w:shd w:val="clear" w:color="" w:fill=""/>
        </w:rPr>
        <w:t xml:space="preserve">:</w:t>
      </w:r>
      <w:r>
        <w:rPr>
          <w:rStyle w:val="RefFPage"/>
        </w:rPr>
        <w:t xml:space="preserve">10823</w:t>
      </w:r>
      <w:r>
        <w:rPr>
          <w:shd w:val="clear" w:color="" w:fill=""/>
        </w:rPr>
        <w:t xml:space="preserve">–</w:t>
      </w:r>
      <w:r>
        <w:rPr>
          <w:rStyle w:val="RefLPage"/>
        </w:rPr>
        <w:t xml:space="preserve">10828</w:t>
      </w:r>
      <w:r>
        <w:rPr>
          <w:shd w:val="clear" w:color="" w:fill=""/>
        </w:rPr>
        <w:t xml:space="preserve">.</w:t>
      </w:r>
    </w:p>
    <w:p>
      <w:pPr>
        <w:pStyle w:val="jrnlRefText"/>
      </w:pPr>
      <w:bookmarkStart w:id="70" w:name="R46"/>
      <w:bookmarkEnd w:id="70"/>
      <w:r>
        <w:rPr>
          <w:rStyle w:val="RefSurName"/>
        </w:rPr>
        <w:t xml:space="preserve">MacLeod</w:t>
      </w:r>
      <w:r>
        <w:rPr>
          <w:rStyle w:val="RefAuthor"/>
        </w:rPr>
        <w:t xml:space="preserve"> </w:t>
      </w:r>
      <w:r>
        <w:rPr>
          <w:rStyle w:val="RefGivenName"/>
        </w:rPr>
        <w:t xml:space="preserve">AR</w:t>
      </w:r>
      <w:r>
        <w:rPr>
          <w:shd w:val="clear" w:color="" w:fill=""/>
        </w:rPr>
        <w:t xml:space="preserve">, </w:t>
      </w:r>
      <w:r>
        <w:rPr>
          <w:rStyle w:val="RefSurName"/>
        </w:rPr>
        <w:t xml:space="preserve">Waterston</w:t>
      </w:r>
      <w:r>
        <w:rPr>
          <w:rStyle w:val="RefAuthor"/>
        </w:rPr>
        <w:t xml:space="preserve"> </w:t>
      </w:r>
      <w:r>
        <w:rPr>
          <w:rStyle w:val="RefGivenName"/>
        </w:rPr>
        <w:t xml:space="preserve">RH</w:t>
      </w:r>
      <w:r>
        <w:rPr>
          <w:shd w:val="clear" w:color="" w:fill=""/>
        </w:rPr>
        <w:t xml:space="preserve">, </w:t>
      </w:r>
      <w:r>
        <w:rPr>
          <w:rStyle w:val="RefSurName"/>
        </w:rPr>
        <w:t xml:space="preserve">Fishpool</w:t>
      </w:r>
      <w:r>
        <w:rPr>
          <w:rStyle w:val="RefAuthor"/>
        </w:rPr>
        <w:t xml:space="preserve"> </w:t>
      </w:r>
      <w:r>
        <w:rPr>
          <w:rStyle w:val="RefGivenName"/>
        </w:rPr>
        <w:t xml:space="preserve">RM</w:t>
      </w:r>
      <w:r>
        <w:rPr>
          <w:shd w:val="clear" w:color="" w:fill=""/>
        </w:rPr>
        <w:t xml:space="preserve">, </w:t>
      </w:r>
      <w:r>
        <w:rPr>
          <w:rStyle w:val="RefSurName"/>
        </w:rPr>
        <w:t xml:space="preserve">Brenner</w:t>
      </w:r>
      <w:r>
        <w:rPr>
          <w:rStyle w:val="RefAuthor"/>
        </w:rPr>
        <w:t xml:space="preserve"> </w:t>
      </w:r>
      <w:r>
        <w:rPr>
          <w:rStyle w:val="RefGivenName"/>
        </w:rPr>
        <w:t xml:space="preserve">S</w:t>
      </w:r>
      <w:r>
        <w:rPr>
          <w:shd w:val="clear" w:color="" w:fill=""/>
        </w:rPr>
        <w:t xml:space="preserve">. </w:t>
      </w:r>
      <w:r>
        <w:rPr>
          <w:rStyle w:val="RefYear"/>
        </w:rPr>
        <w:t xml:space="preserve">1977</w:t>
      </w:r>
      <w:r>
        <w:rPr>
          <w:shd w:val="clear" w:color="" w:fill=""/>
        </w:rPr>
        <w:t xml:space="preserve">. </w:t>
      </w:r>
      <w:r>
        <w:rPr>
          <w:rStyle w:val="RefArticleTitle"/>
        </w:rPr>
        <w:t xml:space="preserve">Identification of the structural gene for a myosin heavy-chain in Caenorhabditis elegans</w:t>
      </w:r>
      <w:r>
        <w:rPr>
          <w:shd w:val="clear" w:color="" w:fill=""/>
        </w:rPr>
        <w:t xml:space="preserve">. </w:t>
      </w:r>
      <w:r>
        <w:rPr>
          <w:rStyle w:val=""/>
        </w:rPr>
        <w:t xml:space="preserve">Journal of Molecular Biology</w:t>
      </w:r>
      <w:r>
        <w:rPr>
          <w:shd w:val="clear" w:color="" w:fill=""/>
        </w:rPr>
        <w:t xml:space="preserve"> </w:t>
      </w:r>
      <w:r>
        <w:rPr>
          <w:rStyle w:val=""/>
        </w:rPr>
        <w:t xml:space="preserve">114</w:t>
      </w:r>
      <w:r>
        <w:rPr>
          <w:shd w:val="clear" w:color="" w:fill=""/>
        </w:rPr>
        <w:t xml:space="preserve">:</w:t>
      </w:r>
      <w:r>
        <w:rPr>
          <w:rStyle w:val="RefFPage"/>
        </w:rPr>
        <w:t xml:space="preserve">133</w:t>
      </w:r>
      <w:r>
        <w:rPr>
          <w:shd w:val="clear" w:color="" w:fill=""/>
        </w:rPr>
        <w:t xml:space="preserve">–</w:t>
      </w:r>
      <w:r>
        <w:rPr>
          <w:rStyle w:val="RefLPage"/>
        </w:rPr>
        <w:t xml:space="preserve">140</w:t>
      </w:r>
      <w:r>
        <w:rPr>
          <w:shd w:val="clear" w:color="" w:fill=""/>
        </w:rPr>
        <w:t xml:space="preserve">.</w:t>
      </w:r>
    </w:p>
    <w:p>
      <w:pPr>
        <w:pStyle w:val="jrnlRefText"/>
      </w:pPr>
      <w:bookmarkStart w:id="71" w:name="R47"/>
      <w:bookmarkEnd w:id="71"/>
      <w:r>
        <w:rPr>
          <w:rStyle w:val="RefSurName"/>
        </w:rPr>
        <w:t xml:space="preserve">Mclntire</w:t>
      </w:r>
      <w:r>
        <w:rPr>
          <w:rStyle w:val="RefAuthor"/>
        </w:rPr>
        <w:t xml:space="preserve"> </w:t>
      </w:r>
      <w:r>
        <w:rPr>
          <w:rStyle w:val="RefGivenName"/>
        </w:rPr>
        <w:t xml:space="preserve">SL</w:t>
      </w:r>
      <w:r>
        <w:rPr>
          <w:shd w:val="clear" w:color="" w:fill=""/>
        </w:rPr>
        <w:t xml:space="preserve">, </w:t>
      </w:r>
      <w:r>
        <w:rPr>
          <w:rStyle w:val="RefSurName"/>
        </w:rPr>
        <w:t xml:space="preserve">Jorgensen</w:t>
      </w:r>
      <w:r>
        <w:rPr>
          <w:rStyle w:val="RefAuthor"/>
        </w:rPr>
        <w:t xml:space="preserve"> </w:t>
      </w:r>
      <w:r>
        <w:rPr>
          <w:rStyle w:val="RefGivenName"/>
        </w:rPr>
        <w:t xml:space="preserve">E</w:t>
      </w:r>
      <w:r>
        <w:rPr>
          <w:shd w:val="clear" w:color="" w:fill=""/>
        </w:rPr>
        <w:t xml:space="preserve">, </w:t>
      </w:r>
      <w:r>
        <w:rPr>
          <w:rStyle w:val="RefSurName"/>
        </w:rPr>
        <w:t xml:space="preserve">Horvitz</w:t>
      </w:r>
      <w:r>
        <w:rPr>
          <w:rStyle w:val="RefAuthor"/>
        </w:rPr>
        <w:t xml:space="preserve"> </w:t>
      </w:r>
      <w:r>
        <w:rPr>
          <w:rStyle w:val="RefGivenName"/>
        </w:rPr>
        <w:t xml:space="preserve">HR</w:t>
      </w:r>
      <w:r>
        <w:rPr>
          <w:shd w:val="clear" w:color="" w:fill=""/>
        </w:rPr>
        <w:t xml:space="preserve">. </w:t>
      </w:r>
      <w:r>
        <w:rPr>
          <w:rStyle w:val="RefYear"/>
        </w:rPr>
        <w:t xml:space="preserve">1993a</w:t>
      </w:r>
      <w:r>
        <w:rPr>
          <w:shd w:val="clear" w:color="" w:fill=""/>
        </w:rPr>
        <w:t xml:space="preserve">. </w:t>
      </w:r>
      <w:r>
        <w:rPr>
          <w:rStyle w:val="RefArticleTitle"/>
        </w:rPr>
        <w:t xml:space="preserve">Genes required for GABA function in Caenorhabditis elegans</w:t>
      </w:r>
      <w:r>
        <w:rPr>
          <w:shd w:val="clear" w:color="" w:fill=""/>
        </w:rPr>
        <w:t xml:space="preserve">. </w:t>
      </w:r>
      <w:r>
        <w:rPr>
          <w:rStyle w:val=""/>
        </w:rPr>
        <w:t xml:space="preserve">Nature</w:t>
      </w:r>
      <w:r>
        <w:rPr>
          <w:shd w:val="clear" w:color="" w:fill=""/>
        </w:rPr>
        <w:t xml:space="preserve"> </w:t>
      </w:r>
      <w:r>
        <w:rPr>
          <w:rStyle w:val=""/>
        </w:rPr>
        <w:t xml:space="preserve">364</w:t>
      </w:r>
      <w:r>
        <w:rPr>
          <w:shd w:val="clear" w:color="" w:fill=""/>
        </w:rPr>
        <w:t xml:space="preserve">:</w:t>
      </w:r>
      <w:r>
        <w:rPr>
          <w:rStyle w:val="RefFPage"/>
        </w:rPr>
        <w:t xml:space="preserve">334</w:t>
      </w:r>
      <w:r>
        <w:rPr>
          <w:shd w:val="clear" w:color="" w:fill=""/>
        </w:rPr>
        <w:t xml:space="preserve">–</w:t>
      </w:r>
      <w:r>
        <w:rPr>
          <w:rStyle w:val="RefLPage"/>
        </w:rPr>
        <w:t xml:space="preserve">337</w:t>
      </w:r>
      <w:r>
        <w:rPr>
          <w:shd w:val="clear" w:color="" w:fill=""/>
        </w:rPr>
        <w:t xml:space="preserve">.</w:t>
      </w:r>
    </w:p>
    <w:p>
      <w:pPr>
        <w:pStyle w:val="jrnlRefText"/>
      </w:pPr>
      <w:bookmarkStart w:id="72" w:name="R48"/>
      <w:bookmarkEnd w:id="72"/>
      <w:r>
        <w:rPr>
          <w:rStyle w:val="RefSurName"/>
        </w:rPr>
        <w:t xml:space="preserve">Mclntire</w:t>
      </w:r>
      <w:r>
        <w:rPr>
          <w:rStyle w:val="RefAuthor"/>
        </w:rPr>
        <w:t xml:space="preserve"> </w:t>
      </w:r>
      <w:r>
        <w:rPr>
          <w:rStyle w:val="RefGivenName"/>
        </w:rPr>
        <w:t xml:space="preserve">SL</w:t>
      </w:r>
      <w:r>
        <w:rPr>
          <w:shd w:val="clear" w:color="" w:fill=""/>
        </w:rPr>
        <w:t xml:space="preserve">, </w:t>
      </w:r>
      <w:r>
        <w:rPr>
          <w:rStyle w:val="RefSurName"/>
        </w:rPr>
        <w:t xml:space="preserve">Jorgensen</w:t>
      </w:r>
      <w:r>
        <w:rPr>
          <w:rStyle w:val="RefAuthor"/>
        </w:rPr>
        <w:t xml:space="preserve"> </w:t>
      </w:r>
      <w:r>
        <w:rPr>
          <w:rStyle w:val="RefGivenName"/>
        </w:rPr>
        <w:t xml:space="preserve">E</w:t>
      </w:r>
      <w:r>
        <w:rPr>
          <w:shd w:val="clear" w:color="" w:fill=""/>
        </w:rPr>
        <w:t xml:space="preserve">, </w:t>
      </w:r>
      <w:r>
        <w:rPr>
          <w:rStyle w:val="RefSurName"/>
        </w:rPr>
        <w:t xml:space="preserve">Kaplan</w:t>
      </w:r>
      <w:r>
        <w:rPr>
          <w:rStyle w:val="RefAuthor"/>
        </w:rPr>
        <w:t xml:space="preserve"> </w:t>
      </w:r>
      <w:r>
        <w:rPr>
          <w:rStyle w:val="RefGivenName"/>
        </w:rPr>
        <w:t xml:space="preserve">J</w:t>
      </w:r>
      <w:r>
        <w:rPr>
          <w:shd w:val="clear" w:color="" w:fill=""/>
        </w:rPr>
        <w:t xml:space="preserve">, </w:t>
      </w:r>
      <w:r>
        <w:rPr>
          <w:rStyle w:val="RefSurName"/>
        </w:rPr>
        <w:t xml:space="preserve">Horvitz</w:t>
      </w:r>
      <w:r>
        <w:rPr>
          <w:rStyle w:val="RefAuthor"/>
        </w:rPr>
        <w:t xml:space="preserve"> </w:t>
      </w:r>
      <w:r>
        <w:rPr>
          <w:rStyle w:val="RefGivenName"/>
        </w:rPr>
        <w:t xml:space="preserve">HR</w:t>
      </w:r>
      <w:r>
        <w:rPr>
          <w:shd w:val="clear" w:color="" w:fill=""/>
        </w:rPr>
        <w:t xml:space="preserve">. </w:t>
      </w:r>
      <w:r>
        <w:rPr>
          <w:rStyle w:val="RefYear"/>
        </w:rPr>
        <w:t xml:space="preserve">1993b</w:t>
      </w:r>
      <w:r>
        <w:rPr>
          <w:shd w:val="clear" w:color="" w:fill=""/>
        </w:rPr>
        <w:t xml:space="preserve">. </w:t>
      </w:r>
      <w:r>
        <w:rPr>
          <w:rStyle w:val="RefArticleTitle"/>
        </w:rPr>
        <w:t xml:space="preserve">The GABAergic nervous system of Caenorhabditis elegans</w:t>
      </w:r>
      <w:r>
        <w:rPr>
          <w:shd w:val="clear" w:color="" w:fill=""/>
        </w:rPr>
        <w:t xml:space="preserve">. </w:t>
      </w:r>
      <w:r>
        <w:rPr>
          <w:rStyle w:val=""/>
        </w:rPr>
        <w:t xml:space="preserve">Nature</w:t>
      </w:r>
      <w:r>
        <w:rPr>
          <w:shd w:val="clear" w:color="" w:fill=""/>
        </w:rPr>
        <w:t xml:space="preserve"> </w:t>
      </w:r>
      <w:r>
        <w:rPr>
          <w:rStyle w:val=""/>
        </w:rPr>
        <w:t xml:space="preserve">364</w:t>
      </w:r>
      <w:r>
        <w:rPr>
          <w:shd w:val="clear" w:color="" w:fill=""/>
        </w:rPr>
        <w:t xml:space="preserve">:</w:t>
      </w:r>
      <w:r>
        <w:rPr>
          <w:rStyle w:val="RefFPage"/>
        </w:rPr>
        <w:t xml:space="preserve">337</w:t>
      </w:r>
      <w:r>
        <w:rPr>
          <w:shd w:val="clear" w:color="" w:fill=""/>
        </w:rPr>
        <w:t xml:space="preserve">–</w:t>
      </w:r>
      <w:r>
        <w:rPr>
          <w:rStyle w:val="RefLPage"/>
        </w:rPr>
        <w:t xml:space="preserve">341</w:t>
      </w:r>
      <w:r>
        <w:rPr>
          <w:shd w:val="clear" w:color="" w:fill=""/>
        </w:rPr>
        <w:t xml:space="preserve">.</w:t>
      </w:r>
    </w:p>
    <w:p>
      <w:pPr>
        <w:pStyle w:val="jrnlRefText"/>
      </w:pPr>
      <w:bookmarkStart w:id="73" w:name="R49"/>
      <w:bookmarkEnd w:id="73"/>
      <w:r>
        <w:rPr>
          <w:rStyle w:val="RefSurName"/>
        </w:rPr>
        <w:t xml:space="preserve">Mello</w:t>
      </w:r>
      <w:r>
        <w:rPr>
          <w:rStyle w:val="RefAuthor"/>
        </w:rPr>
        <w:t xml:space="preserve"> </w:t>
      </w:r>
      <w:r>
        <w:rPr>
          <w:rStyle w:val="RefGivenName"/>
        </w:rPr>
        <w:t xml:space="preserve">CC</w:t>
      </w:r>
      <w:r>
        <w:rPr>
          <w:shd w:val="clear" w:color="" w:fill=""/>
        </w:rPr>
        <w:t xml:space="preserve">, </w:t>
      </w:r>
      <w:r>
        <w:rPr>
          <w:rStyle w:val="RefSurName"/>
        </w:rPr>
        <w:t xml:space="preserve">Kramer</w:t>
      </w:r>
      <w:r>
        <w:rPr>
          <w:rStyle w:val="RefAuthor"/>
        </w:rPr>
        <w:t xml:space="preserve"> </w:t>
      </w:r>
      <w:r>
        <w:rPr>
          <w:rStyle w:val="RefGivenName"/>
        </w:rPr>
        <w:t xml:space="preserve">JM</w:t>
      </w:r>
      <w:r>
        <w:rPr>
          <w:shd w:val="clear" w:color="" w:fill=""/>
        </w:rPr>
        <w:t xml:space="preserve">, </w:t>
      </w:r>
      <w:r>
        <w:rPr>
          <w:rStyle w:val="RefSurName"/>
        </w:rPr>
        <w:t xml:space="preserve">Stinchcomb</w:t>
      </w:r>
      <w:r>
        <w:rPr>
          <w:rStyle w:val="RefAuthor"/>
        </w:rPr>
        <w:t xml:space="preserve"> </w:t>
      </w:r>
      <w:r>
        <w:rPr>
          <w:rStyle w:val="RefGivenName"/>
        </w:rPr>
        <w:t xml:space="preserve">D</w:t>
      </w:r>
      <w:r>
        <w:rPr>
          <w:shd w:val="clear" w:color="" w:fill=""/>
        </w:rPr>
        <w:t xml:space="preserve">, </w:t>
      </w:r>
      <w:r>
        <w:rPr>
          <w:rStyle w:val="RefSurName"/>
        </w:rPr>
        <w:t xml:space="preserve">Ambros</w:t>
      </w:r>
      <w:r>
        <w:rPr>
          <w:rStyle w:val="RefAuthor"/>
        </w:rPr>
        <w:t xml:space="preserve"> </w:t>
      </w:r>
      <w:r>
        <w:rPr>
          <w:rStyle w:val="RefGivenName"/>
        </w:rPr>
        <w:t xml:space="preserve">V</w:t>
      </w:r>
      <w:r>
        <w:rPr>
          <w:shd w:val="clear" w:color="" w:fill=""/>
        </w:rPr>
        <w:t xml:space="preserve">. </w:t>
      </w:r>
      <w:r>
        <w:rPr>
          <w:rStyle w:val="RefYear"/>
        </w:rPr>
        <w:t xml:space="preserve">1991</w:t>
      </w:r>
      <w:r>
        <w:rPr>
          <w:shd w:val="clear" w:color="" w:fill=""/>
        </w:rPr>
        <w:t xml:space="preserve">. </w:t>
      </w:r>
      <w:r>
        <w:rPr>
          <w:rStyle w:val="RefArticleTitle"/>
        </w:rPr>
        <w:t xml:space="preserve">Efficient gene transfer in C.elegans: extrachromosomal maintenance and integration of transforming sequences</w:t>
      </w:r>
      <w:r>
        <w:rPr>
          <w:shd w:val="clear" w:color="" w:fill=""/>
        </w:rPr>
        <w:t xml:space="preserve">. </w:t>
      </w:r>
      <w:r>
        <w:rPr>
          <w:rStyle w:val=""/>
        </w:rPr>
        <w:t xml:space="preserve">The EMBO Journal</w:t>
      </w:r>
      <w:r>
        <w:rPr>
          <w:shd w:val="clear" w:color="" w:fill=""/>
        </w:rPr>
        <w:t xml:space="preserve"> </w:t>
      </w:r>
      <w:r>
        <w:rPr>
          <w:rStyle w:val=""/>
        </w:rPr>
        <w:t xml:space="preserve">10</w:t>
      </w:r>
      <w:r>
        <w:rPr>
          <w:shd w:val="clear" w:color="" w:fill=""/>
        </w:rPr>
        <w:t xml:space="preserve">:</w:t>
      </w:r>
      <w:r>
        <w:rPr>
          <w:rStyle w:val="RefFPage"/>
        </w:rPr>
        <w:t xml:space="preserve">3959</w:t>
      </w:r>
      <w:r>
        <w:rPr>
          <w:shd w:val="clear" w:color="" w:fill=""/>
        </w:rPr>
        <w:t xml:space="preserve">–</w:t>
      </w:r>
      <w:r>
        <w:rPr>
          <w:rStyle w:val="RefLPage"/>
        </w:rPr>
        <w:t xml:space="preserve">3970</w:t>
      </w:r>
      <w:r>
        <w:rPr>
          <w:shd w:val="clear" w:color="" w:fill=""/>
        </w:rPr>
        <w:t xml:space="preserve">.</w:t>
      </w:r>
    </w:p>
    <w:p>
      <w:pPr>
        <w:pStyle w:val="jrnlRefText"/>
      </w:pPr>
      <w:bookmarkStart w:id="74" w:name="R50"/>
      <w:bookmarkEnd w:id="74"/>
      <w:r>
        <w:rPr>
          <w:rStyle w:val="RefSurName"/>
        </w:rPr>
        <w:t xml:space="preserve">Miller</w:t>
      </w:r>
      <w:r>
        <w:rPr>
          <w:rStyle w:val="RefAuthor"/>
        </w:rPr>
        <w:t xml:space="preserve"> </w:t>
      </w:r>
      <w:r>
        <w:rPr>
          <w:rStyle w:val="RefGivenName"/>
        </w:rPr>
        <w:t xml:space="preserve">KG</w:t>
      </w:r>
      <w:r>
        <w:rPr>
          <w:shd w:val="clear" w:color="" w:fill=""/>
        </w:rPr>
        <w:t xml:space="preserve">, </w:t>
      </w:r>
      <w:r>
        <w:rPr>
          <w:rStyle w:val="RefSurName"/>
        </w:rPr>
        <w:t xml:space="preserve">Alfonso</w:t>
      </w:r>
      <w:r>
        <w:rPr>
          <w:rStyle w:val="RefAuthor"/>
        </w:rPr>
        <w:t xml:space="preserve"> </w:t>
      </w:r>
      <w:r>
        <w:rPr>
          <w:rStyle w:val="RefGivenName"/>
        </w:rPr>
        <w:t xml:space="preserve">A</w:t>
      </w:r>
      <w:r>
        <w:rPr>
          <w:shd w:val="clear" w:color="" w:fill=""/>
        </w:rPr>
        <w:t xml:space="preserve">, </w:t>
      </w:r>
      <w:r>
        <w:rPr>
          <w:rStyle w:val="RefSurName"/>
        </w:rPr>
        <w:t xml:space="preserve">Nguyen</w:t>
      </w:r>
      <w:r>
        <w:rPr>
          <w:rStyle w:val="RefAuthor"/>
        </w:rPr>
        <w:t xml:space="preserve"> </w:t>
      </w:r>
      <w:r>
        <w:rPr>
          <w:rStyle w:val="RefGivenName"/>
        </w:rPr>
        <w:t xml:space="preserve">M</w:t>
      </w:r>
      <w:r>
        <w:rPr>
          <w:shd w:val="clear" w:color="" w:fill=""/>
        </w:rPr>
        <w:t xml:space="preserve">, </w:t>
      </w:r>
      <w:r>
        <w:rPr>
          <w:rStyle w:val="RefSurName"/>
        </w:rPr>
        <w:t xml:space="preserve">Crowell</w:t>
      </w:r>
      <w:r>
        <w:rPr>
          <w:rStyle w:val="RefAuthor"/>
        </w:rPr>
        <w:t xml:space="preserve"> </w:t>
      </w:r>
      <w:r>
        <w:rPr>
          <w:rStyle w:val="RefGivenName"/>
        </w:rPr>
        <w:t xml:space="preserve">JA</w:t>
      </w:r>
      <w:r>
        <w:rPr>
          <w:shd w:val="clear" w:color="" w:fill=""/>
        </w:rPr>
        <w:t xml:space="preserve">, </w:t>
      </w:r>
      <w:r>
        <w:rPr>
          <w:rStyle w:val="RefSurName"/>
        </w:rPr>
        <w:t xml:space="preserve">Johnson</w:t>
      </w:r>
      <w:r>
        <w:rPr>
          <w:rStyle w:val="RefAuthor"/>
        </w:rPr>
        <w:t xml:space="preserve"> </w:t>
      </w:r>
      <w:r>
        <w:rPr>
          <w:rStyle w:val="RefGivenName"/>
        </w:rPr>
        <w:t xml:space="preserve">CD</w:t>
      </w:r>
      <w:r>
        <w:rPr>
          <w:shd w:val="clear" w:color="" w:fill=""/>
        </w:rPr>
        <w:t xml:space="preserve">, </w:t>
      </w:r>
      <w:r>
        <w:rPr>
          <w:rStyle w:val="RefSurName"/>
        </w:rPr>
        <w:t xml:space="preserve">Rand</w:t>
      </w:r>
      <w:r>
        <w:rPr>
          <w:rStyle w:val="RefAuthor"/>
        </w:rPr>
        <w:t xml:space="preserve"> </w:t>
      </w:r>
      <w:r>
        <w:rPr>
          <w:rStyle w:val="RefGivenName"/>
        </w:rPr>
        <w:t xml:space="preserve">JB</w:t>
      </w:r>
      <w:r>
        <w:rPr>
          <w:shd w:val="clear" w:color="" w:fill=""/>
        </w:rPr>
        <w:t xml:space="preserve">. </w:t>
      </w:r>
      <w:r>
        <w:rPr>
          <w:rStyle w:val="RefYear"/>
        </w:rPr>
        <w:t xml:space="preserve">1996</w:t>
      </w:r>
      <w:r>
        <w:rPr>
          <w:shd w:val="clear" w:color="" w:fill=""/>
        </w:rPr>
        <w:t xml:space="preserve">. </w:t>
      </w:r>
      <w:r>
        <w:rPr>
          <w:rStyle w:val="RefArticleTitle"/>
        </w:rPr>
        <w:t xml:space="preserve">A genetic selection for Caenorhabditis elegans synaptic transmission mutants</w:t>
      </w:r>
      <w:r>
        <w:rPr>
          <w:shd w:val="clear" w:color="" w:fill=""/>
        </w:rPr>
        <w:t xml:space="preserve">. </w:t>
      </w:r>
      <w:r>
        <w:rPr>
          <w:rStyle w:val=""/>
        </w:rPr>
        <w:t xml:space="preserve">Proceedings of the National Academy of </w:t>
      </w:r>
      <w:r>
        <w:rPr>
          <w:rStyle w:val=""/>
        </w:rPr>
        <w:t xml:space="preserve">Sciences of the United States of America</w:t>
      </w:r>
      <w:r>
        <w:rPr>
          <w:shd w:val="clear" w:color="" w:fill=""/>
        </w:rPr>
        <w:t xml:space="preserve"> </w:t>
      </w:r>
      <w:r>
        <w:rPr>
          <w:rStyle w:val=""/>
        </w:rPr>
        <w:t xml:space="preserve">93</w:t>
      </w:r>
      <w:r>
        <w:rPr>
          <w:shd w:val="clear" w:color="" w:fill=""/>
        </w:rPr>
        <w:t xml:space="preserve">:</w:t>
      </w:r>
      <w:r>
        <w:rPr>
          <w:rStyle w:val="RefFPage"/>
        </w:rPr>
        <w:t xml:space="preserve">12593</w:t>
      </w:r>
      <w:r>
        <w:rPr>
          <w:shd w:val="clear" w:color="" w:fill=""/>
        </w:rPr>
        <w:t xml:space="preserve">–</w:t>
      </w:r>
      <w:r>
        <w:rPr>
          <w:rStyle w:val="RefLPage"/>
        </w:rPr>
        <w:t xml:space="preserve">12598</w:t>
      </w:r>
      <w:r>
        <w:rPr>
          <w:shd w:val="clear" w:color="" w:fill=""/>
        </w:rPr>
        <w:t xml:space="preserve">.</w:t>
      </w:r>
    </w:p>
    <w:p>
      <w:pPr>
        <w:pStyle w:val="jrnlRefText"/>
      </w:pPr>
      <w:bookmarkStart w:id="75" w:name="R51"/>
      <w:bookmarkEnd w:id="75"/>
      <w:r>
        <w:rPr>
          <w:rStyle w:val="RefSurName"/>
        </w:rPr>
        <w:t xml:space="preserve">Nagel</w:t>
      </w:r>
      <w:r>
        <w:rPr>
          <w:rStyle w:val="RefAuthor"/>
        </w:rPr>
        <w:t xml:space="preserve"> </w:t>
      </w:r>
      <w:r>
        <w:rPr>
          <w:rStyle w:val="RefGivenName"/>
        </w:rPr>
        <w:t xml:space="preserve">G</w:t>
      </w:r>
      <w:r>
        <w:rPr>
          <w:shd w:val="clear" w:color="" w:fill=""/>
        </w:rPr>
        <w:t xml:space="preserve">, </w:t>
      </w:r>
      <w:r>
        <w:rPr>
          <w:rStyle w:val="RefSurName"/>
        </w:rPr>
        <w:t xml:space="preserve">Szellas</w:t>
      </w:r>
      <w:r>
        <w:rPr>
          <w:rStyle w:val="RefAuthor"/>
        </w:rPr>
        <w:t xml:space="preserve"> </w:t>
      </w:r>
      <w:r>
        <w:rPr>
          <w:rStyle w:val="RefGivenName"/>
        </w:rPr>
        <w:t xml:space="preserve">T</w:t>
      </w:r>
      <w:r>
        <w:rPr>
          <w:shd w:val="clear" w:color="" w:fill=""/>
        </w:rPr>
        <w:t xml:space="preserve">, </w:t>
      </w:r>
      <w:r>
        <w:rPr>
          <w:rStyle w:val="RefSurName"/>
        </w:rPr>
        <w:t xml:space="preserve">Huhn</w:t>
      </w:r>
      <w:r>
        <w:rPr>
          <w:rStyle w:val="RefAuthor"/>
        </w:rPr>
        <w:t xml:space="preserve"> </w:t>
      </w:r>
      <w:r>
        <w:rPr>
          <w:rStyle w:val="RefGivenName"/>
        </w:rPr>
        <w:t xml:space="preserve">W</w:t>
      </w:r>
      <w:r>
        <w:rPr>
          <w:shd w:val="clear" w:color="" w:fill=""/>
        </w:rPr>
        <w:t xml:space="preserve">, </w:t>
      </w:r>
      <w:r>
        <w:rPr>
          <w:rStyle w:val="RefSurName"/>
        </w:rPr>
        <w:t xml:space="preserve">Kateriya</w:t>
      </w:r>
      <w:r>
        <w:rPr>
          <w:rStyle w:val="RefAuthor"/>
        </w:rPr>
        <w:t xml:space="preserve"> </w:t>
      </w:r>
      <w:r>
        <w:rPr>
          <w:rStyle w:val="RefGivenName"/>
        </w:rPr>
        <w:t xml:space="preserve">S</w:t>
      </w:r>
      <w:r>
        <w:rPr>
          <w:shd w:val="clear" w:color="" w:fill=""/>
        </w:rPr>
        <w:t xml:space="preserve">, </w:t>
      </w:r>
      <w:r>
        <w:rPr>
          <w:rStyle w:val="RefSurName"/>
        </w:rPr>
        <w:t xml:space="preserve">Adeishvili</w:t>
      </w:r>
      <w:r>
        <w:rPr>
          <w:rStyle w:val="RefAuthor"/>
        </w:rPr>
        <w:t xml:space="preserve"> </w:t>
      </w:r>
      <w:r>
        <w:rPr>
          <w:rStyle w:val="RefGivenName"/>
        </w:rPr>
        <w:t xml:space="preserve">N</w:t>
      </w:r>
      <w:r>
        <w:rPr>
          <w:shd w:val="clear" w:color="" w:fill=""/>
        </w:rPr>
        <w:t xml:space="preserve">, </w:t>
      </w:r>
      <w:r>
        <w:rPr>
          <w:rStyle w:val="RefSurName"/>
        </w:rPr>
        <w:t xml:space="preserve">Berthold</w:t>
      </w:r>
      <w:r>
        <w:rPr>
          <w:rStyle w:val="RefAuthor"/>
        </w:rPr>
        <w:t xml:space="preserve"> </w:t>
      </w:r>
      <w:r>
        <w:rPr>
          <w:rStyle w:val="RefGivenName"/>
        </w:rPr>
        <w:t xml:space="preserve">P</w:t>
      </w:r>
      <w:r>
        <w:rPr>
          <w:shd w:val="clear" w:color="" w:fill=""/>
        </w:rPr>
        <w:t xml:space="preserve">, </w:t>
      </w:r>
      <w:r>
        <w:rPr>
          <w:rStyle w:val="RefSurName"/>
        </w:rPr>
        <w:t xml:space="preserve">Ollig</w:t>
      </w:r>
      <w:r>
        <w:rPr>
          <w:rStyle w:val="RefAuthor"/>
        </w:rPr>
        <w:t xml:space="preserve"> </w:t>
      </w:r>
      <w:r>
        <w:rPr>
          <w:rStyle w:val="RefGivenName"/>
        </w:rPr>
        <w:t xml:space="preserve">D</w:t>
      </w:r>
      <w:r>
        <w:rPr>
          <w:shd w:val="clear" w:color="" w:fill=""/>
        </w:rPr>
        <w:t xml:space="preserve">, </w:t>
      </w:r>
      <w:r>
        <w:rPr>
          <w:rStyle w:val="RefSurName"/>
        </w:rPr>
        <w:t xml:space="preserve">Hegemann</w:t>
      </w:r>
      <w:r>
        <w:rPr>
          <w:rStyle w:val="RefAuthor"/>
        </w:rPr>
        <w:t xml:space="preserve"> </w:t>
      </w:r>
      <w:r>
        <w:rPr>
          <w:rStyle w:val="RefGivenName"/>
        </w:rPr>
        <w:t xml:space="preserve">P</w:t>
      </w:r>
      <w:r>
        <w:rPr>
          <w:shd w:val="clear" w:color="" w:fill=""/>
        </w:rPr>
        <w:t xml:space="preserve">, </w:t>
      </w:r>
      <w:r>
        <w:rPr>
          <w:rStyle w:val="RefSurName"/>
        </w:rPr>
        <w:t xml:space="preserve">Bamberg</w:t>
      </w:r>
      <w:r>
        <w:rPr>
          <w:rStyle w:val="RefAuthor"/>
        </w:rPr>
        <w:t xml:space="preserve"> </w:t>
      </w:r>
      <w:r>
        <w:rPr>
          <w:rStyle w:val="RefGivenName"/>
        </w:rPr>
        <w:t xml:space="preserve">E</w:t>
      </w:r>
      <w:r>
        <w:rPr>
          <w:shd w:val="clear" w:color="" w:fill=""/>
        </w:rPr>
        <w:t xml:space="preserve">. </w:t>
      </w:r>
      <w:r>
        <w:rPr>
          <w:rStyle w:val="RefYear"/>
        </w:rPr>
        <w:t xml:space="preserve">2003</w:t>
      </w:r>
      <w:r>
        <w:rPr>
          <w:shd w:val="clear" w:color="" w:fill=""/>
        </w:rPr>
        <w:t xml:space="preserve">. </w:t>
      </w:r>
      <w:r>
        <w:rPr>
          <w:rStyle w:val="RefArticleTitle"/>
        </w:rPr>
        <w:t xml:space="preserve">Channelrhodopsin-2, a directly light-gated cation-selective membrane channel</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100</w:t>
      </w:r>
      <w:r>
        <w:rPr>
          <w:shd w:val="clear" w:color="" w:fill=""/>
        </w:rPr>
        <w:t xml:space="preserve">:</w:t>
      </w:r>
      <w:r>
        <w:rPr>
          <w:rStyle w:val="RefFPage"/>
        </w:rPr>
        <w:t xml:space="preserve">13940</w:t>
      </w:r>
      <w:r>
        <w:rPr>
          <w:shd w:val="clear" w:color="" w:fill=""/>
        </w:rPr>
        <w:t xml:space="preserve">–</w:t>
      </w:r>
      <w:r>
        <w:rPr>
          <w:rStyle w:val="RefLPage"/>
        </w:rPr>
        <w:t xml:space="preserve">13945</w:t>
      </w:r>
      <w:r>
        <w:rPr>
          <w:shd w:val="clear" w:color="" w:fill=""/>
        </w:rPr>
        <w:t xml:space="preserve">.</w:t>
      </w:r>
    </w:p>
    <w:p>
      <w:pPr>
        <w:pStyle w:val="jrnlRefText"/>
      </w:pPr>
      <w:bookmarkStart w:id="76" w:name="R52"/>
      <w:bookmarkEnd w:id="76"/>
      <w:r>
        <w:rPr>
          <w:rStyle w:val="RefSurName"/>
        </w:rPr>
        <w:t xml:space="preserve">Nusbaum</w:t>
      </w:r>
      <w:r>
        <w:rPr>
          <w:rStyle w:val="RefAuthor"/>
        </w:rPr>
        <w:t xml:space="preserve"> </w:t>
      </w:r>
      <w:r>
        <w:rPr>
          <w:rStyle w:val="RefGivenName"/>
        </w:rPr>
        <w:t xml:space="preserve">MP</w:t>
      </w:r>
      <w:r>
        <w:rPr>
          <w:shd w:val="clear" w:color="" w:fill=""/>
        </w:rPr>
        <w:t xml:space="preserve">, </w:t>
      </w:r>
      <w:r>
        <w:rPr>
          <w:rStyle w:val="RefSurName"/>
        </w:rPr>
        <w:t xml:space="preserve">Blitz</w:t>
      </w:r>
      <w:r>
        <w:rPr>
          <w:rStyle w:val="RefAuthor"/>
        </w:rPr>
        <w:t xml:space="preserve"> </w:t>
      </w:r>
      <w:r>
        <w:rPr>
          <w:rStyle w:val="RefGivenName"/>
        </w:rPr>
        <w:t xml:space="preserve">DM</w:t>
      </w:r>
      <w:r>
        <w:rPr>
          <w:shd w:val="clear" w:color="" w:fill=""/>
        </w:rPr>
        <w:t xml:space="preserve">, </w:t>
      </w:r>
      <w:r>
        <w:rPr>
          <w:rStyle w:val="RefSurName"/>
        </w:rPr>
        <w:t xml:space="preserve">Swensen</w:t>
      </w:r>
      <w:r>
        <w:rPr>
          <w:rStyle w:val="RefAuthor"/>
        </w:rPr>
        <w:t xml:space="preserve"> </w:t>
      </w:r>
      <w:r>
        <w:rPr>
          <w:rStyle w:val="RefGivenName"/>
        </w:rPr>
        <w:t xml:space="preserve">AM</w:t>
      </w:r>
      <w:r>
        <w:rPr>
          <w:shd w:val="clear" w:color="" w:fill=""/>
        </w:rPr>
        <w:t xml:space="preserve">, </w:t>
      </w:r>
      <w:r>
        <w:rPr>
          <w:rStyle w:val="RefSurName"/>
        </w:rPr>
        <w:t xml:space="preserve">Wood</w:t>
      </w:r>
      <w:r>
        <w:rPr>
          <w:rStyle w:val="RefAuthor"/>
        </w:rPr>
        <w:t xml:space="preserve"> </w:t>
      </w:r>
      <w:r>
        <w:rPr>
          <w:rStyle w:val="RefGivenName"/>
        </w:rPr>
        <w:t xml:space="preserve">D</w:t>
      </w:r>
      <w:r>
        <w:rPr>
          <w:shd w:val="clear" w:color="" w:fill=""/>
        </w:rPr>
        <w:t xml:space="preserve">, </w:t>
      </w:r>
      <w:r>
        <w:rPr>
          <w:rStyle w:val="RefSurName"/>
        </w:rPr>
        <w:t xml:space="preserve">Marder</w:t>
      </w:r>
      <w:r>
        <w:rPr>
          <w:rStyle w:val="RefAuthor"/>
        </w:rPr>
        <w:t xml:space="preserve"> </w:t>
      </w:r>
      <w:r>
        <w:rPr>
          <w:rStyle w:val="RefGivenName"/>
        </w:rPr>
        <w:t xml:space="preserve">E</w:t>
      </w:r>
      <w:r>
        <w:rPr>
          <w:shd w:val="clear" w:color="" w:fill=""/>
        </w:rPr>
        <w:t xml:space="preserve">. </w:t>
      </w:r>
      <w:r>
        <w:rPr>
          <w:rStyle w:val="RefYear"/>
        </w:rPr>
        <w:t xml:space="preserve">2001</w:t>
      </w:r>
      <w:r>
        <w:rPr>
          <w:shd w:val="clear" w:color="" w:fill=""/>
        </w:rPr>
        <w:t xml:space="preserve">. </w:t>
      </w:r>
      <w:r>
        <w:rPr>
          <w:rStyle w:val="RefArticleTitle"/>
        </w:rPr>
        <w:t xml:space="preserve">The roles of co-transmission in neural network modulation</w:t>
      </w:r>
      <w:r>
        <w:rPr>
          <w:shd w:val="clear" w:color="" w:fill=""/>
        </w:rPr>
        <w:t xml:space="preserve">. </w:t>
      </w:r>
      <w:r>
        <w:rPr>
          <w:rStyle w:val=""/>
        </w:rPr>
        <w:t xml:space="preserve">Trends in Neurosciences</w:t>
      </w:r>
      <w:r>
        <w:rPr>
          <w:shd w:val="clear" w:color="" w:fill=""/>
        </w:rPr>
        <w:t xml:space="preserve"> </w:t>
      </w:r>
      <w:r>
        <w:rPr>
          <w:rStyle w:val=""/>
        </w:rPr>
        <w:t xml:space="preserve">24</w:t>
      </w:r>
      <w:r>
        <w:rPr>
          <w:shd w:val="clear" w:color="" w:fill=""/>
        </w:rPr>
        <w:t xml:space="preserve">:</w:t>
      </w:r>
      <w:r>
        <w:rPr>
          <w:rStyle w:val="RefFPage"/>
        </w:rPr>
        <w:t xml:space="preserve">146</w:t>
      </w:r>
      <w:r>
        <w:rPr>
          <w:shd w:val="clear" w:color="" w:fill=""/>
        </w:rPr>
        <w:t xml:space="preserve">–</w:t>
      </w:r>
      <w:r>
        <w:rPr>
          <w:rStyle w:val="RefLPage"/>
        </w:rPr>
        <w:t xml:space="preserve">154</w:t>
      </w:r>
      <w:r>
        <w:rPr>
          <w:shd w:val="clear" w:color="" w:fill=""/>
        </w:rPr>
        <w:t xml:space="preserve">.</w:t>
      </w:r>
    </w:p>
    <w:p>
      <w:pPr>
        <w:pStyle w:val="jrnlRefText"/>
      </w:pPr>
      <w:bookmarkStart w:id="77" w:name="R53"/>
      <w:bookmarkEnd w:id="77"/>
      <w:r>
        <w:rPr>
          <w:rStyle w:val="RefSurName"/>
        </w:rPr>
        <w:t xml:space="preserve">Okazaki</w:t>
      </w:r>
      <w:r>
        <w:rPr>
          <w:rStyle w:val="RefAuthor"/>
        </w:rPr>
        <w:t xml:space="preserve"> </w:t>
      </w:r>
      <w:r>
        <w:rPr>
          <w:rStyle w:val="RefGivenName"/>
        </w:rPr>
        <w:t xml:space="preserve">A</w:t>
      </w:r>
      <w:r>
        <w:rPr>
          <w:shd w:val="clear" w:color="" w:fill=""/>
        </w:rPr>
        <w:t xml:space="preserve">, </w:t>
      </w:r>
      <w:r>
        <w:rPr>
          <w:rStyle w:val="RefSurName"/>
        </w:rPr>
        <w:t xml:space="preserve">Sudo</w:t>
      </w:r>
      <w:r>
        <w:rPr>
          <w:rStyle w:val="RefAuthor"/>
        </w:rPr>
        <w:t xml:space="preserve"> </w:t>
      </w:r>
      <w:r>
        <w:rPr>
          <w:rStyle w:val="RefGivenName"/>
        </w:rPr>
        <w:t xml:space="preserve">Y</w:t>
      </w:r>
      <w:r>
        <w:rPr>
          <w:shd w:val="clear" w:color="" w:fill=""/>
        </w:rPr>
        <w:t xml:space="preserve">, </w:t>
      </w:r>
      <w:r>
        <w:rPr>
          <w:rStyle w:val="RefSurName"/>
        </w:rPr>
        <w:t xml:space="preserve">Takagi</w:t>
      </w:r>
      <w:r>
        <w:rPr>
          <w:rStyle w:val="RefAuthor"/>
        </w:rPr>
        <w:t xml:space="preserve"> </w:t>
      </w:r>
      <w:r>
        <w:rPr>
          <w:rStyle w:val="RefGivenName"/>
        </w:rPr>
        <w:t xml:space="preserve">S</w:t>
      </w:r>
      <w:r>
        <w:rPr>
          <w:shd w:val="clear" w:color="" w:fill=""/>
        </w:rPr>
        <w:t xml:space="preserve">. </w:t>
      </w:r>
      <w:r>
        <w:rPr>
          <w:rStyle w:val="RefYear"/>
        </w:rPr>
        <w:t xml:space="preserve">2012</w:t>
      </w:r>
      <w:r>
        <w:rPr>
          <w:shd w:val="clear" w:color="" w:fill=""/>
        </w:rPr>
        <w:t xml:space="preserve">. </w:t>
      </w:r>
      <w:r>
        <w:rPr>
          <w:rStyle w:val="RefArticleTitle"/>
        </w:rPr>
        <w:t xml:space="preserve">Optical silencing of C. elegans cells with arch proton pump</w:t>
      </w:r>
      <w:r>
        <w:rPr>
          <w:shd w:val="clear" w:color="" w:fill=""/>
        </w:rPr>
        <w:t xml:space="preserve">. </w:t>
      </w:r>
      <w:r>
        <w:rPr>
          <w:rStyle w:val=""/>
        </w:rPr>
        <w:t xml:space="preserve">PloS One</w:t>
      </w:r>
      <w:r>
        <w:rPr>
          <w:shd w:val="clear" w:color="" w:fill=""/>
        </w:rPr>
        <w:t xml:space="preserve"> </w:t>
      </w:r>
      <w:r>
        <w:rPr>
          <w:rStyle w:val=""/>
        </w:rPr>
        <w:t xml:space="preserve">7</w:t>
      </w:r>
      <w:r>
        <w:rPr>
          <w:shd w:val="clear" w:color="" w:fill=""/>
        </w:rPr>
        <w:t xml:space="preserve">:</w:t>
      </w:r>
      <w:r>
        <w:rPr>
          <w:rStyle w:val="RefFPage"/>
        </w:rPr>
        <w:t xml:space="preserve">e35370</w:t>
      </w:r>
      <w:r>
        <w:rPr>
          <w:shd w:val="clear" w:color="" w:fill=""/>
        </w:rPr>
        <w:t xml:space="preserve">.</w:t>
      </w:r>
    </w:p>
    <w:p>
      <w:pPr>
        <w:pStyle w:val="jrnlRefText"/>
      </w:pPr>
      <w:bookmarkStart w:id="78" w:name="R54"/>
      <w:bookmarkEnd w:id="78"/>
      <w:r>
        <w:rPr>
          <w:rStyle w:val="RefSurName"/>
        </w:rPr>
        <w:t xml:space="preserve">Olsen</w:t>
      </w:r>
      <w:r>
        <w:rPr>
          <w:rStyle w:val="RefAuthor"/>
        </w:rPr>
        <w:t xml:space="preserve"> </w:t>
      </w:r>
      <w:r>
        <w:rPr>
          <w:rStyle w:val="RefGivenName"/>
        </w:rPr>
        <w:t xml:space="preserve">RW</w:t>
      </w:r>
      <w:r>
        <w:rPr>
          <w:shd w:val="clear" w:color="" w:fill=""/>
        </w:rPr>
        <w:t xml:space="preserve">. </w:t>
      </w:r>
      <w:r>
        <w:rPr>
          <w:rStyle w:val="RefYear"/>
        </w:rPr>
        <w:t xml:space="preserve">1991</w:t>
      </w:r>
      <w:r>
        <w:rPr>
          <w:shd w:val="clear" w:color="" w:fill=""/>
        </w:rPr>
        <w:t xml:space="preserve">. </w:t>
      </w:r>
      <w:r>
        <w:rPr>
          <w:rStyle w:val="RefArticleTitle"/>
        </w:rPr>
        <w:t xml:space="preserve">GABA and inhibitory synaptic transmission in the brain</w:t>
      </w:r>
      <w:r>
        <w:rPr>
          <w:shd w:val="clear" w:color="" w:fill=""/>
        </w:rPr>
        <w:t xml:space="preserve">. </w:t>
      </w:r>
      <w:r>
        <w:rPr>
          <w:rStyle w:val=""/>
        </w:rPr>
        <w:t xml:space="preserve">Seminars in Neuroscience</w:t>
      </w:r>
      <w:r>
        <w:rPr>
          <w:shd w:val="clear" w:color="" w:fill=""/>
        </w:rPr>
        <w:t xml:space="preserve"> </w:t>
      </w:r>
      <w:r>
        <w:rPr>
          <w:rStyle w:val=""/>
        </w:rPr>
        <w:t xml:space="preserve">3</w:t>
      </w:r>
      <w:r>
        <w:rPr>
          <w:shd w:val="clear" w:color="" w:fill=""/>
        </w:rPr>
        <w:t xml:space="preserve">:</w:t>
      </w:r>
      <w:r>
        <w:rPr>
          <w:rStyle w:val="RefFPage"/>
        </w:rPr>
        <w:t xml:space="preserve">175</w:t>
      </w:r>
      <w:r>
        <w:rPr>
          <w:shd w:val="clear" w:color="" w:fill=""/>
        </w:rPr>
        <w:t xml:space="preserve">–</w:t>
      </w:r>
      <w:r>
        <w:rPr>
          <w:rStyle w:val="RefLPage"/>
        </w:rPr>
        <w:t xml:space="preserve">181</w:t>
      </w:r>
      <w:r>
        <w:rPr>
          <w:shd w:val="clear" w:color="" w:fill=""/>
        </w:rPr>
        <w:t xml:space="preserve">.</w:t>
      </w:r>
    </w:p>
    <w:p>
      <w:pPr>
        <w:pStyle w:val="jrnlRefText"/>
      </w:pPr>
      <w:bookmarkStart w:id="79" w:name="R55"/>
      <w:bookmarkEnd w:id="79"/>
      <w:r>
        <w:rPr>
          <w:rStyle w:val="RefSurName"/>
        </w:rPr>
        <w:t xml:space="preserve">Park</w:t>
      </w:r>
      <w:r>
        <w:rPr>
          <w:rStyle w:val="RefAuthor"/>
        </w:rPr>
        <w:t xml:space="preserve"> </w:t>
      </w:r>
      <w:r>
        <w:rPr>
          <w:rStyle w:val="RefGivenName"/>
        </w:rPr>
        <w:t xml:space="preserve">YS</w:t>
      </w:r>
      <w:r>
        <w:rPr>
          <w:shd w:val="clear" w:color="" w:fill=""/>
        </w:rPr>
        <w:t xml:space="preserve">, </w:t>
      </w:r>
      <w:r>
        <w:rPr>
          <w:rStyle w:val="RefSurName"/>
        </w:rPr>
        <w:t xml:space="preserve">Lee</w:t>
      </w:r>
      <w:r>
        <w:rPr>
          <w:rStyle w:val="RefAuthor"/>
        </w:rPr>
        <w:t xml:space="preserve"> </w:t>
      </w:r>
      <w:r>
        <w:rPr>
          <w:rStyle w:val="RefGivenName"/>
        </w:rPr>
        <w:t xml:space="preserve">YS</w:t>
      </w:r>
      <w:r>
        <w:rPr>
          <w:shd w:val="clear" w:color="" w:fill=""/>
        </w:rPr>
        <w:t xml:space="preserve">, </w:t>
      </w:r>
      <w:r>
        <w:rPr>
          <w:rStyle w:val="RefSurName"/>
        </w:rPr>
        <w:t xml:space="preserve">Cho</w:t>
      </w:r>
      <w:r>
        <w:rPr>
          <w:rStyle w:val="RefAuthor"/>
        </w:rPr>
        <w:t xml:space="preserve"> </w:t>
      </w:r>
      <w:r>
        <w:rPr>
          <w:rStyle w:val="RefGivenName"/>
        </w:rPr>
        <w:t xml:space="preserve">NJ</w:t>
      </w:r>
      <w:r>
        <w:rPr>
          <w:shd w:val="clear" w:color="" w:fill=""/>
        </w:rPr>
        <w:t xml:space="preserve">, </w:t>
      </w:r>
      <w:r>
        <w:rPr>
          <w:rStyle w:val="RefSurName"/>
        </w:rPr>
        <w:t xml:space="preserve">Kaang</w:t>
      </w:r>
      <w:r>
        <w:rPr>
          <w:rStyle w:val="RefAuthor"/>
        </w:rPr>
        <w:t xml:space="preserve"> </w:t>
      </w:r>
      <w:r>
        <w:rPr>
          <w:rStyle w:val="RefGivenName"/>
        </w:rPr>
        <w:t xml:space="preserve">BK</w:t>
      </w:r>
      <w:r>
        <w:rPr>
          <w:shd w:val="clear" w:color="" w:fill=""/>
        </w:rPr>
        <w:t xml:space="preserve">. </w:t>
      </w:r>
      <w:r>
        <w:rPr>
          <w:rStyle w:val="RefYear"/>
        </w:rPr>
        <w:t xml:space="preserve">2000</w:t>
      </w:r>
      <w:r>
        <w:rPr>
          <w:shd w:val="clear" w:color="" w:fill=""/>
        </w:rPr>
        <w:t xml:space="preserve">. </w:t>
      </w:r>
      <w:r>
        <w:rPr>
          <w:rStyle w:val="RefArticleTitle"/>
        </w:rPr>
        <w:t xml:space="preserve">Alternative splicing of gar-1, a Caenorhabditis elegans G-protein-linked acetylcholine receptor gene</w:t>
      </w:r>
      <w:r>
        <w:rPr>
          <w:shd w:val="clear" w:color="" w:fill=""/>
        </w:rPr>
        <w:t xml:space="preserve">. </w:t>
      </w:r>
      <w:r>
        <w:rPr>
          <w:rStyle w:val=""/>
        </w:rPr>
        <w:t xml:space="preserve">Biochemical and Biophysical Research Communications</w:t>
      </w:r>
      <w:r>
        <w:rPr>
          <w:shd w:val="clear" w:color="" w:fill=""/>
        </w:rPr>
        <w:t xml:space="preserve"> </w:t>
      </w:r>
      <w:r>
        <w:rPr>
          <w:rStyle w:val=""/>
        </w:rPr>
        <w:t xml:space="preserve">268</w:t>
      </w:r>
      <w:r>
        <w:rPr>
          <w:shd w:val="clear" w:color="" w:fill=""/>
        </w:rPr>
        <w:t xml:space="preserve">:</w:t>
      </w:r>
      <w:r>
        <w:rPr>
          <w:rStyle w:val="RefFPage"/>
        </w:rPr>
        <w:t xml:space="preserve">354</w:t>
      </w:r>
      <w:r>
        <w:rPr>
          <w:shd w:val="clear" w:color="" w:fill=""/>
        </w:rPr>
        <w:t xml:space="preserve">–</w:t>
      </w:r>
      <w:r>
        <w:rPr>
          <w:rStyle w:val="RefLPage"/>
        </w:rPr>
        <w:t xml:space="preserve">358</w:t>
      </w:r>
      <w:r>
        <w:rPr>
          <w:shd w:val="clear" w:color="" w:fill=""/>
        </w:rPr>
        <w:t xml:space="preserve">.</w:t>
      </w:r>
    </w:p>
    <w:p>
      <w:pPr>
        <w:pStyle w:val="jrnlRefText"/>
      </w:pPr>
      <w:bookmarkStart w:id="80" w:name="R56"/>
      <w:bookmarkEnd w:id="80"/>
      <w:r>
        <w:rPr>
          <w:rStyle w:val="RefSurName"/>
        </w:rPr>
        <w:t xml:space="preserve">Peden</w:t>
      </w:r>
      <w:r>
        <w:rPr>
          <w:rStyle w:val="RefAuthor"/>
        </w:rPr>
        <w:t xml:space="preserve"> </w:t>
      </w:r>
      <w:r>
        <w:rPr>
          <w:rStyle w:val="RefGivenName"/>
        </w:rPr>
        <w:t xml:space="preserve">EM</w:t>
      </w:r>
      <w:r>
        <w:rPr>
          <w:shd w:val="clear" w:color="" w:fill=""/>
        </w:rPr>
        <w:t xml:space="preserve">, </w:t>
      </w:r>
      <w:r>
        <w:rPr>
          <w:rStyle w:val="RefSurName"/>
        </w:rPr>
        <w:t xml:space="preserve">Barr</w:t>
      </w:r>
      <w:r>
        <w:rPr>
          <w:rStyle w:val="RefAuthor"/>
        </w:rPr>
        <w:t xml:space="preserve"> </w:t>
      </w:r>
      <w:r>
        <w:rPr>
          <w:rStyle w:val="RefGivenName"/>
        </w:rPr>
        <w:t xml:space="preserve">MM</w:t>
      </w:r>
      <w:r>
        <w:rPr>
          <w:shd w:val="clear" w:color="" w:fill=""/>
        </w:rPr>
        <w:t xml:space="preserve">. </w:t>
      </w:r>
      <w:r>
        <w:rPr>
          <w:rStyle w:val="RefYear"/>
        </w:rPr>
        <w:t xml:space="preserve">2005</w:t>
      </w:r>
      <w:r>
        <w:rPr>
          <w:shd w:val="clear" w:color="" w:fill=""/>
        </w:rPr>
        <w:t xml:space="preserve">. </w:t>
      </w:r>
      <w:r>
        <w:rPr>
          <w:rStyle w:val="RefArticleTitle"/>
        </w:rPr>
        <w:t xml:space="preserve">The KLP-6 kinesin is required for male mating behaviors and polycystin localization in Caenorhabditis elegans</w:t>
      </w:r>
      <w:r>
        <w:rPr>
          <w:shd w:val="clear" w:color="" w:fill=""/>
        </w:rPr>
        <w:t xml:space="preserve">. </w:t>
      </w:r>
      <w:r>
        <w:rPr>
          <w:rStyle w:val=""/>
        </w:rPr>
        <w:t xml:space="preserve">Current Biology </w:t>
      </w:r>
      <w:r>
        <w:rPr>
          <w:shd w:val="clear" w:color="" w:fill=""/>
        </w:rPr>
        <w:t xml:space="preserve"> </w:t>
      </w:r>
      <w:r>
        <w:rPr>
          <w:rStyle w:val=""/>
        </w:rPr>
        <w:t xml:space="preserve">15</w:t>
      </w:r>
      <w:r>
        <w:rPr>
          <w:shd w:val="clear" w:color="" w:fill=""/>
        </w:rPr>
        <w:t xml:space="preserve">:</w:t>
      </w:r>
      <w:r>
        <w:rPr>
          <w:rStyle w:val="RefFPage"/>
        </w:rPr>
        <w:t xml:space="preserve">394</w:t>
      </w:r>
      <w:r>
        <w:rPr>
          <w:shd w:val="clear" w:color="" w:fill=""/>
        </w:rPr>
        <w:t xml:space="preserve">–</w:t>
      </w:r>
      <w:r>
        <w:rPr>
          <w:rStyle w:val="RefLPage"/>
        </w:rPr>
        <w:t xml:space="preserve">404</w:t>
      </w:r>
      <w:r>
        <w:rPr>
          <w:shd w:val="clear" w:color="" w:fill=""/>
        </w:rPr>
        <w:t xml:space="preserve">.</w:t>
      </w:r>
    </w:p>
    <w:p>
      <w:pPr>
        <w:pStyle w:val="jrnlRefText"/>
      </w:pPr>
      <w:bookmarkStart w:id="81" w:name="R57"/>
      <w:bookmarkEnd w:id="81"/>
      <w:r>
        <w:rPr>
          <w:rStyle w:val="RefSurName"/>
        </w:rPr>
        <w:t xml:space="preserve">Rand</w:t>
      </w:r>
      <w:r>
        <w:rPr>
          <w:rStyle w:val="RefAuthor"/>
        </w:rPr>
        <w:t xml:space="preserve"> </w:t>
      </w:r>
      <w:r>
        <w:rPr>
          <w:rStyle w:val="RefGivenName"/>
        </w:rPr>
        <w:t xml:space="preserve">JB</w:t>
      </w:r>
      <w:r>
        <w:rPr>
          <w:shd w:val="clear" w:color="" w:fill=""/>
        </w:rPr>
        <w:t xml:space="preserve">, </w:t>
      </w:r>
      <w:r>
        <w:rPr>
          <w:rStyle w:val="RefSurName"/>
        </w:rPr>
        <w:t xml:space="preserve">Russell</w:t>
      </w:r>
      <w:r>
        <w:rPr>
          <w:rStyle w:val="RefAuthor"/>
        </w:rPr>
        <w:t xml:space="preserve"> </w:t>
      </w:r>
      <w:r>
        <w:rPr>
          <w:rStyle w:val="RefGivenName"/>
        </w:rPr>
        <w:t xml:space="preserve">RL</w:t>
      </w:r>
      <w:r>
        <w:rPr>
          <w:shd w:val="clear" w:color="" w:fill=""/>
        </w:rPr>
        <w:t xml:space="preserve">. </w:t>
      </w:r>
      <w:r>
        <w:rPr>
          <w:rStyle w:val="RefYear"/>
        </w:rPr>
        <w:t xml:space="preserve">1984</w:t>
      </w:r>
      <w:r>
        <w:rPr>
          <w:shd w:val="clear" w:color="" w:fill=""/>
        </w:rPr>
        <w:t xml:space="preserve">. </w:t>
      </w:r>
      <w:r>
        <w:rPr>
          <w:rStyle w:val="RefArticleTitle"/>
        </w:rPr>
        <w:t xml:space="preserve">Choline acetyltransferase-deficient mutants of the nematode Caenorhabditis elegans</w:t>
      </w:r>
      <w:r>
        <w:rPr>
          <w:shd w:val="clear" w:color="" w:fill=""/>
        </w:rPr>
        <w:t xml:space="preserve">. </w:t>
      </w:r>
      <w:r>
        <w:rPr>
          <w:rStyle w:val=""/>
        </w:rPr>
        <w:t xml:space="preserve">Genetics</w:t>
      </w:r>
      <w:r>
        <w:rPr>
          <w:shd w:val="clear" w:color="" w:fill=""/>
        </w:rPr>
        <w:t xml:space="preserve"> </w:t>
      </w:r>
      <w:r>
        <w:rPr>
          <w:rStyle w:val=""/>
        </w:rPr>
        <w:t xml:space="preserve">106</w:t>
      </w:r>
      <w:r>
        <w:rPr>
          <w:shd w:val="clear" w:color="" w:fill=""/>
        </w:rPr>
        <w:t xml:space="preserve">:</w:t>
      </w:r>
      <w:r>
        <w:rPr>
          <w:rStyle w:val="RefFPage"/>
        </w:rPr>
        <w:t xml:space="preserve">227</w:t>
      </w:r>
      <w:r>
        <w:rPr>
          <w:shd w:val="clear" w:color="" w:fill=""/>
        </w:rPr>
        <w:t xml:space="preserve">–</w:t>
      </w:r>
      <w:r>
        <w:rPr>
          <w:rStyle w:val="RefLPage"/>
        </w:rPr>
        <w:t xml:space="preserve">248</w:t>
      </w:r>
      <w:r>
        <w:rPr>
          <w:shd w:val="clear" w:color="" w:fill=""/>
        </w:rPr>
        <w:t xml:space="preserve">.</w:t>
      </w:r>
    </w:p>
    <w:p>
      <w:pPr>
        <w:pStyle w:val="jrnlRefText"/>
      </w:pPr>
      <w:bookmarkStart w:id="82" w:name="R58"/>
      <w:bookmarkEnd w:id="82"/>
      <w:r>
        <w:rPr>
          <w:rStyle w:val="RefSurName"/>
        </w:rPr>
        <w:t xml:space="preserve">Reith</w:t>
      </w:r>
      <w:r>
        <w:rPr>
          <w:rStyle w:val="RefAuthor"/>
        </w:rPr>
        <w:t xml:space="preserve"> </w:t>
      </w:r>
      <w:r>
        <w:rPr>
          <w:rStyle w:val="RefGivenName"/>
        </w:rPr>
        <w:t xml:space="preserve">CA</w:t>
      </w:r>
      <w:r>
        <w:rPr>
          <w:shd w:val="clear" w:color="" w:fill=""/>
        </w:rPr>
        <w:t xml:space="preserve">, </w:t>
      </w:r>
      <w:r>
        <w:rPr>
          <w:rStyle w:val="RefSurName"/>
        </w:rPr>
        <w:t xml:space="preserve">Sillar</w:t>
      </w:r>
      <w:r>
        <w:rPr>
          <w:rStyle w:val="RefAuthor"/>
        </w:rPr>
        <w:t xml:space="preserve"> </w:t>
      </w:r>
      <w:r>
        <w:rPr>
          <w:rStyle w:val="RefGivenName"/>
        </w:rPr>
        <w:t xml:space="preserve">KT</w:t>
      </w:r>
      <w:r>
        <w:rPr>
          <w:shd w:val="clear" w:color="" w:fill=""/>
        </w:rPr>
        <w:t xml:space="preserve">. </w:t>
      </w:r>
      <w:r>
        <w:rPr>
          <w:rStyle w:val="RefYear"/>
        </w:rPr>
        <w:t xml:space="preserve">1999</w:t>
      </w:r>
      <w:r>
        <w:rPr>
          <w:shd w:val="clear" w:color="" w:fill=""/>
        </w:rPr>
        <w:t xml:space="preserve">. </w:t>
      </w:r>
      <w:r>
        <w:rPr>
          <w:rStyle w:val="RefArticleTitle"/>
        </w:rPr>
        <w:t xml:space="preserve">Development and role of GABA(A) receptor-mediated synaptic potentials during swimming in postembryonic Xenopus laevis tadpoles</w:t>
      </w:r>
      <w:r>
        <w:rPr>
          <w:shd w:val="clear" w:color="" w:fill=""/>
        </w:rPr>
        <w:t xml:space="preserve">. </w:t>
      </w:r>
      <w:r>
        <w:rPr>
          <w:rStyle w:val=""/>
        </w:rPr>
        <w:t xml:space="preserve">Journal of Neurophysiology</w:t>
      </w:r>
      <w:r>
        <w:rPr>
          <w:shd w:val="clear" w:color="" w:fill=""/>
        </w:rPr>
        <w:t xml:space="preserve"> </w:t>
      </w:r>
      <w:r>
        <w:rPr>
          <w:rStyle w:val=""/>
        </w:rPr>
        <w:t xml:space="preserve">82</w:t>
      </w:r>
      <w:r>
        <w:rPr>
          <w:shd w:val="clear" w:color="" w:fill=""/>
        </w:rPr>
        <w:t xml:space="preserve">:</w:t>
      </w:r>
      <w:r>
        <w:rPr>
          <w:rStyle w:val="RefFPage"/>
        </w:rPr>
        <w:t xml:space="preserve">3175</w:t>
      </w:r>
      <w:r>
        <w:rPr>
          <w:shd w:val="clear" w:color="" w:fill=""/>
        </w:rPr>
        <w:t xml:space="preserve">–</w:t>
      </w:r>
      <w:r>
        <w:rPr>
          <w:rStyle w:val="RefLPage"/>
        </w:rPr>
        <w:t xml:space="preserve">3187</w:t>
      </w:r>
      <w:r>
        <w:rPr>
          <w:shd w:val="clear" w:color="" w:fill=""/>
        </w:rPr>
        <w:t xml:space="preserve">.</w:t>
      </w:r>
    </w:p>
    <w:p>
      <w:pPr>
        <w:pStyle w:val="jrnlRefText"/>
      </w:pPr>
      <w:bookmarkStart w:id="83" w:name="R59"/>
      <w:bookmarkEnd w:id="83"/>
      <w:r>
        <w:rPr>
          <w:rStyle w:val="RefSurName"/>
        </w:rPr>
        <w:t xml:space="preserve">Richmond</w:t>
      </w:r>
      <w:r>
        <w:rPr>
          <w:rStyle w:val="RefAuthor"/>
        </w:rPr>
        <w:t xml:space="preserve"> </w:t>
      </w:r>
      <w:r>
        <w:rPr>
          <w:rStyle w:val="RefGivenName"/>
        </w:rPr>
        <w:t xml:space="preserve">JE</w:t>
      </w:r>
      <w:r>
        <w:rPr>
          <w:shd w:val="clear" w:color="" w:fill=""/>
        </w:rPr>
        <w:t xml:space="preserve">, </w:t>
      </w:r>
      <w:r>
        <w:rPr>
          <w:rStyle w:val="RefSurName"/>
        </w:rPr>
        <w:t xml:space="preserve">Davis</w:t>
      </w:r>
      <w:r>
        <w:rPr>
          <w:rStyle w:val="RefAuthor"/>
        </w:rPr>
        <w:t xml:space="preserve"> </w:t>
      </w:r>
      <w:r>
        <w:rPr>
          <w:rStyle w:val="RefGivenName"/>
        </w:rPr>
        <w:t xml:space="preserve">WS</w:t>
      </w:r>
      <w:r>
        <w:rPr>
          <w:shd w:val="clear" w:color="" w:fill=""/>
        </w:rPr>
        <w:t xml:space="preserve">, </w:t>
      </w:r>
      <w:r>
        <w:rPr>
          <w:rStyle w:val="RefSurName"/>
        </w:rPr>
        <w:t xml:space="preserve">Jorgensen</w:t>
      </w:r>
      <w:r>
        <w:rPr>
          <w:rStyle w:val="RefAuthor"/>
        </w:rPr>
        <w:t xml:space="preserve"> </w:t>
      </w:r>
      <w:r>
        <w:rPr>
          <w:rStyle w:val="RefGivenName"/>
        </w:rPr>
        <w:t xml:space="preserve">EM</w:t>
      </w:r>
      <w:r>
        <w:rPr>
          <w:shd w:val="clear" w:color="" w:fill=""/>
        </w:rPr>
        <w:t xml:space="preserve">. </w:t>
      </w:r>
      <w:r>
        <w:rPr>
          <w:rStyle w:val="RefYear"/>
        </w:rPr>
        <w:t xml:space="preserve">1999</w:t>
      </w:r>
      <w:r>
        <w:rPr>
          <w:shd w:val="clear" w:color="" w:fill=""/>
        </w:rPr>
        <w:t xml:space="preserve">. </w:t>
      </w:r>
      <w:r>
        <w:rPr>
          <w:rStyle w:val="RefArticleTitle"/>
        </w:rPr>
        <w:t xml:space="preserve">UNC-13 is required for synaptic vesicle fusion in C. elegans</w:t>
      </w:r>
      <w:r>
        <w:rPr>
          <w:shd w:val="clear" w:color="" w:fill=""/>
        </w:rPr>
        <w:t xml:space="preserve">. </w:t>
      </w:r>
      <w:r>
        <w:rPr>
          <w:rStyle w:val=""/>
        </w:rPr>
        <w:t xml:space="preserve">Nature Neuroscience</w:t>
      </w:r>
      <w:r>
        <w:rPr>
          <w:shd w:val="clear" w:color="" w:fill=""/>
        </w:rPr>
        <w:t xml:space="preserve"> </w:t>
      </w:r>
      <w:r>
        <w:rPr>
          <w:rStyle w:val=""/>
        </w:rPr>
        <w:t xml:space="preserve">2</w:t>
      </w:r>
      <w:r>
        <w:rPr>
          <w:shd w:val="clear" w:color="" w:fill=""/>
        </w:rPr>
        <w:t xml:space="preserve">:</w:t>
      </w:r>
      <w:r>
        <w:rPr>
          <w:rStyle w:val="RefFPage"/>
        </w:rPr>
        <w:t xml:space="preserve">959</w:t>
      </w:r>
      <w:r>
        <w:rPr>
          <w:shd w:val="clear" w:color="" w:fill=""/>
        </w:rPr>
        <w:t xml:space="preserve">–</w:t>
      </w:r>
      <w:r>
        <w:rPr>
          <w:rStyle w:val="RefLPage"/>
        </w:rPr>
        <w:t xml:space="preserve">964</w:t>
      </w:r>
      <w:r>
        <w:rPr>
          <w:shd w:val="clear" w:color="" w:fill=""/>
        </w:rPr>
        <w:t xml:space="preserve">.</w:t>
      </w:r>
    </w:p>
    <w:p>
      <w:pPr>
        <w:pStyle w:val="jrnlRefText"/>
      </w:pPr>
      <w:bookmarkStart w:id="84" w:name="R60"/>
      <w:bookmarkEnd w:id="84"/>
      <w:r>
        <w:rPr>
          <w:rStyle w:val="RefSurName"/>
        </w:rPr>
        <w:t xml:space="preserve">Richmond</w:t>
      </w:r>
      <w:r>
        <w:rPr>
          <w:rStyle w:val="RefAuthor"/>
        </w:rPr>
        <w:t xml:space="preserve"> </w:t>
      </w:r>
      <w:r>
        <w:rPr>
          <w:rStyle w:val="RefGivenName"/>
        </w:rPr>
        <w:t xml:space="preserve">JE</w:t>
      </w:r>
      <w:r>
        <w:rPr>
          <w:shd w:val="clear" w:color="" w:fill=""/>
        </w:rPr>
        <w:t xml:space="preserve">, </w:t>
      </w:r>
      <w:r>
        <w:rPr>
          <w:rStyle w:val="RefSurName"/>
        </w:rPr>
        <w:t xml:space="preserve">Jorgensen</w:t>
      </w:r>
      <w:r>
        <w:rPr>
          <w:rStyle w:val="RefAuthor"/>
        </w:rPr>
        <w:t xml:space="preserve"> </w:t>
      </w:r>
      <w:r>
        <w:rPr>
          <w:rStyle w:val="RefGivenName"/>
        </w:rPr>
        <w:t xml:space="preserve">EM</w:t>
      </w:r>
      <w:r>
        <w:rPr>
          <w:shd w:val="clear" w:color="" w:fill=""/>
        </w:rPr>
        <w:t xml:space="preserve">. </w:t>
      </w:r>
      <w:r>
        <w:rPr>
          <w:rStyle w:val="RefYear"/>
        </w:rPr>
        <w:t xml:space="preserve">1999</w:t>
      </w:r>
      <w:r>
        <w:rPr>
          <w:shd w:val="clear" w:color="" w:fill=""/>
        </w:rPr>
        <w:t xml:space="preserve">. </w:t>
      </w:r>
      <w:r>
        <w:rPr>
          <w:rStyle w:val="RefArticleTitle"/>
        </w:rPr>
        <w:t xml:space="preserve">One GABA and two acetylcholine receptors function at the C. elegans neuromuscular junction</w:t>
      </w:r>
      <w:r>
        <w:rPr>
          <w:shd w:val="clear" w:color="" w:fill=""/>
        </w:rPr>
        <w:t xml:space="preserve">. </w:t>
      </w:r>
      <w:r>
        <w:rPr>
          <w:rStyle w:val=""/>
        </w:rPr>
        <w:t xml:space="preserve">Nature Neuroscience</w:t>
      </w:r>
      <w:r>
        <w:rPr>
          <w:shd w:val="clear" w:color="" w:fill=""/>
        </w:rPr>
        <w:t xml:space="preserve"> </w:t>
      </w:r>
      <w:r>
        <w:rPr>
          <w:rStyle w:val=""/>
        </w:rPr>
        <w:t xml:space="preserve">2</w:t>
      </w:r>
      <w:r>
        <w:rPr>
          <w:shd w:val="clear" w:color="" w:fill=""/>
        </w:rPr>
        <w:t xml:space="preserve">:</w:t>
      </w:r>
      <w:r>
        <w:rPr>
          <w:rStyle w:val="RefFPage"/>
        </w:rPr>
        <w:t xml:space="preserve">791</w:t>
      </w:r>
      <w:r>
        <w:rPr>
          <w:shd w:val="clear" w:color="" w:fill=""/>
        </w:rPr>
        <w:t xml:space="preserve">–</w:t>
      </w:r>
      <w:r>
        <w:rPr>
          <w:rStyle w:val="RefLPage"/>
        </w:rPr>
        <w:t xml:space="preserve">797</w:t>
      </w:r>
      <w:r>
        <w:rPr>
          <w:shd w:val="clear" w:color="" w:fill=""/>
        </w:rPr>
        <w:t xml:space="preserve">.</w:t>
      </w:r>
    </w:p>
    <w:p>
      <w:pPr>
        <w:pStyle w:val="jrnlRefText"/>
      </w:pPr>
      <w:bookmarkStart w:id="85" w:name="R61"/>
      <w:bookmarkEnd w:id="85"/>
      <w:r>
        <w:rPr>
          <w:rStyle w:val="RefSurName"/>
        </w:rPr>
        <w:t xml:space="preserve">Schiavo</w:t>
      </w:r>
      <w:r>
        <w:rPr>
          <w:rStyle w:val="RefAuthor"/>
        </w:rPr>
        <w:t xml:space="preserve"> </w:t>
      </w:r>
      <w:r>
        <w:rPr>
          <w:rStyle w:val="RefGivenName"/>
        </w:rPr>
        <w:t xml:space="preserve">G</w:t>
      </w:r>
      <w:r>
        <w:rPr>
          <w:shd w:val="clear" w:color="" w:fill=""/>
        </w:rPr>
        <w:t xml:space="preserve">, </w:t>
      </w:r>
      <w:r>
        <w:rPr>
          <w:rStyle w:val="RefSurName"/>
        </w:rPr>
        <w:t xml:space="preserve">Benfenati</w:t>
      </w:r>
      <w:r>
        <w:rPr>
          <w:rStyle w:val="RefAuthor"/>
        </w:rPr>
        <w:t xml:space="preserve"> </w:t>
      </w:r>
      <w:r>
        <w:rPr>
          <w:rStyle w:val="RefGivenName"/>
        </w:rPr>
        <w:t xml:space="preserve">F</w:t>
      </w:r>
      <w:r>
        <w:rPr>
          <w:shd w:val="clear" w:color="" w:fill=""/>
        </w:rPr>
        <w:t xml:space="preserve">, </w:t>
      </w:r>
      <w:r>
        <w:rPr>
          <w:rStyle w:val="RefSurName"/>
        </w:rPr>
        <w:t xml:space="preserve">Poulain</w:t>
      </w:r>
      <w:r>
        <w:rPr>
          <w:rStyle w:val="RefAuthor"/>
        </w:rPr>
        <w:t xml:space="preserve"> </w:t>
      </w:r>
      <w:r>
        <w:rPr>
          <w:rStyle w:val="RefGivenName"/>
        </w:rPr>
        <w:t xml:space="preserve">B</w:t>
      </w:r>
      <w:r>
        <w:rPr>
          <w:shd w:val="clear" w:color="" w:fill=""/>
        </w:rPr>
        <w:t xml:space="preserve">, </w:t>
      </w:r>
      <w:r>
        <w:rPr>
          <w:rStyle w:val="RefSurName"/>
        </w:rPr>
        <w:t xml:space="preserve">Rossetto</w:t>
      </w:r>
      <w:r>
        <w:rPr>
          <w:rStyle w:val="RefAuthor"/>
        </w:rPr>
        <w:t xml:space="preserve"> </w:t>
      </w:r>
      <w:r>
        <w:rPr>
          <w:rStyle w:val="RefGivenName"/>
        </w:rPr>
        <w:t xml:space="preserve">O</w:t>
      </w:r>
      <w:r>
        <w:rPr>
          <w:shd w:val="clear" w:color="" w:fill=""/>
        </w:rPr>
        <w:t xml:space="preserve">, </w:t>
      </w:r>
      <w:r>
        <w:rPr>
          <w:rStyle w:val="RefSurName"/>
        </w:rPr>
        <w:t xml:space="preserve">Polverino de Laureto</w:t>
      </w:r>
      <w:r>
        <w:rPr>
          <w:rStyle w:val="RefAuthor"/>
        </w:rPr>
        <w:t xml:space="preserve"> </w:t>
      </w:r>
      <w:r>
        <w:rPr>
          <w:rStyle w:val="RefGivenName"/>
        </w:rPr>
        <w:t xml:space="preserve">P</w:t>
      </w:r>
      <w:r>
        <w:rPr>
          <w:shd w:val="clear" w:color="" w:fill=""/>
        </w:rPr>
        <w:t xml:space="preserve">, </w:t>
      </w:r>
      <w:r>
        <w:rPr>
          <w:rStyle w:val="RefSurName"/>
        </w:rPr>
        <w:t xml:space="preserve">DasGupta</w:t>
      </w:r>
      <w:r>
        <w:rPr>
          <w:rStyle w:val="RefAuthor"/>
        </w:rPr>
        <w:t xml:space="preserve"> </w:t>
      </w:r>
      <w:r>
        <w:rPr>
          <w:rStyle w:val="RefGivenName"/>
        </w:rPr>
        <w:t xml:space="preserve">BR</w:t>
      </w:r>
      <w:r>
        <w:rPr>
          <w:shd w:val="clear" w:color="" w:fill=""/>
        </w:rPr>
        <w:t xml:space="preserve">, </w:t>
      </w:r>
      <w:r>
        <w:rPr>
          <w:rStyle w:val="RefSurName"/>
        </w:rPr>
        <w:t xml:space="preserve">Montecucco</w:t>
      </w:r>
      <w:r>
        <w:rPr>
          <w:rStyle w:val="RefAuthor"/>
        </w:rPr>
        <w:t xml:space="preserve"> </w:t>
      </w:r>
      <w:r>
        <w:rPr>
          <w:rStyle w:val="RefGivenName"/>
        </w:rPr>
        <w:t xml:space="preserve">C</w:t>
      </w:r>
      <w:r>
        <w:rPr>
          <w:shd w:val="clear" w:color="" w:fill=""/>
        </w:rPr>
        <w:t xml:space="preserve">. </w:t>
      </w:r>
      <w:r>
        <w:rPr>
          <w:rStyle w:val="RefYear"/>
        </w:rPr>
        <w:t xml:space="preserve">1992</w:t>
      </w:r>
      <w:r>
        <w:rPr>
          <w:shd w:val="clear" w:color="" w:fill=""/>
        </w:rPr>
        <w:t xml:space="preserve">. </w:t>
      </w:r>
      <w:r>
        <w:rPr>
          <w:rStyle w:val="RefArticleTitle"/>
        </w:rPr>
        <w:t xml:space="preserve">Tetanus and botulinum-B neurotoxins block neurotransmitter release by proteolytic cleavage of synaptobrevin</w:t>
      </w:r>
      <w:r>
        <w:rPr>
          <w:shd w:val="clear" w:color="" w:fill=""/>
        </w:rPr>
        <w:t xml:space="preserve">. </w:t>
      </w:r>
      <w:r>
        <w:rPr>
          <w:rStyle w:val=""/>
        </w:rPr>
        <w:t xml:space="preserve">Nature</w:t>
      </w:r>
      <w:r>
        <w:rPr>
          <w:shd w:val="clear" w:color="" w:fill=""/>
        </w:rPr>
        <w:t xml:space="preserve"> </w:t>
      </w:r>
      <w:r>
        <w:rPr>
          <w:rStyle w:val=""/>
        </w:rPr>
        <w:t xml:space="preserve">359</w:t>
      </w:r>
      <w:r>
        <w:rPr>
          <w:shd w:val="clear" w:color="" w:fill=""/>
        </w:rPr>
        <w:t xml:space="preserve">:</w:t>
      </w:r>
      <w:r>
        <w:rPr>
          <w:rStyle w:val="RefFPage"/>
        </w:rPr>
        <w:t xml:space="preserve">832</w:t>
      </w:r>
      <w:r>
        <w:rPr>
          <w:shd w:val="clear" w:color="" w:fill=""/>
        </w:rPr>
        <w:t xml:space="preserve">–</w:t>
      </w:r>
      <w:r>
        <w:rPr>
          <w:rStyle w:val="RefLPage"/>
        </w:rPr>
        <w:t xml:space="preserve">835</w:t>
      </w:r>
      <w:r>
        <w:rPr>
          <w:shd w:val="clear" w:color="" w:fill=""/>
        </w:rPr>
        <w:t xml:space="preserve">.</w:t>
      </w:r>
    </w:p>
    <w:p>
      <w:pPr>
        <w:pStyle w:val="jrnlRefText"/>
      </w:pPr>
      <w:bookmarkStart w:id="86" w:name="R62"/>
      <w:bookmarkEnd w:id="86"/>
      <w:r>
        <w:rPr>
          <w:rStyle w:val="RefSurName"/>
        </w:rPr>
        <w:t xml:space="preserve">Sharp</w:t>
      </w:r>
      <w:r>
        <w:rPr>
          <w:rStyle w:val="RefAuthor"/>
        </w:rPr>
        <w:t xml:space="preserve"> </w:t>
      </w:r>
      <w:r>
        <w:rPr>
          <w:rStyle w:val="RefGivenName"/>
        </w:rPr>
        <w:t xml:space="preserve">AA</w:t>
      </w:r>
      <w:r>
        <w:rPr>
          <w:shd w:val="clear" w:color="" w:fill=""/>
        </w:rPr>
        <w:t xml:space="preserve">, </w:t>
      </w:r>
      <w:r>
        <w:rPr>
          <w:rStyle w:val="RefSurName"/>
        </w:rPr>
        <w:t xml:space="preserve">Skinner</w:t>
      </w:r>
      <w:r>
        <w:rPr>
          <w:rStyle w:val="RefAuthor"/>
        </w:rPr>
        <w:t xml:space="preserve"> </w:t>
      </w:r>
      <w:r>
        <w:rPr>
          <w:rStyle w:val="RefGivenName"/>
        </w:rPr>
        <w:t xml:space="preserve">FK</w:t>
      </w:r>
      <w:r>
        <w:rPr>
          <w:shd w:val="clear" w:color="" w:fill=""/>
        </w:rPr>
        <w:t xml:space="preserve">, </w:t>
      </w:r>
      <w:r>
        <w:rPr>
          <w:rStyle w:val="RefSurName"/>
        </w:rPr>
        <w:t xml:space="preserve">Marder</w:t>
      </w:r>
      <w:r>
        <w:rPr>
          <w:rStyle w:val="RefAuthor"/>
        </w:rPr>
        <w:t xml:space="preserve"> </w:t>
      </w:r>
      <w:r>
        <w:rPr>
          <w:rStyle w:val="RefGivenName"/>
        </w:rPr>
        <w:t xml:space="preserve">E</w:t>
      </w:r>
      <w:r>
        <w:rPr>
          <w:shd w:val="clear" w:color="" w:fill=""/>
        </w:rPr>
        <w:t xml:space="preserve">. </w:t>
      </w:r>
      <w:r>
        <w:rPr>
          <w:rStyle w:val="RefYear"/>
        </w:rPr>
        <w:t xml:space="preserve">1996</w:t>
      </w:r>
      <w:r>
        <w:rPr>
          <w:shd w:val="clear" w:color="" w:fill=""/>
        </w:rPr>
        <w:t xml:space="preserve">. </w:t>
      </w:r>
      <w:r>
        <w:rPr>
          <w:rStyle w:val="RefArticleTitle"/>
        </w:rPr>
        <w:t xml:space="preserve">Mechanisms of oscillation in dynamic clamp constructed two-cell half-center circuits</w:t>
      </w:r>
      <w:r>
        <w:rPr>
          <w:shd w:val="clear" w:color="" w:fill=""/>
        </w:rPr>
        <w:t xml:space="preserve">. </w:t>
      </w:r>
      <w:r>
        <w:rPr>
          <w:rStyle w:val=""/>
        </w:rPr>
        <w:t xml:space="preserve">Journal of Neurophysiology</w:t>
      </w:r>
      <w:r>
        <w:rPr>
          <w:shd w:val="clear" w:color="" w:fill=""/>
        </w:rPr>
        <w:t xml:space="preserve"> </w:t>
      </w:r>
      <w:r>
        <w:rPr>
          <w:rStyle w:val=""/>
        </w:rPr>
        <w:t xml:space="preserve">76</w:t>
      </w:r>
      <w:r>
        <w:rPr>
          <w:shd w:val="clear" w:color="" w:fill=""/>
        </w:rPr>
        <w:t xml:space="preserve">:</w:t>
      </w:r>
      <w:r>
        <w:rPr>
          <w:rStyle w:val="RefFPage"/>
        </w:rPr>
        <w:t xml:space="preserve">867</w:t>
      </w:r>
      <w:r>
        <w:rPr>
          <w:shd w:val="clear" w:color="" w:fill=""/>
        </w:rPr>
        <w:t xml:space="preserve">–</w:t>
      </w:r>
      <w:r>
        <w:rPr>
          <w:rStyle w:val="RefLPage"/>
        </w:rPr>
        <w:t xml:space="preserve">883</w:t>
      </w:r>
      <w:r>
        <w:rPr>
          <w:shd w:val="clear" w:color="" w:fill=""/>
        </w:rPr>
        <w:t xml:space="preserve">.</w:t>
      </w:r>
    </w:p>
    <w:p>
      <w:pPr>
        <w:pStyle w:val="jrnlRefText"/>
      </w:pPr>
      <w:bookmarkStart w:id="87" w:name="R63"/>
      <w:bookmarkEnd w:id="87"/>
      <w:r>
        <w:rPr>
          <w:rStyle w:val="RefSurName"/>
        </w:rPr>
        <w:t xml:space="preserve">Sigel</w:t>
      </w:r>
      <w:r>
        <w:rPr>
          <w:rStyle w:val="RefAuthor"/>
        </w:rPr>
        <w:t xml:space="preserve"> </w:t>
      </w:r>
      <w:r>
        <w:rPr>
          <w:rStyle w:val="RefGivenName"/>
        </w:rPr>
        <w:t xml:space="preserve">E</w:t>
      </w:r>
      <w:r>
        <w:rPr>
          <w:shd w:val="clear" w:color="" w:fill=""/>
        </w:rPr>
        <w:t xml:space="preserve">, </w:t>
      </w:r>
      <w:r>
        <w:rPr>
          <w:rStyle w:val="RefSurName"/>
        </w:rPr>
        <w:t xml:space="preserve">Steinmann</w:t>
      </w:r>
      <w:r>
        <w:rPr>
          <w:rStyle w:val="RefAuthor"/>
        </w:rPr>
        <w:t xml:space="preserve"> </w:t>
      </w:r>
      <w:r>
        <w:rPr>
          <w:rStyle w:val="RefGivenName"/>
        </w:rPr>
        <w:t xml:space="preserve">ME</w:t>
      </w:r>
      <w:r>
        <w:rPr>
          <w:shd w:val="clear" w:color="" w:fill=""/>
        </w:rPr>
        <w:t xml:space="preserve">. </w:t>
      </w:r>
      <w:r>
        <w:rPr>
          <w:rStyle w:val="RefYear"/>
        </w:rPr>
        <w:t xml:space="preserve">2012</w:t>
      </w:r>
      <w:r>
        <w:rPr>
          <w:shd w:val="clear" w:color="" w:fill=""/>
        </w:rPr>
        <w:t xml:space="preserve">. </w:t>
      </w:r>
      <w:r>
        <w:rPr>
          <w:rStyle w:val="RefArticleTitle"/>
        </w:rPr>
        <w:t xml:space="preserve">Structure, function, and modulation of GABA(A) receptors</w:t>
      </w:r>
      <w:r>
        <w:rPr>
          <w:shd w:val="clear" w:color="" w:fill=""/>
        </w:rPr>
        <w:t xml:space="preserve">. </w:t>
      </w:r>
      <w:r>
        <w:rPr>
          <w:rStyle w:val=""/>
        </w:rPr>
        <w:t xml:space="preserve">The Journal of Biological Chemistry</w:t>
      </w:r>
      <w:r>
        <w:rPr>
          <w:shd w:val="clear" w:color="" w:fill=""/>
        </w:rPr>
        <w:t xml:space="preserve"> </w:t>
      </w:r>
      <w:r>
        <w:rPr>
          <w:rStyle w:val=""/>
        </w:rPr>
        <w:t xml:space="preserve">287</w:t>
      </w:r>
      <w:r>
        <w:rPr>
          <w:shd w:val="clear" w:color="" w:fill=""/>
        </w:rPr>
        <w:t xml:space="preserve">:</w:t>
      </w:r>
      <w:r>
        <w:rPr>
          <w:rStyle w:val="RefFPage"/>
        </w:rPr>
        <w:t xml:space="preserve">40224</w:t>
      </w:r>
      <w:r>
        <w:rPr>
          <w:shd w:val="clear" w:color="" w:fill=""/>
        </w:rPr>
        <w:t xml:space="preserve">–</w:t>
      </w:r>
      <w:r>
        <w:rPr>
          <w:rStyle w:val="RefLPage"/>
        </w:rPr>
        <w:t xml:space="preserve">40231</w:t>
      </w:r>
      <w:r>
        <w:rPr>
          <w:shd w:val="clear" w:color="" w:fill=""/>
        </w:rPr>
        <w:t xml:space="preserve">.</w:t>
      </w:r>
    </w:p>
    <w:p>
      <w:pPr>
        <w:pStyle w:val="jrnlRefText"/>
      </w:pPr>
      <w:bookmarkStart w:id="88" w:name="R64"/>
      <w:bookmarkEnd w:id="88"/>
      <w:r>
        <w:rPr>
          <w:rStyle w:val="RefSurName"/>
        </w:rPr>
        <w:t xml:space="preserve">Soffe</w:t>
      </w:r>
      <w:r>
        <w:rPr>
          <w:rStyle w:val="RefAuthor"/>
        </w:rPr>
        <w:t xml:space="preserve"> </w:t>
      </w:r>
      <w:r>
        <w:rPr>
          <w:rStyle w:val="RefGivenName"/>
        </w:rPr>
        <w:t xml:space="preserve">SR</w:t>
      </w:r>
      <w:r>
        <w:rPr>
          <w:shd w:val="clear" w:color="" w:fill=""/>
        </w:rPr>
        <w:t xml:space="preserve">. </w:t>
      </w:r>
      <w:r>
        <w:rPr>
          <w:rStyle w:val="RefYear"/>
        </w:rPr>
        <w:t xml:space="preserve">1987</w:t>
      </w:r>
      <w:r>
        <w:rPr>
          <w:shd w:val="clear" w:color="" w:fill=""/>
        </w:rPr>
        <w:t xml:space="preserve">. </w:t>
      </w:r>
      <w:r>
        <w:rPr>
          <w:rStyle w:val="RefArticleTitle"/>
        </w:rPr>
        <w:t xml:space="preserve">Ionic and pharmacological properties of reciprocal inhibition in Xenopus embryo motoneurones</w:t>
      </w:r>
      <w:r>
        <w:rPr>
          <w:shd w:val="clear" w:color="" w:fill=""/>
        </w:rPr>
        <w:t xml:space="preserve">. </w:t>
      </w:r>
      <w:r>
        <w:rPr>
          <w:rStyle w:val=""/>
        </w:rPr>
        <w:t xml:space="preserve">The Journal of Physiology</w:t>
      </w:r>
      <w:r>
        <w:rPr>
          <w:shd w:val="clear" w:color="" w:fill=""/>
        </w:rPr>
        <w:t xml:space="preserve"> </w:t>
      </w:r>
      <w:r>
        <w:rPr>
          <w:rStyle w:val=""/>
        </w:rPr>
        <w:t xml:space="preserve">382</w:t>
      </w:r>
      <w:r>
        <w:rPr>
          <w:shd w:val="clear" w:color="" w:fill=""/>
        </w:rPr>
        <w:t xml:space="preserve">:</w:t>
      </w:r>
      <w:r>
        <w:rPr>
          <w:rStyle w:val="RefFPage"/>
        </w:rPr>
        <w:t xml:space="preserve">463</w:t>
      </w:r>
      <w:r>
        <w:rPr>
          <w:shd w:val="clear" w:color="" w:fill=""/>
        </w:rPr>
        <w:t xml:space="preserve">–</w:t>
      </w:r>
      <w:r>
        <w:rPr>
          <w:rStyle w:val="RefLPage"/>
        </w:rPr>
        <w:t xml:space="preserve">473</w:t>
      </w:r>
      <w:r>
        <w:rPr>
          <w:shd w:val="clear" w:color="" w:fill=""/>
        </w:rPr>
        <w:t xml:space="preserve">.</w:t>
      </w:r>
    </w:p>
    <w:p>
      <w:pPr>
        <w:pStyle w:val="jrnlRefText"/>
      </w:pPr>
      <w:bookmarkStart w:id="89" w:name="R65"/>
      <w:bookmarkEnd w:id="89"/>
      <w:r>
        <w:rPr>
          <w:rStyle w:val="RefSurName"/>
        </w:rPr>
        <w:t xml:space="preserve">Swensen</w:t>
      </w:r>
      <w:r>
        <w:rPr>
          <w:rStyle w:val="RefAuthor"/>
        </w:rPr>
        <w:t xml:space="preserve"> </w:t>
      </w:r>
      <w:r>
        <w:rPr>
          <w:rStyle w:val="RefGivenName"/>
        </w:rPr>
        <w:t xml:space="preserve">AM</w:t>
      </w:r>
      <w:r>
        <w:rPr>
          <w:shd w:val="clear" w:color="" w:fill=""/>
        </w:rPr>
        <w:t xml:space="preserve">, </w:t>
      </w:r>
      <w:r>
        <w:rPr>
          <w:rStyle w:val="RefSurName"/>
        </w:rPr>
        <w:t xml:space="preserve">Golowasch</w:t>
      </w:r>
      <w:r>
        <w:rPr>
          <w:rStyle w:val="RefAuthor"/>
        </w:rPr>
        <w:t xml:space="preserve"> </w:t>
      </w:r>
      <w:r>
        <w:rPr>
          <w:rStyle w:val="RefGivenName"/>
        </w:rPr>
        <w:t xml:space="preserve">J</w:t>
      </w:r>
      <w:r>
        <w:rPr>
          <w:shd w:val="clear" w:color="" w:fill=""/>
        </w:rPr>
        <w:t xml:space="preserve">, </w:t>
      </w:r>
      <w:r>
        <w:rPr>
          <w:rStyle w:val="RefSurName"/>
        </w:rPr>
        <w:t xml:space="preserve">Christie</w:t>
      </w:r>
      <w:r>
        <w:rPr>
          <w:rStyle w:val="RefAuthor"/>
        </w:rPr>
        <w:t xml:space="preserve"> </w:t>
      </w:r>
      <w:r>
        <w:rPr>
          <w:rStyle w:val="RefGivenName"/>
        </w:rPr>
        <w:t xml:space="preserve">AE</w:t>
      </w:r>
      <w:r>
        <w:rPr>
          <w:shd w:val="clear" w:color="" w:fill=""/>
        </w:rPr>
        <w:t xml:space="preserve">, </w:t>
      </w:r>
      <w:r>
        <w:rPr>
          <w:rStyle w:val="RefSurName"/>
        </w:rPr>
        <w:t xml:space="preserve">Coleman</w:t>
      </w:r>
      <w:r>
        <w:rPr>
          <w:rStyle w:val="RefAuthor"/>
        </w:rPr>
        <w:t xml:space="preserve"> </w:t>
      </w:r>
      <w:r>
        <w:rPr>
          <w:rStyle w:val="RefGivenName"/>
        </w:rPr>
        <w:t xml:space="preserve">MJ</w:t>
      </w:r>
      <w:r>
        <w:rPr>
          <w:shd w:val="clear" w:color="" w:fill=""/>
        </w:rPr>
        <w:t xml:space="preserve">, </w:t>
      </w:r>
      <w:r>
        <w:rPr>
          <w:rStyle w:val="RefSurName"/>
        </w:rPr>
        <w:t xml:space="preserve">Nusbaum</w:t>
      </w:r>
      <w:r>
        <w:rPr>
          <w:rStyle w:val="RefAuthor"/>
        </w:rPr>
        <w:t xml:space="preserve"> </w:t>
      </w:r>
      <w:r>
        <w:rPr>
          <w:rStyle w:val="RefGivenName"/>
        </w:rPr>
        <w:t xml:space="preserve">MP</w:t>
      </w:r>
      <w:r>
        <w:rPr>
          <w:shd w:val="clear" w:color="" w:fill=""/>
        </w:rPr>
        <w:t xml:space="preserve">, </w:t>
      </w:r>
      <w:r>
        <w:rPr>
          <w:rStyle w:val="RefSurName"/>
        </w:rPr>
        <w:t xml:space="preserve">Marder</w:t>
      </w:r>
      <w:r>
        <w:rPr>
          <w:rStyle w:val="RefAuthor"/>
        </w:rPr>
        <w:t xml:space="preserve"> </w:t>
      </w:r>
      <w:r>
        <w:rPr>
          <w:rStyle w:val="RefGivenName"/>
        </w:rPr>
        <w:t xml:space="preserve">E</w:t>
      </w:r>
      <w:r>
        <w:rPr>
          <w:shd w:val="clear" w:color="" w:fill=""/>
        </w:rPr>
        <w:t xml:space="preserve">. </w:t>
      </w:r>
      <w:r>
        <w:rPr>
          <w:rStyle w:val="RefYear"/>
        </w:rPr>
        <w:t xml:space="preserve">2000</w:t>
      </w:r>
      <w:r>
        <w:rPr>
          <w:shd w:val="clear" w:color="" w:fill=""/>
        </w:rPr>
        <w:t xml:space="preserve">. </w:t>
      </w:r>
      <w:r>
        <w:rPr>
          <w:rStyle w:val="RefArticleTitle"/>
        </w:rPr>
        <w:t xml:space="preserve">GABA and responses to GABA in the stomatogastric ganglion of the crab Cancer borealis</w:t>
      </w:r>
      <w:r>
        <w:rPr>
          <w:shd w:val="clear" w:color="" w:fill=""/>
        </w:rPr>
        <w:t xml:space="preserve">. </w:t>
      </w:r>
      <w:r>
        <w:rPr>
          <w:rStyle w:val=""/>
        </w:rPr>
        <w:t xml:space="preserve">The Journal of Experimental Biology</w:t>
      </w:r>
      <w:r>
        <w:rPr>
          <w:shd w:val="clear" w:color="" w:fill=""/>
        </w:rPr>
        <w:t xml:space="preserve"> </w:t>
      </w:r>
      <w:r>
        <w:rPr>
          <w:rStyle w:val=""/>
        </w:rPr>
        <w:t xml:space="preserve">203</w:t>
      </w:r>
      <w:r>
        <w:rPr>
          <w:shd w:val="clear" w:color="" w:fill=""/>
        </w:rPr>
        <w:t xml:space="preserve">:</w:t>
      </w:r>
      <w:r>
        <w:rPr>
          <w:rStyle w:val="RefFPage"/>
        </w:rPr>
        <w:t xml:space="preserve">2075</w:t>
      </w:r>
      <w:r>
        <w:rPr>
          <w:shd w:val="clear" w:color="" w:fill=""/>
        </w:rPr>
        <w:t xml:space="preserve">–</w:t>
      </w:r>
      <w:r>
        <w:rPr>
          <w:rStyle w:val="RefLPage"/>
        </w:rPr>
        <w:t xml:space="preserve">2092</w:t>
      </w:r>
      <w:r>
        <w:rPr>
          <w:shd w:val="clear" w:color="" w:fill=""/>
        </w:rPr>
        <w:t xml:space="preserve">.</w:t>
      </w:r>
    </w:p>
    <w:p>
      <w:pPr>
        <w:pStyle w:val="jrnlRefText"/>
      </w:pPr>
      <w:bookmarkStart w:id="90" w:name="R66"/>
      <w:bookmarkEnd w:id="90"/>
      <w:r>
        <w:rPr>
          <w:rStyle w:val="RefSurName"/>
        </w:rPr>
        <w:t xml:space="preserve">Tegnér</w:t>
      </w:r>
      <w:r>
        <w:rPr>
          <w:rStyle w:val="RefAuthor"/>
        </w:rPr>
        <w:t xml:space="preserve"> </w:t>
      </w:r>
      <w:r>
        <w:rPr>
          <w:rStyle w:val="RefGivenName"/>
        </w:rPr>
        <w:t xml:space="preserve">J</w:t>
      </w:r>
      <w:r>
        <w:rPr>
          <w:shd w:val="clear" w:color="" w:fill=""/>
        </w:rPr>
        <w:t xml:space="preserve">, </w:t>
      </w:r>
      <w:r>
        <w:rPr>
          <w:rStyle w:val="RefSurName"/>
        </w:rPr>
        <w:t xml:space="preserve">Matsushima</w:t>
      </w:r>
      <w:r>
        <w:rPr>
          <w:rStyle w:val="RefAuthor"/>
        </w:rPr>
        <w:t xml:space="preserve"> </w:t>
      </w:r>
      <w:r>
        <w:rPr>
          <w:rStyle w:val="RefGivenName"/>
        </w:rPr>
        <w:t xml:space="preserve">T</w:t>
      </w:r>
      <w:r>
        <w:rPr>
          <w:shd w:val="clear" w:color="" w:fill=""/>
        </w:rPr>
        <w:t xml:space="preserve">, </w:t>
      </w:r>
      <w:r>
        <w:rPr>
          <w:rStyle w:val="RefSurName"/>
        </w:rPr>
        <w:t xml:space="preserve">el Manira</w:t>
      </w:r>
      <w:r>
        <w:rPr>
          <w:rStyle w:val="RefAuthor"/>
        </w:rPr>
        <w:t xml:space="preserve"> </w:t>
      </w:r>
      <w:r>
        <w:rPr>
          <w:rStyle w:val="RefGivenName"/>
        </w:rPr>
        <w:t xml:space="preserve">A</w:t>
      </w:r>
      <w:r>
        <w:rPr>
          <w:shd w:val="clear" w:color="" w:fill=""/>
        </w:rPr>
        <w:t xml:space="preserve">, </w:t>
      </w:r>
      <w:r>
        <w:rPr>
          <w:rStyle w:val="RefSurName"/>
        </w:rPr>
        <w:t xml:space="preserve">Grillner</w:t>
      </w:r>
      <w:r>
        <w:rPr>
          <w:rStyle w:val="RefAuthor"/>
        </w:rPr>
        <w:t xml:space="preserve"> </w:t>
      </w:r>
      <w:r>
        <w:rPr>
          <w:rStyle w:val="RefGivenName"/>
        </w:rPr>
        <w:t xml:space="preserve">S</w:t>
      </w:r>
      <w:r>
        <w:rPr>
          <w:shd w:val="clear" w:color="" w:fill=""/>
        </w:rPr>
        <w:t xml:space="preserve">. </w:t>
      </w:r>
      <w:r>
        <w:rPr>
          <w:rStyle w:val="RefYear"/>
        </w:rPr>
        <w:t xml:space="preserve">1993</w:t>
      </w:r>
      <w:r>
        <w:rPr>
          <w:shd w:val="clear" w:color="" w:fill=""/>
        </w:rPr>
        <w:t xml:space="preserve">. </w:t>
      </w:r>
      <w:r>
        <w:rPr>
          <w:rStyle w:val="RefArticleTitle"/>
        </w:rPr>
        <w:t xml:space="preserve">The spinal GABA system modulates burst frequency and intersegmental coordination in the lamprey: differential effects of GABAA and GABAB receptors</w:t>
      </w:r>
      <w:r>
        <w:rPr>
          <w:shd w:val="clear" w:color="" w:fill=""/>
        </w:rPr>
        <w:t xml:space="preserve">. </w:t>
      </w:r>
      <w:r>
        <w:rPr>
          <w:rStyle w:val=""/>
        </w:rPr>
        <w:t xml:space="preserve">Journal of Neurophysiology</w:t>
      </w:r>
      <w:r>
        <w:rPr>
          <w:shd w:val="clear" w:color="" w:fill=""/>
        </w:rPr>
        <w:t xml:space="preserve"> </w:t>
      </w:r>
      <w:r>
        <w:rPr>
          <w:rStyle w:val=""/>
        </w:rPr>
        <w:t xml:space="preserve">69</w:t>
      </w:r>
      <w:r>
        <w:rPr>
          <w:shd w:val="clear" w:color="" w:fill=""/>
        </w:rPr>
        <w:t xml:space="preserve">:</w:t>
      </w:r>
      <w:r>
        <w:rPr>
          <w:rStyle w:val="RefFPage"/>
        </w:rPr>
        <w:t xml:space="preserve">647</w:t>
      </w:r>
      <w:r>
        <w:rPr>
          <w:shd w:val="clear" w:color="" w:fill=""/>
        </w:rPr>
        <w:t xml:space="preserve">–</w:t>
      </w:r>
      <w:r>
        <w:rPr>
          <w:rStyle w:val="RefLPage"/>
        </w:rPr>
        <w:t xml:space="preserve">657</w:t>
      </w:r>
      <w:r>
        <w:rPr>
          <w:shd w:val="clear" w:color="" w:fill=""/>
        </w:rPr>
        <w:t xml:space="preserve">.</w:t>
      </w:r>
    </w:p>
    <w:p>
      <w:pPr>
        <w:pStyle w:val="jrnlRefText"/>
      </w:pPr>
      <w:bookmarkStart w:id="91" w:name="R67"/>
      <w:bookmarkEnd w:id="91"/>
      <w:r>
        <w:rPr>
          <w:rStyle w:val="RefSurName"/>
        </w:rPr>
        <w:t xml:space="preserve">Tian</w:t>
      </w:r>
      <w:r>
        <w:rPr>
          <w:rStyle w:val="RefAuthor"/>
        </w:rPr>
        <w:t xml:space="preserve"> </w:t>
      </w:r>
      <w:r>
        <w:rPr>
          <w:rStyle w:val="RefGivenName"/>
        </w:rPr>
        <w:t xml:space="preserve">L</w:t>
      </w:r>
      <w:r>
        <w:rPr>
          <w:shd w:val="clear" w:color="" w:fill=""/>
        </w:rPr>
        <w:t xml:space="preserve">, </w:t>
      </w:r>
      <w:r>
        <w:rPr>
          <w:rStyle w:val="RefSurName"/>
        </w:rPr>
        <w:t xml:space="preserve">Hires</w:t>
      </w:r>
      <w:r>
        <w:rPr>
          <w:rStyle w:val="RefAuthor"/>
        </w:rPr>
        <w:t xml:space="preserve"> </w:t>
      </w:r>
      <w:r>
        <w:rPr>
          <w:rStyle w:val="RefGivenName"/>
        </w:rPr>
        <w:t xml:space="preserve">SA</w:t>
      </w:r>
      <w:r>
        <w:rPr>
          <w:shd w:val="clear" w:color="" w:fill=""/>
        </w:rPr>
        <w:t xml:space="preserve">, </w:t>
      </w:r>
      <w:r>
        <w:rPr>
          <w:rStyle w:val="RefSurName"/>
        </w:rPr>
        <w:t xml:space="preserve">Mao</w:t>
      </w:r>
      <w:r>
        <w:rPr>
          <w:rStyle w:val="RefAuthor"/>
        </w:rPr>
        <w:t xml:space="preserve"> </w:t>
      </w:r>
      <w:r>
        <w:rPr>
          <w:rStyle w:val="RefGivenName"/>
        </w:rPr>
        <w:t xml:space="preserve">T</w:t>
      </w:r>
      <w:r>
        <w:rPr>
          <w:shd w:val="clear" w:color="" w:fill=""/>
        </w:rPr>
        <w:t xml:space="preserve">, </w:t>
      </w:r>
      <w:r>
        <w:rPr>
          <w:rStyle w:val="RefSurName"/>
        </w:rPr>
        <w:t xml:space="preserve">Huber</w:t>
      </w:r>
      <w:r>
        <w:rPr>
          <w:rStyle w:val="RefAuthor"/>
        </w:rPr>
        <w:t xml:space="preserve"> </w:t>
      </w:r>
      <w:r>
        <w:rPr>
          <w:rStyle w:val="RefGivenName"/>
        </w:rPr>
        <w:t xml:space="preserve">D</w:t>
      </w:r>
      <w:r>
        <w:rPr>
          <w:shd w:val="clear" w:color="" w:fill=""/>
        </w:rPr>
        <w:t xml:space="preserve">, </w:t>
      </w:r>
      <w:r>
        <w:rPr>
          <w:rStyle w:val="RefSurName"/>
        </w:rPr>
        <w:t xml:space="preserve">Chiappe</w:t>
      </w:r>
      <w:r>
        <w:rPr>
          <w:rStyle w:val="RefAuthor"/>
        </w:rPr>
        <w:t xml:space="preserve"> </w:t>
      </w:r>
      <w:r>
        <w:rPr>
          <w:rStyle w:val="RefGivenName"/>
        </w:rPr>
        <w:t xml:space="preserve">ME</w:t>
      </w:r>
      <w:r>
        <w:rPr>
          <w:shd w:val="clear" w:color="" w:fill=""/>
        </w:rPr>
        <w:t xml:space="preserve">, </w:t>
      </w:r>
      <w:r>
        <w:rPr>
          <w:rStyle w:val="RefSurName"/>
        </w:rPr>
        <w:t xml:space="preserve">Chalasani</w:t>
      </w:r>
      <w:r>
        <w:rPr>
          <w:rStyle w:val="RefAuthor"/>
        </w:rPr>
        <w:t xml:space="preserve"> </w:t>
      </w:r>
      <w:r>
        <w:rPr>
          <w:rStyle w:val="RefGivenName"/>
        </w:rPr>
        <w:t xml:space="preserve">SH</w:t>
      </w:r>
      <w:r>
        <w:rPr>
          <w:shd w:val="clear" w:color="" w:fill=""/>
        </w:rPr>
        <w:t xml:space="preserve">, </w:t>
      </w:r>
      <w:r>
        <w:rPr>
          <w:rStyle w:val="RefSurName"/>
        </w:rPr>
        <w:t xml:space="preserve">Petreanu</w:t>
      </w:r>
      <w:r>
        <w:rPr>
          <w:rStyle w:val="RefAuthor"/>
        </w:rPr>
        <w:t xml:space="preserve"> </w:t>
      </w:r>
      <w:r>
        <w:rPr>
          <w:rStyle w:val="RefGivenName"/>
        </w:rPr>
        <w:t xml:space="preserve">L</w:t>
      </w:r>
      <w:r>
        <w:rPr>
          <w:shd w:val="clear" w:color="" w:fill=""/>
        </w:rPr>
        <w:t xml:space="preserve">, </w:t>
      </w:r>
      <w:r>
        <w:rPr>
          <w:rStyle w:val="RefSurName"/>
        </w:rPr>
        <w:t xml:space="preserve">Akerboom</w:t>
      </w:r>
      <w:r>
        <w:rPr>
          <w:rStyle w:val="RefAuthor"/>
        </w:rPr>
        <w:t xml:space="preserve"> </w:t>
      </w:r>
      <w:r>
        <w:rPr>
          <w:rStyle w:val="RefGivenName"/>
        </w:rPr>
        <w:t xml:space="preserve">J</w:t>
      </w:r>
      <w:r>
        <w:rPr>
          <w:shd w:val="clear" w:color="" w:fill=""/>
        </w:rPr>
        <w:t xml:space="preserve">, </w:t>
      </w:r>
      <w:r>
        <w:rPr>
          <w:rStyle w:val="RefSurName"/>
        </w:rPr>
        <w:t xml:space="preserve">McKinney</w:t>
      </w:r>
      <w:r>
        <w:rPr>
          <w:rStyle w:val="RefAuthor"/>
        </w:rPr>
        <w:t xml:space="preserve"> </w:t>
      </w:r>
      <w:r>
        <w:rPr>
          <w:rStyle w:val="RefGivenName"/>
        </w:rPr>
        <w:t xml:space="preserve">SA</w:t>
      </w:r>
      <w:r>
        <w:rPr>
          <w:shd w:val="clear" w:color="" w:fill=""/>
        </w:rPr>
        <w:t xml:space="preserve">, </w:t>
      </w:r>
      <w:r>
        <w:rPr>
          <w:rStyle w:val="RefSurName"/>
        </w:rPr>
        <w:t xml:space="preserve">Schreiter</w:t>
      </w:r>
      <w:r>
        <w:rPr>
          <w:rStyle w:val="RefAuthor"/>
        </w:rPr>
        <w:t xml:space="preserve"> </w:t>
      </w:r>
      <w:r>
        <w:rPr>
          <w:rStyle w:val="RefGivenName"/>
        </w:rPr>
        <w:t xml:space="preserve">ER</w:t>
      </w:r>
      <w:r>
        <w:rPr>
          <w:shd w:val="clear" w:color="" w:fill=""/>
        </w:rPr>
        <w:t xml:space="preserve">, </w:t>
      </w:r>
      <w:r>
        <w:rPr>
          <w:rStyle w:val="RefSurName"/>
        </w:rPr>
        <w:t xml:space="preserve">Bargmann</w:t>
      </w:r>
      <w:r>
        <w:rPr>
          <w:rStyle w:val="RefAuthor"/>
        </w:rPr>
        <w:t xml:space="preserve"> </w:t>
      </w:r>
      <w:r>
        <w:rPr>
          <w:rStyle w:val="RefGivenName"/>
        </w:rPr>
        <w:t xml:space="preserve">CI</w:t>
      </w:r>
      <w:r>
        <w:rPr>
          <w:shd w:val="clear" w:color="" w:fill=""/>
        </w:rPr>
        <w:t xml:space="preserve">, </w:t>
      </w:r>
      <w:r>
        <w:rPr>
          <w:rStyle w:val="RefSurName"/>
        </w:rPr>
        <w:t xml:space="preserve">Jayaraman</w:t>
      </w:r>
      <w:r>
        <w:rPr>
          <w:rStyle w:val="RefAuthor"/>
        </w:rPr>
        <w:t xml:space="preserve"> </w:t>
      </w:r>
      <w:r>
        <w:rPr>
          <w:rStyle w:val="RefGivenName"/>
        </w:rPr>
        <w:t xml:space="preserve">V</w:t>
      </w:r>
      <w:r>
        <w:rPr>
          <w:shd w:val="clear" w:color="" w:fill=""/>
        </w:rPr>
        <w:t xml:space="preserve">, </w:t>
      </w:r>
      <w:r>
        <w:rPr>
          <w:rStyle w:val="RefSurName"/>
        </w:rPr>
        <w:t xml:space="preserve">Svoboda</w:t>
      </w:r>
      <w:r>
        <w:rPr>
          <w:rStyle w:val="RefAuthor"/>
        </w:rPr>
        <w:t xml:space="preserve"> </w:t>
      </w:r>
      <w:r>
        <w:rPr>
          <w:rStyle w:val="RefGivenName"/>
        </w:rPr>
        <w:t xml:space="preserve">K</w:t>
      </w:r>
      <w:r>
        <w:rPr>
          <w:shd w:val="clear" w:color="" w:fill=""/>
        </w:rPr>
        <w:t xml:space="preserve">, </w:t>
      </w:r>
      <w:r>
        <w:rPr>
          <w:rStyle w:val="RefSurName"/>
        </w:rPr>
        <w:t xml:space="preserve">Looger</w:t>
      </w:r>
      <w:r>
        <w:rPr>
          <w:rStyle w:val="RefAuthor"/>
        </w:rPr>
        <w:t xml:space="preserve"> </w:t>
      </w:r>
      <w:r>
        <w:rPr>
          <w:rStyle w:val="RefGivenName"/>
        </w:rPr>
        <w:t xml:space="preserve">LL</w:t>
      </w:r>
      <w:r>
        <w:rPr>
          <w:shd w:val="clear" w:color="" w:fill=""/>
        </w:rPr>
        <w:t xml:space="preserve">. </w:t>
      </w:r>
      <w:r>
        <w:rPr>
          <w:rStyle w:val="RefYear"/>
        </w:rPr>
        <w:t xml:space="preserve">2009</w:t>
      </w:r>
      <w:r>
        <w:rPr>
          <w:shd w:val="clear" w:color="" w:fill=""/>
        </w:rPr>
        <w:t xml:space="preserve">. </w:t>
      </w:r>
      <w:r>
        <w:rPr>
          <w:rStyle w:val="RefArticleTitle"/>
        </w:rPr>
        <w:t xml:space="preserve">Imaging neural activity in worms, flies and mice with improved GCaMP calcium indicators</w:t>
      </w:r>
      <w:r>
        <w:rPr>
          <w:shd w:val="clear" w:color="" w:fill=""/>
        </w:rPr>
        <w:t xml:space="preserve">. </w:t>
      </w:r>
      <w:r>
        <w:rPr>
          <w:rStyle w:val=""/>
        </w:rPr>
        <w:t xml:space="preserve">Nature Methods</w:t>
      </w:r>
      <w:r>
        <w:rPr>
          <w:shd w:val="clear" w:color="" w:fill=""/>
        </w:rPr>
        <w:t xml:space="preserve"> </w:t>
      </w:r>
      <w:r>
        <w:rPr>
          <w:rStyle w:val=""/>
        </w:rPr>
        <w:t xml:space="preserve">6</w:t>
      </w:r>
      <w:r>
        <w:rPr>
          <w:shd w:val="clear" w:color="" w:fill=""/>
        </w:rPr>
        <w:t xml:space="preserve">:</w:t>
      </w:r>
      <w:r>
        <w:rPr>
          <w:rStyle w:val="RefFPage"/>
        </w:rPr>
        <w:t xml:space="preserve">875</w:t>
      </w:r>
      <w:r>
        <w:rPr>
          <w:shd w:val="clear" w:color="" w:fill=""/>
        </w:rPr>
        <w:t xml:space="preserve">–</w:t>
      </w:r>
      <w:r>
        <w:rPr>
          <w:rStyle w:val="RefLPage"/>
        </w:rPr>
        <w:t xml:space="preserve">881</w:t>
      </w:r>
      <w:r>
        <w:rPr>
          <w:shd w:val="clear" w:color="" w:fill=""/>
        </w:rPr>
        <w:t xml:space="preserve">.</w:t>
      </w:r>
    </w:p>
    <w:p>
      <w:pPr>
        <w:pStyle w:val="jrnlRefText"/>
      </w:pPr>
      <w:bookmarkStart w:id="92" w:name="R68"/>
      <w:bookmarkEnd w:id="92"/>
      <w:r>
        <w:rPr>
          <w:rStyle w:val="RefSurName"/>
        </w:rPr>
        <w:t xml:space="preserve">Turek</w:t>
      </w:r>
      <w:r>
        <w:rPr>
          <w:rStyle w:val="RefAuthor"/>
        </w:rPr>
        <w:t xml:space="preserve"> </w:t>
      </w:r>
      <w:r>
        <w:rPr>
          <w:rStyle w:val="RefGivenName"/>
        </w:rPr>
        <w:t xml:space="preserve">M</w:t>
      </w:r>
      <w:r>
        <w:rPr>
          <w:shd w:val="clear" w:color="" w:fill=""/>
        </w:rPr>
        <w:t xml:space="preserve">, </w:t>
      </w:r>
      <w:r>
        <w:rPr>
          <w:rStyle w:val="RefSurName"/>
        </w:rPr>
        <w:t xml:space="preserve">Lewandrowski</w:t>
      </w:r>
      <w:r>
        <w:rPr>
          <w:rStyle w:val="RefAuthor"/>
        </w:rPr>
        <w:t xml:space="preserve"> </w:t>
      </w:r>
      <w:r>
        <w:rPr>
          <w:rStyle w:val="RefGivenName"/>
        </w:rPr>
        <w:t xml:space="preserve">I</w:t>
      </w:r>
      <w:r>
        <w:rPr>
          <w:shd w:val="clear" w:color="" w:fill=""/>
        </w:rPr>
        <w:t xml:space="preserve">, </w:t>
      </w:r>
      <w:r>
        <w:rPr>
          <w:rStyle w:val="RefSurName"/>
        </w:rPr>
        <w:t xml:space="preserve">Bringmann</w:t>
      </w:r>
      <w:r>
        <w:rPr>
          <w:rStyle w:val="RefAuthor"/>
        </w:rPr>
        <w:t xml:space="preserve"> </w:t>
      </w:r>
      <w:r>
        <w:rPr>
          <w:rStyle w:val="RefGivenName"/>
        </w:rPr>
        <w:t xml:space="preserve">H</w:t>
      </w:r>
      <w:r>
        <w:rPr>
          <w:shd w:val="clear" w:color="" w:fill=""/>
        </w:rPr>
        <w:t xml:space="preserve">. </w:t>
      </w:r>
      <w:r>
        <w:rPr>
          <w:rStyle w:val="RefYear"/>
        </w:rPr>
        <w:t xml:space="preserve">2013</w:t>
      </w:r>
      <w:r>
        <w:rPr>
          <w:shd w:val="clear" w:color="" w:fill=""/>
        </w:rPr>
        <w:t xml:space="preserve">. </w:t>
      </w:r>
      <w:r>
        <w:rPr>
          <w:rStyle w:val="RefArticleTitle"/>
        </w:rPr>
        <w:t xml:space="preserve">An AP2 transcription factor is required for a sleep-active neuron to induce sleep-like quiescence in C. elegans</w:t>
      </w:r>
      <w:r>
        <w:rPr>
          <w:shd w:val="clear" w:color="" w:fill=""/>
        </w:rPr>
        <w:t xml:space="preserve">. </w:t>
      </w:r>
      <w:r>
        <w:rPr>
          <w:rStyle w:val=""/>
        </w:rPr>
        <w:t xml:space="preserve">Current Biology</w:t>
      </w:r>
      <w:r>
        <w:rPr>
          <w:shd w:val="clear" w:color="" w:fill=""/>
        </w:rPr>
        <w:t xml:space="preserve"> </w:t>
      </w:r>
      <w:r>
        <w:rPr>
          <w:rStyle w:val=""/>
        </w:rPr>
        <w:t xml:space="preserve">23</w:t>
      </w:r>
      <w:r>
        <w:rPr>
          <w:shd w:val="clear" w:color="" w:fill=""/>
        </w:rPr>
        <w:t xml:space="preserve">:</w:t>
      </w:r>
      <w:r>
        <w:rPr>
          <w:rStyle w:val="RefFPage"/>
        </w:rPr>
        <w:t xml:space="preserve">2215</w:t>
      </w:r>
      <w:r>
        <w:rPr>
          <w:shd w:val="clear" w:color="" w:fill=""/>
        </w:rPr>
        <w:t xml:space="preserve">–</w:t>
      </w:r>
      <w:r>
        <w:rPr>
          <w:rStyle w:val="RefLPage"/>
        </w:rPr>
        <w:t xml:space="preserve">2223</w:t>
      </w:r>
      <w:r>
        <w:rPr>
          <w:shd w:val="clear" w:color="" w:fill=""/>
        </w:rPr>
        <w:t xml:space="preserve">.</w:t>
      </w:r>
    </w:p>
    <w:p>
      <w:pPr>
        <w:pStyle w:val="jrnlRefText"/>
      </w:pPr>
      <w:bookmarkStart w:id="93" w:name="R69"/>
      <w:bookmarkEnd w:id="93"/>
      <w:r>
        <w:rPr>
          <w:rStyle w:val="RefSurName"/>
        </w:rPr>
        <w:t xml:space="preserve">Wang</w:t>
      </w:r>
      <w:r>
        <w:rPr>
          <w:rStyle w:val="RefAuthor"/>
        </w:rPr>
        <w:t xml:space="preserve"> </w:t>
      </w:r>
      <w:r>
        <w:rPr>
          <w:rStyle w:val="RefGivenName"/>
        </w:rPr>
        <w:t xml:space="preserve">X</w:t>
      </w:r>
      <w:r>
        <w:rPr>
          <w:shd w:val="clear" w:color="" w:fill=""/>
        </w:rPr>
        <w:t xml:space="preserve">, </w:t>
      </w:r>
      <w:r>
        <w:rPr>
          <w:rStyle w:val="RefSurName"/>
        </w:rPr>
        <w:t xml:space="preserve">Zhang</w:t>
      </w:r>
      <w:r>
        <w:rPr>
          <w:rStyle w:val="RefAuthor"/>
        </w:rPr>
        <w:t xml:space="preserve"> </w:t>
      </w:r>
      <w:r>
        <w:rPr>
          <w:rStyle w:val="RefGivenName"/>
        </w:rPr>
        <w:t xml:space="preserve">W</w:t>
      </w:r>
      <w:r>
        <w:rPr>
          <w:shd w:val="clear" w:color="" w:fill=""/>
        </w:rPr>
        <w:t xml:space="preserve">, </w:t>
      </w:r>
      <w:r>
        <w:rPr>
          <w:rStyle w:val="RefSurName"/>
        </w:rPr>
        <w:t xml:space="preserve">Cheever</w:t>
      </w:r>
      <w:r>
        <w:rPr>
          <w:rStyle w:val="RefAuthor"/>
        </w:rPr>
        <w:t xml:space="preserve"> </w:t>
      </w:r>
      <w:r>
        <w:rPr>
          <w:rStyle w:val="RefGivenName"/>
        </w:rPr>
        <w:t xml:space="preserve">T</w:t>
      </w:r>
      <w:r>
        <w:rPr>
          <w:shd w:val="clear" w:color="" w:fill=""/>
        </w:rPr>
        <w:t xml:space="preserve">, </w:t>
      </w:r>
      <w:r>
        <w:rPr>
          <w:rStyle w:val="RefSurName"/>
        </w:rPr>
        <w:t xml:space="preserve">Schwarz</w:t>
      </w:r>
      <w:r>
        <w:rPr>
          <w:rStyle w:val="RefAuthor"/>
        </w:rPr>
        <w:t xml:space="preserve"> </w:t>
      </w:r>
      <w:r>
        <w:rPr>
          <w:rStyle w:val="RefGivenName"/>
        </w:rPr>
        <w:t xml:space="preserve">V</w:t>
      </w:r>
      <w:r>
        <w:rPr>
          <w:shd w:val="clear" w:color="" w:fill=""/>
        </w:rPr>
        <w:t xml:space="preserve">, </w:t>
      </w:r>
      <w:r>
        <w:rPr>
          <w:rStyle w:val="RefSurName"/>
        </w:rPr>
        <w:t xml:space="preserve">Opperman</w:t>
      </w:r>
      <w:r>
        <w:rPr>
          <w:rStyle w:val="RefAuthor"/>
        </w:rPr>
        <w:t xml:space="preserve"> </w:t>
      </w:r>
      <w:r>
        <w:rPr>
          <w:rStyle w:val="RefGivenName"/>
        </w:rPr>
        <w:t xml:space="preserve">K</w:t>
      </w:r>
      <w:r>
        <w:rPr>
          <w:shd w:val="clear" w:color="" w:fill=""/>
        </w:rPr>
        <w:t xml:space="preserve">, </w:t>
      </w:r>
      <w:r>
        <w:rPr>
          <w:rStyle w:val="RefSurName"/>
        </w:rPr>
        <w:t xml:space="preserve">Hutter</w:t>
      </w:r>
      <w:r>
        <w:rPr>
          <w:rStyle w:val="RefAuthor"/>
        </w:rPr>
        <w:t xml:space="preserve"> </w:t>
      </w:r>
      <w:r>
        <w:rPr>
          <w:rStyle w:val="RefGivenName"/>
        </w:rPr>
        <w:t xml:space="preserve">H</w:t>
      </w:r>
      <w:r>
        <w:rPr>
          <w:shd w:val="clear" w:color="" w:fill=""/>
        </w:rPr>
        <w:t xml:space="preserve">, </w:t>
      </w:r>
      <w:r>
        <w:rPr>
          <w:rStyle w:val="RefSurName"/>
        </w:rPr>
        <w:t xml:space="preserve">Koepp</w:t>
      </w:r>
      <w:r>
        <w:rPr>
          <w:rStyle w:val="RefAuthor"/>
        </w:rPr>
        <w:t xml:space="preserve"> </w:t>
      </w:r>
      <w:r>
        <w:rPr>
          <w:rStyle w:val="RefGivenName"/>
        </w:rPr>
        <w:t xml:space="preserve">D</w:t>
      </w:r>
      <w:r>
        <w:rPr>
          <w:shd w:val="clear" w:color="" w:fill=""/>
        </w:rPr>
        <w:t xml:space="preserve">, </w:t>
      </w:r>
      <w:r>
        <w:rPr>
          <w:rStyle w:val="RefSurName"/>
        </w:rPr>
        <w:t xml:space="preserve">Chen</w:t>
      </w:r>
      <w:r>
        <w:rPr>
          <w:rStyle w:val="RefAuthor"/>
        </w:rPr>
        <w:t xml:space="preserve"> </w:t>
      </w:r>
      <w:r>
        <w:rPr>
          <w:rStyle w:val="RefGivenName"/>
        </w:rPr>
        <w:t xml:space="preserve">L</w:t>
      </w:r>
      <w:r>
        <w:rPr>
          <w:shd w:val="clear" w:color="" w:fill=""/>
        </w:rPr>
        <w:t xml:space="preserve">. </w:t>
      </w:r>
      <w:r>
        <w:rPr>
          <w:rStyle w:val="RefYear"/>
        </w:rPr>
        <w:t xml:space="preserve">2008</w:t>
      </w:r>
      <w:r>
        <w:rPr>
          <w:shd w:val="clear" w:color="" w:fill=""/>
        </w:rPr>
        <w:t xml:space="preserve">. </w:t>
      </w:r>
      <w:r>
        <w:rPr>
          <w:rStyle w:val="RefArticleTitle"/>
        </w:rPr>
        <w:t xml:space="preserve">The C. elegans L1CAM homologue LAD-2 functions as a coreceptor in MAB-20/Sema2 mediated axon guidance</w:t>
      </w:r>
      <w:r>
        <w:rPr>
          <w:shd w:val="clear" w:color="" w:fill=""/>
        </w:rPr>
        <w:t xml:space="preserve">. </w:t>
      </w:r>
      <w:r>
        <w:rPr>
          <w:rStyle w:val=""/>
        </w:rPr>
        <w:t xml:space="preserve">The Journal of Cell Biology</w:t>
      </w:r>
      <w:r>
        <w:rPr>
          <w:shd w:val="clear" w:color="" w:fill=""/>
        </w:rPr>
        <w:t xml:space="preserve"> </w:t>
      </w:r>
      <w:r>
        <w:rPr>
          <w:rStyle w:val=""/>
        </w:rPr>
        <w:t xml:space="preserve">180</w:t>
      </w:r>
      <w:r>
        <w:rPr>
          <w:shd w:val="clear" w:color="" w:fill=""/>
        </w:rPr>
        <w:t xml:space="preserve">:</w:t>
      </w:r>
      <w:r>
        <w:rPr>
          <w:rStyle w:val="RefFPage"/>
        </w:rPr>
        <w:t xml:space="preserve">233</w:t>
      </w:r>
      <w:r>
        <w:rPr>
          <w:shd w:val="clear" w:color="" w:fill=""/>
        </w:rPr>
        <w:t xml:space="preserve">–</w:t>
      </w:r>
      <w:r>
        <w:rPr>
          <w:rStyle w:val="RefLPage"/>
        </w:rPr>
        <w:t xml:space="preserve">246</w:t>
      </w:r>
      <w:r>
        <w:rPr>
          <w:shd w:val="clear" w:color="" w:fill=""/>
        </w:rPr>
        <w:t xml:space="preserve">.</w:t>
      </w:r>
    </w:p>
    <w:p>
      <w:pPr>
        <w:pStyle w:val="jrnlRefText"/>
      </w:pPr>
      <w:bookmarkStart w:id="94" w:name="R70"/>
      <w:bookmarkEnd w:id="94"/>
      <w:r>
        <w:rPr>
          <w:rStyle w:val="RefSurName"/>
        </w:rPr>
        <w:t xml:space="preserve">Wen</w:t>
      </w:r>
      <w:r>
        <w:rPr>
          <w:rStyle w:val="RefAuthor"/>
        </w:rPr>
        <w:t xml:space="preserve"> </w:t>
      </w:r>
      <w:r>
        <w:rPr>
          <w:rStyle w:val="RefGivenName"/>
        </w:rPr>
        <w:t xml:space="preserve">Q</w:t>
      </w:r>
      <w:r>
        <w:rPr>
          <w:shd w:val="clear" w:color="" w:fill=""/>
        </w:rPr>
        <w:t xml:space="preserve">, </w:t>
      </w:r>
      <w:r>
        <w:rPr>
          <w:rStyle w:val="RefSurName"/>
        </w:rPr>
        <w:t xml:space="preserve">Po</w:t>
      </w:r>
      <w:r>
        <w:rPr>
          <w:rStyle w:val="RefAuthor"/>
        </w:rPr>
        <w:t xml:space="preserve"> </w:t>
      </w:r>
      <w:r>
        <w:rPr>
          <w:rStyle w:val="RefGivenName"/>
        </w:rPr>
        <w:t xml:space="preserve">MD</w:t>
      </w:r>
      <w:r>
        <w:rPr>
          <w:shd w:val="clear" w:color="" w:fill=""/>
        </w:rPr>
        <w:t xml:space="preserve">, </w:t>
      </w:r>
      <w:r>
        <w:rPr>
          <w:rStyle w:val="RefSurName"/>
        </w:rPr>
        <w:t xml:space="preserve">Hulme</w:t>
      </w:r>
      <w:r>
        <w:rPr>
          <w:rStyle w:val="RefAuthor"/>
        </w:rPr>
        <w:t xml:space="preserve"> </w:t>
      </w:r>
      <w:r>
        <w:rPr>
          <w:rStyle w:val="RefGivenName"/>
        </w:rPr>
        <w:t xml:space="preserve">E</w:t>
      </w:r>
      <w:r>
        <w:rPr>
          <w:shd w:val="clear" w:color="" w:fill=""/>
        </w:rPr>
        <w:t xml:space="preserve">, </w:t>
      </w:r>
      <w:r>
        <w:rPr>
          <w:rStyle w:val="RefSurName"/>
        </w:rPr>
        <w:t xml:space="preserve">Chen</w:t>
      </w:r>
      <w:r>
        <w:rPr>
          <w:rStyle w:val="RefAuthor"/>
        </w:rPr>
        <w:t xml:space="preserve"> </w:t>
      </w:r>
      <w:r>
        <w:rPr>
          <w:rStyle w:val="RefGivenName"/>
        </w:rPr>
        <w:t xml:space="preserve">S</w:t>
      </w:r>
      <w:r>
        <w:rPr>
          <w:shd w:val="clear" w:color="" w:fill=""/>
        </w:rPr>
        <w:t xml:space="preserve">, </w:t>
      </w:r>
      <w:r>
        <w:rPr>
          <w:rStyle w:val="RefSurName"/>
        </w:rPr>
        <w:t xml:space="preserve">Liu</w:t>
      </w:r>
      <w:r>
        <w:rPr>
          <w:rStyle w:val="RefAuthor"/>
        </w:rPr>
        <w:t xml:space="preserve"> </w:t>
      </w:r>
      <w:r>
        <w:rPr>
          <w:rStyle w:val="RefGivenName"/>
        </w:rPr>
        <w:t xml:space="preserve">X</w:t>
      </w:r>
      <w:r>
        <w:rPr>
          <w:shd w:val="clear" w:color="" w:fill=""/>
        </w:rPr>
        <w:t xml:space="preserve">, </w:t>
      </w:r>
      <w:r>
        <w:rPr>
          <w:rStyle w:val="RefSurName"/>
        </w:rPr>
        <w:t xml:space="preserve">Kwok</w:t>
      </w:r>
      <w:r>
        <w:rPr>
          <w:rStyle w:val="RefAuthor"/>
        </w:rPr>
        <w:t xml:space="preserve"> </w:t>
      </w:r>
      <w:r>
        <w:rPr>
          <w:rStyle w:val="RefGivenName"/>
        </w:rPr>
        <w:t xml:space="preserve">SW</w:t>
      </w:r>
      <w:r>
        <w:rPr>
          <w:shd w:val="clear" w:color="" w:fill=""/>
        </w:rPr>
        <w:t xml:space="preserve">, </w:t>
      </w:r>
      <w:r>
        <w:rPr>
          <w:rStyle w:val="RefSurName"/>
        </w:rPr>
        <w:t xml:space="preserve">Gershow</w:t>
      </w:r>
      <w:r>
        <w:rPr>
          <w:rStyle w:val="RefAuthor"/>
        </w:rPr>
        <w:t xml:space="preserve"> </w:t>
      </w:r>
      <w:r>
        <w:rPr>
          <w:rStyle w:val="RefGivenName"/>
        </w:rPr>
        <w:t xml:space="preserve">M</w:t>
      </w:r>
      <w:r>
        <w:rPr>
          <w:shd w:val="clear" w:color="" w:fill=""/>
        </w:rPr>
        <w:t xml:space="preserve">, </w:t>
      </w:r>
      <w:r>
        <w:rPr>
          <w:rStyle w:val="RefSurName"/>
        </w:rPr>
        <w:t xml:space="preserve">Leifer</w:t>
      </w:r>
      <w:r>
        <w:rPr>
          <w:rStyle w:val="RefAuthor"/>
        </w:rPr>
        <w:t xml:space="preserve"> </w:t>
      </w:r>
      <w:r>
        <w:rPr>
          <w:rStyle w:val="RefGivenName"/>
        </w:rPr>
        <w:t xml:space="preserve">AM</w:t>
      </w:r>
      <w:r>
        <w:rPr>
          <w:shd w:val="clear" w:color="" w:fill=""/>
        </w:rPr>
        <w:t xml:space="preserve">, </w:t>
      </w:r>
      <w:r>
        <w:rPr>
          <w:rStyle w:val="RefSurName"/>
        </w:rPr>
        <w:t xml:space="preserve">Butler</w:t>
      </w:r>
      <w:r>
        <w:rPr>
          <w:rStyle w:val="RefAuthor"/>
        </w:rPr>
        <w:t xml:space="preserve"> </w:t>
      </w:r>
      <w:r>
        <w:rPr>
          <w:rStyle w:val="RefGivenName"/>
        </w:rPr>
        <w:t xml:space="preserve">V</w:t>
      </w:r>
      <w:r>
        <w:rPr>
          <w:shd w:val="clear" w:color="" w:fill=""/>
        </w:rPr>
        <w:t xml:space="preserve">, </w:t>
      </w:r>
      <w:r>
        <w:rPr>
          <w:rStyle w:val="RefSurName"/>
        </w:rPr>
        <w:t xml:space="preserve">Fang-Yen</w:t>
      </w:r>
      <w:r>
        <w:rPr>
          <w:rStyle w:val="RefAuthor"/>
        </w:rPr>
        <w:t xml:space="preserve"> </w:t>
      </w:r>
      <w:r>
        <w:rPr>
          <w:rStyle w:val="RefGivenName"/>
        </w:rPr>
        <w:t xml:space="preserve">C</w:t>
      </w:r>
      <w:r>
        <w:rPr>
          <w:shd w:val="clear" w:color="" w:fill=""/>
        </w:rPr>
        <w:t xml:space="preserve">, </w:t>
      </w:r>
      <w:r>
        <w:rPr>
          <w:rStyle w:val="RefSurName"/>
        </w:rPr>
        <w:t xml:space="preserve">Kawano</w:t>
      </w:r>
      <w:r>
        <w:rPr>
          <w:rStyle w:val="RefAuthor"/>
        </w:rPr>
        <w:t xml:space="preserve"> </w:t>
      </w:r>
      <w:r>
        <w:rPr>
          <w:rStyle w:val="RefGivenName"/>
        </w:rPr>
        <w:t xml:space="preserve">T</w:t>
      </w:r>
      <w:r>
        <w:rPr>
          <w:shd w:val="clear" w:color="" w:fill=""/>
        </w:rPr>
        <w:t xml:space="preserve">, </w:t>
      </w:r>
      <w:r>
        <w:rPr>
          <w:rStyle w:val="RefSurName"/>
        </w:rPr>
        <w:t xml:space="preserve">Schafer</w:t>
      </w:r>
      <w:r>
        <w:rPr>
          <w:rStyle w:val="RefAuthor"/>
        </w:rPr>
        <w:t xml:space="preserve"> </w:t>
      </w:r>
      <w:r>
        <w:rPr>
          <w:rStyle w:val="RefGivenName"/>
        </w:rPr>
        <w:t xml:space="preserve">WR</w:t>
      </w:r>
      <w:r>
        <w:rPr>
          <w:shd w:val="clear" w:color="" w:fill=""/>
        </w:rPr>
        <w:t xml:space="preserve">, </w:t>
      </w:r>
      <w:r>
        <w:rPr>
          <w:rStyle w:val="RefSurName"/>
        </w:rPr>
        <w:t xml:space="preserve">Whitesides</w:t>
      </w:r>
      <w:r>
        <w:rPr>
          <w:rStyle w:val="RefAuthor"/>
        </w:rPr>
        <w:t xml:space="preserve"> </w:t>
      </w:r>
      <w:r>
        <w:rPr>
          <w:rStyle w:val="RefGivenName"/>
        </w:rPr>
        <w:t xml:space="preserve">G</w:t>
      </w:r>
      <w:r>
        <w:rPr>
          <w:shd w:val="clear" w:color="" w:fill=""/>
        </w:rPr>
        <w:t xml:space="preserve">, </w:t>
      </w:r>
      <w:r>
        <w:rPr>
          <w:rStyle w:val="RefSurName"/>
        </w:rPr>
        <w:t xml:space="preserve">Wyart</w:t>
      </w:r>
      <w:r>
        <w:rPr>
          <w:rStyle w:val="RefAuthor"/>
        </w:rPr>
        <w:t xml:space="preserve"> </w:t>
      </w:r>
      <w:r>
        <w:rPr>
          <w:rStyle w:val="RefGivenName"/>
        </w:rPr>
        <w:t xml:space="preserve">M</w:t>
      </w:r>
      <w:r>
        <w:rPr>
          <w:shd w:val="clear" w:color="" w:fill=""/>
        </w:rPr>
        <w:t xml:space="preserve">, </w:t>
      </w:r>
      <w:r>
        <w:rPr>
          <w:rStyle w:val="RefSurName"/>
        </w:rPr>
        <w:t xml:space="preserve">Chklovskii</w:t>
      </w:r>
      <w:r>
        <w:rPr>
          <w:rStyle w:val="RefAuthor"/>
        </w:rPr>
        <w:t xml:space="preserve"> </w:t>
      </w:r>
      <w:r>
        <w:rPr>
          <w:rStyle w:val="RefGivenName"/>
        </w:rPr>
        <w:t xml:space="preserve">DB</w:t>
      </w:r>
      <w:r>
        <w:rPr>
          <w:shd w:val="clear" w:color="" w:fill=""/>
        </w:rPr>
        <w:t xml:space="preserve">, </w:t>
      </w:r>
      <w:r>
        <w:rPr>
          <w:rStyle w:val="RefSurName"/>
        </w:rPr>
        <w:t xml:space="preserve">Zhen</w:t>
      </w:r>
      <w:r>
        <w:rPr>
          <w:rStyle w:val="RefAuthor"/>
        </w:rPr>
        <w:t xml:space="preserve"> </w:t>
      </w:r>
      <w:r>
        <w:rPr>
          <w:rStyle w:val="RefGivenName"/>
        </w:rPr>
        <w:t xml:space="preserve">M</w:t>
      </w:r>
      <w:r>
        <w:rPr>
          <w:shd w:val="clear" w:color="" w:fill=""/>
        </w:rPr>
        <w:t xml:space="preserve">, </w:t>
      </w:r>
      <w:r>
        <w:rPr>
          <w:rStyle w:val="RefSurName"/>
        </w:rPr>
        <w:t xml:space="preserve">Samuel</w:t>
      </w:r>
      <w:r>
        <w:rPr>
          <w:rStyle w:val="RefAuthor"/>
        </w:rPr>
        <w:t xml:space="preserve"> </w:t>
      </w:r>
      <w:r>
        <w:rPr>
          <w:rStyle w:val="RefGivenName"/>
        </w:rPr>
        <w:t xml:space="preserve">AD</w:t>
      </w:r>
      <w:r>
        <w:rPr>
          <w:shd w:val="clear" w:color="" w:fill=""/>
        </w:rPr>
        <w:t xml:space="preserve">. </w:t>
      </w:r>
      <w:r>
        <w:rPr>
          <w:rStyle w:val="RefYear"/>
        </w:rPr>
        <w:t xml:space="preserve">2012</w:t>
      </w:r>
      <w:r>
        <w:rPr>
          <w:shd w:val="clear" w:color="" w:fill=""/>
        </w:rPr>
        <w:t xml:space="preserve">. </w:t>
      </w:r>
      <w:r>
        <w:rPr>
          <w:rStyle w:val="RefArticleTitle"/>
        </w:rPr>
        <w:t xml:space="preserve">Proprioceptive coupling within motor neurons drives C. elegans forward locomotion</w:t>
      </w:r>
      <w:r>
        <w:rPr>
          <w:shd w:val="clear" w:color="" w:fill=""/>
        </w:rPr>
        <w:t xml:space="preserve">. </w:t>
      </w:r>
      <w:r>
        <w:rPr>
          <w:rStyle w:val=""/>
        </w:rPr>
        <w:t xml:space="preserve">Neuron</w:t>
      </w:r>
      <w:r>
        <w:rPr>
          <w:shd w:val="clear" w:color="" w:fill=""/>
        </w:rPr>
        <w:t xml:space="preserve"> </w:t>
      </w:r>
      <w:r>
        <w:rPr>
          <w:rStyle w:val=""/>
        </w:rPr>
        <w:t xml:space="preserve">76</w:t>
      </w:r>
      <w:r>
        <w:rPr>
          <w:shd w:val="clear" w:color="" w:fill=""/>
        </w:rPr>
        <w:t xml:space="preserve">:</w:t>
      </w:r>
      <w:r>
        <w:rPr>
          <w:rStyle w:val="RefFPage"/>
        </w:rPr>
        <w:t xml:space="preserve">750</w:t>
      </w:r>
      <w:r>
        <w:rPr>
          <w:shd w:val="clear" w:color="" w:fill=""/>
        </w:rPr>
        <w:t xml:space="preserve">–</w:t>
      </w:r>
      <w:r>
        <w:rPr>
          <w:rStyle w:val="RefLPage"/>
        </w:rPr>
        <w:t xml:space="preserve">761</w:t>
      </w:r>
      <w:r>
        <w:rPr>
          <w:shd w:val="clear" w:color="" w:fill=""/>
        </w:rPr>
        <w:t xml:space="preserve">.</w:t>
      </w:r>
    </w:p>
    <w:p>
      <w:pPr>
        <w:pStyle w:val="jrnlRefText"/>
      </w:pPr>
      <w:bookmarkStart w:id="95" w:name="R71"/>
      <w:bookmarkEnd w:id="95"/>
      <w:r>
        <w:rPr>
          <w:rStyle w:val="RefSurName"/>
        </w:rPr>
        <w:t xml:space="preserve">White</w:t>
      </w:r>
      <w:r>
        <w:rPr>
          <w:rStyle w:val="RefAuthor"/>
        </w:rPr>
        <w:t xml:space="preserve"> </w:t>
      </w:r>
      <w:r>
        <w:rPr>
          <w:rStyle w:val="RefGivenName"/>
        </w:rPr>
        <w:t xml:space="preserve">JG</w:t>
      </w:r>
      <w:r>
        <w:rPr>
          <w:shd w:val="clear" w:color="" w:fill=""/>
        </w:rPr>
        <w:t xml:space="preserve">, </w:t>
      </w:r>
      <w:r>
        <w:rPr>
          <w:rStyle w:val="RefSurName"/>
        </w:rPr>
        <w:t xml:space="preserve">Southgate</w:t>
      </w:r>
      <w:r>
        <w:rPr>
          <w:rStyle w:val="RefAuthor"/>
        </w:rPr>
        <w:t xml:space="preserve"> </w:t>
      </w:r>
      <w:r>
        <w:rPr>
          <w:rStyle w:val="RefGivenName"/>
        </w:rPr>
        <w:t xml:space="preserve">E</w:t>
      </w:r>
      <w:r>
        <w:rPr>
          <w:shd w:val="clear" w:color="" w:fill=""/>
        </w:rPr>
        <w:t xml:space="preserve">, </w:t>
      </w:r>
      <w:r>
        <w:rPr>
          <w:rStyle w:val="RefSurName"/>
        </w:rPr>
        <w:t xml:space="preserve">Thomson</w:t>
      </w:r>
      <w:r>
        <w:rPr>
          <w:rStyle w:val="RefAuthor"/>
        </w:rPr>
        <w:t xml:space="preserve"> </w:t>
      </w:r>
      <w:r>
        <w:rPr>
          <w:rStyle w:val="RefGivenName"/>
        </w:rPr>
        <w:t xml:space="preserve">JN</w:t>
      </w:r>
      <w:r>
        <w:rPr>
          <w:shd w:val="clear" w:color="" w:fill=""/>
        </w:rPr>
        <w:t xml:space="preserve">, </w:t>
      </w:r>
      <w:r>
        <w:rPr>
          <w:rStyle w:val="RefSurName"/>
        </w:rPr>
        <w:t xml:space="preserve">Brenner</w:t>
      </w:r>
      <w:r>
        <w:rPr>
          <w:rStyle w:val="RefAuthor"/>
        </w:rPr>
        <w:t xml:space="preserve"> </w:t>
      </w:r>
      <w:r>
        <w:rPr>
          <w:rStyle w:val="RefGivenName"/>
        </w:rPr>
        <w:t xml:space="preserve">S</w:t>
      </w:r>
      <w:r>
        <w:rPr>
          <w:shd w:val="clear" w:color="" w:fill=""/>
        </w:rPr>
        <w:t xml:space="preserve">. </w:t>
      </w:r>
      <w:r>
        <w:rPr>
          <w:rStyle w:val="RefYear"/>
        </w:rPr>
        <w:t xml:space="preserve">1976</w:t>
      </w:r>
      <w:r>
        <w:rPr>
          <w:shd w:val="clear" w:color="" w:fill=""/>
        </w:rPr>
        <w:t xml:space="preserve">. </w:t>
      </w:r>
      <w:r>
        <w:rPr>
          <w:rStyle w:val="RefArticleTitle"/>
        </w:rPr>
        <w:t xml:space="preserve">The structure of the ventral nerve cord of Caenorhabditis elegans</w:t>
      </w:r>
      <w:r>
        <w:rPr>
          <w:shd w:val="clear" w:color="" w:fill=""/>
        </w:rPr>
        <w:t xml:space="preserve">. </w:t>
      </w:r>
      <w:r>
        <w:rPr>
          <w:rStyle w:val=""/>
        </w:rPr>
        <w:t xml:space="preserve">Philosophical Transactions of the Royal Society of London. Series B, Biological Sciences</w:t>
      </w:r>
      <w:r>
        <w:rPr>
          <w:shd w:val="clear" w:color="" w:fill=""/>
        </w:rPr>
        <w:t xml:space="preserve"> </w:t>
      </w:r>
      <w:r>
        <w:rPr>
          <w:rStyle w:val=""/>
        </w:rPr>
        <w:t xml:space="preserve">275</w:t>
      </w:r>
      <w:r>
        <w:rPr>
          <w:shd w:val="clear" w:color="" w:fill=""/>
        </w:rPr>
        <w:t xml:space="preserve">:</w:t>
      </w:r>
      <w:r>
        <w:rPr>
          <w:rStyle w:val="RefFPage"/>
        </w:rPr>
        <w:t xml:space="preserve">327</w:t>
      </w:r>
      <w:r>
        <w:rPr>
          <w:shd w:val="clear" w:color="" w:fill=""/>
        </w:rPr>
        <w:t xml:space="preserve">–</w:t>
      </w:r>
      <w:r>
        <w:rPr>
          <w:rStyle w:val="RefLPage"/>
        </w:rPr>
        <w:t xml:space="preserve">348</w:t>
      </w:r>
      <w:r>
        <w:rPr>
          <w:shd w:val="clear" w:color="" w:fill=""/>
        </w:rPr>
        <w:t xml:space="preserve">.</w:t>
      </w:r>
    </w:p>
    <w:p>
      <w:pPr>
        <w:pStyle w:val="jrnlRefText"/>
      </w:pPr>
      <w:bookmarkStart w:id="96" w:name="R72"/>
      <w:bookmarkEnd w:id="96"/>
      <w:r>
        <w:rPr>
          <w:rStyle w:val="RefSurName"/>
        </w:rPr>
        <w:t xml:space="preserve">White</w:t>
      </w:r>
      <w:r>
        <w:rPr>
          <w:rStyle w:val="RefAuthor"/>
        </w:rPr>
        <w:t xml:space="preserve"> </w:t>
      </w:r>
      <w:r>
        <w:rPr>
          <w:rStyle w:val="RefGivenName"/>
        </w:rPr>
        <w:t xml:space="preserve">JG</w:t>
      </w:r>
      <w:r>
        <w:rPr>
          <w:shd w:val="clear" w:color="" w:fill=""/>
        </w:rPr>
        <w:t xml:space="preserve">, </w:t>
      </w:r>
      <w:r>
        <w:rPr>
          <w:rStyle w:val="RefSurName"/>
        </w:rPr>
        <w:t xml:space="preserve">Southgate</w:t>
      </w:r>
      <w:r>
        <w:rPr>
          <w:rStyle w:val="RefAuthor"/>
        </w:rPr>
        <w:t xml:space="preserve"> </w:t>
      </w:r>
      <w:r>
        <w:rPr>
          <w:rStyle w:val="RefGivenName"/>
        </w:rPr>
        <w:t xml:space="preserve">E</w:t>
      </w:r>
      <w:r>
        <w:rPr>
          <w:shd w:val="clear" w:color="" w:fill=""/>
        </w:rPr>
        <w:t xml:space="preserve">, </w:t>
      </w:r>
      <w:r>
        <w:rPr>
          <w:rStyle w:val="RefSurName"/>
        </w:rPr>
        <w:t xml:space="preserve">Thomson</w:t>
      </w:r>
      <w:r>
        <w:rPr>
          <w:rStyle w:val="RefAuthor"/>
        </w:rPr>
        <w:t xml:space="preserve"> </w:t>
      </w:r>
      <w:r>
        <w:rPr>
          <w:rStyle w:val="RefGivenName"/>
        </w:rPr>
        <w:t xml:space="preserve">JN</w:t>
      </w:r>
      <w:r>
        <w:rPr>
          <w:shd w:val="clear" w:color="" w:fill=""/>
        </w:rPr>
        <w:t xml:space="preserve">, </w:t>
      </w:r>
      <w:r>
        <w:rPr>
          <w:rStyle w:val="RefSurName"/>
        </w:rPr>
        <w:t xml:space="preserve">Brenner</w:t>
      </w:r>
      <w:r>
        <w:rPr>
          <w:rStyle w:val="RefAuthor"/>
        </w:rPr>
        <w:t xml:space="preserve"> </w:t>
      </w:r>
      <w:r>
        <w:rPr>
          <w:rStyle w:val="RefGivenName"/>
        </w:rPr>
        <w:t xml:space="preserve">S</w:t>
      </w:r>
      <w:r>
        <w:rPr>
          <w:shd w:val="clear" w:color="" w:fill=""/>
        </w:rPr>
        <w:t xml:space="preserve">. </w:t>
      </w:r>
      <w:r>
        <w:rPr>
          <w:rStyle w:val="RefYear"/>
        </w:rPr>
        <w:t xml:space="preserve">1986</w:t>
      </w:r>
      <w:r>
        <w:rPr>
          <w:shd w:val="clear" w:color="" w:fill=""/>
        </w:rPr>
        <w:t xml:space="preserve">. </w:t>
      </w:r>
      <w:r>
        <w:rPr>
          <w:rStyle w:val="RefArticleTitle"/>
        </w:rPr>
        <w:t xml:space="preserve">The structure of the nervous system of the nematode Caenorhabditis elegans</w:t>
      </w:r>
      <w:r>
        <w:rPr>
          <w:shd w:val="clear" w:color="" w:fill=""/>
        </w:rPr>
        <w:t xml:space="preserve">. </w:t>
      </w:r>
      <w:r>
        <w:rPr>
          <w:rStyle w:val=""/>
        </w:rPr>
        <w:t xml:space="preserve">Philosophical Transactions of the Royal Society of London. Series B, Biological Sciences</w:t>
      </w:r>
      <w:r>
        <w:rPr>
          <w:shd w:val="clear" w:color="" w:fill=""/>
        </w:rPr>
        <w:t xml:space="preserve"> </w:t>
      </w:r>
      <w:r>
        <w:rPr>
          <w:rStyle w:val=""/>
        </w:rPr>
        <w:t xml:space="preserve">314</w:t>
      </w:r>
      <w:r>
        <w:rPr>
          <w:shd w:val="clear" w:color="" w:fill=""/>
        </w:rPr>
        <w:t xml:space="preserve">:</w:t>
      </w:r>
      <w:r>
        <w:rPr>
          <w:rStyle w:val="RefFPage"/>
        </w:rPr>
        <w:t xml:space="preserve">1</w:t>
      </w:r>
      <w:r>
        <w:rPr>
          <w:shd w:val="clear" w:color="" w:fill=""/>
        </w:rPr>
        <w:t xml:space="preserve">–</w:t>
      </w:r>
      <w:r>
        <w:rPr>
          <w:rStyle w:val="RefLPage"/>
        </w:rPr>
        <w:t xml:space="preserve">340</w:t>
      </w:r>
      <w:r>
        <w:rPr>
          <w:shd w:val="clear" w:color="" w:fill=""/>
        </w:rPr>
        <w:t xml:space="preserve">.</w:t>
      </w:r>
    </w:p>
    <w:p>
      <w:pPr>
        <w:pStyle w:val="jrnlRefText"/>
      </w:pPr>
      <w:bookmarkStart w:id="97" w:name="R73"/>
      <w:bookmarkEnd w:id="97"/>
      <w:r>
        <w:rPr>
          <w:rStyle w:val="RefSurName"/>
        </w:rPr>
        <w:t xml:space="preserve">Wood</w:t>
      </w:r>
      <w:r>
        <w:rPr>
          <w:rStyle w:val="RefAuthor"/>
        </w:rPr>
        <w:t xml:space="preserve"> </w:t>
      </w:r>
      <w:r>
        <w:rPr>
          <w:rStyle w:val="RefGivenName"/>
        </w:rPr>
        <w:t xml:space="preserve">DE</w:t>
      </w:r>
      <w:r>
        <w:rPr>
          <w:shd w:val="clear" w:color="" w:fill=""/>
        </w:rPr>
        <w:t xml:space="preserve">, </w:t>
      </w:r>
      <w:r>
        <w:rPr>
          <w:rStyle w:val="RefSurName"/>
        </w:rPr>
        <w:t xml:space="preserve">Nusbaum</w:t>
      </w:r>
      <w:r>
        <w:rPr>
          <w:rStyle w:val="RefAuthor"/>
        </w:rPr>
        <w:t xml:space="preserve"> </w:t>
      </w:r>
      <w:r>
        <w:rPr>
          <w:rStyle w:val="RefGivenName"/>
        </w:rPr>
        <w:t xml:space="preserve">MP</w:t>
      </w:r>
      <w:r>
        <w:rPr>
          <w:shd w:val="clear" w:color="" w:fill=""/>
        </w:rPr>
        <w:t xml:space="preserve">. </w:t>
      </w:r>
      <w:r>
        <w:rPr>
          <w:rStyle w:val="RefYear"/>
        </w:rPr>
        <w:t xml:space="preserve">2002</w:t>
      </w:r>
      <w:r>
        <w:rPr>
          <w:shd w:val="clear" w:color="" w:fill=""/>
        </w:rPr>
        <w:t xml:space="preserve">. </w:t>
      </w:r>
      <w:r>
        <w:rPr>
          <w:rStyle w:val="RefArticleTitle"/>
        </w:rPr>
        <w:t xml:space="preserve">Extracellular peptidase activity tunes motor pattern modulation</w:t>
      </w:r>
      <w:r>
        <w:rPr>
          <w:shd w:val="clear" w:color="" w:fill=""/>
        </w:rPr>
        <w:t xml:space="preserve">. </w:t>
      </w:r>
      <w:r>
        <w:rPr>
          <w:rStyle w:val=""/>
        </w:rPr>
        <w:t xml:space="preserve">The Journal of Neuroscience</w:t>
      </w:r>
      <w:r>
        <w:rPr>
          <w:shd w:val="clear" w:color="" w:fill=""/>
        </w:rPr>
        <w:t xml:space="preserve"> </w:t>
      </w:r>
      <w:r>
        <w:rPr>
          <w:rStyle w:val=""/>
        </w:rPr>
        <w:t xml:space="preserve">22</w:t>
      </w:r>
      <w:r>
        <w:rPr>
          <w:shd w:val="clear" w:color="" w:fill=""/>
        </w:rPr>
        <w:t xml:space="preserve">:</w:t>
      </w:r>
      <w:r>
        <w:rPr>
          <w:rStyle w:val="RefFPage"/>
        </w:rPr>
        <w:t xml:space="preserve">4185</w:t>
      </w:r>
      <w:r>
        <w:rPr>
          <w:shd w:val="clear" w:color="" w:fill=""/>
        </w:rPr>
        <w:t xml:space="preserve">–</w:t>
      </w:r>
      <w:r>
        <w:rPr>
          <w:rStyle w:val="RefLPage"/>
        </w:rPr>
        <w:t xml:space="preserve">4195</w:t>
      </w:r>
      <w:r>
        <w:rPr>
          <w:shd w:val="clear" w:color="" w:fill=""/>
        </w:rPr>
        <w:t xml:space="preserve">.</w:t>
      </w:r>
    </w:p>
    <w:p>
      <w:pPr>
        <w:pStyle w:val="jrnlRefText"/>
      </w:pPr>
      <w:bookmarkStart w:id="98" w:name="R74"/>
      <w:bookmarkEnd w:id="98"/>
      <w:r>
        <w:rPr>
          <w:rStyle w:val="RefSurName"/>
        </w:rPr>
        <w:t xml:space="preserve">Ziskind-Conhaim</w:t>
      </w:r>
      <w:r>
        <w:rPr>
          <w:rStyle w:val="RefAuthor"/>
        </w:rPr>
        <w:t xml:space="preserve"> </w:t>
      </w:r>
      <w:r>
        <w:rPr>
          <w:rStyle w:val="RefGivenName"/>
        </w:rPr>
        <w:t xml:space="preserve">L</w:t>
      </w:r>
      <w:r>
        <w:rPr>
          <w:shd w:val="clear" w:color="" w:fill=""/>
        </w:rPr>
        <w:t xml:space="preserve">. </w:t>
      </w:r>
      <w:r>
        <w:rPr>
          <w:rStyle w:val="RefYear"/>
        </w:rPr>
        <w:t xml:space="preserve">2013</w:t>
      </w:r>
      <w:r>
        <w:rPr>
          <w:shd w:val="clear" w:color="" w:fill=""/>
        </w:rPr>
        <w:t xml:space="preserve">. </w:t>
      </w:r>
      <w:r>
        <w:rPr>
          <w:rStyle w:val="RefArticleTitle"/>
        </w:rPr>
        <w:t xml:space="preserve">Neuronal correlates of the dominant role of GABAergic transmission in the developing mouse locomotor circuitry</w:t>
      </w:r>
      <w:r>
        <w:rPr>
          <w:shd w:val="clear" w:color="" w:fill=""/>
        </w:rPr>
        <w:t xml:space="preserve">. </w:t>
      </w:r>
      <w:r>
        <w:rPr>
          <w:rStyle w:val=""/>
        </w:rPr>
        <w:t xml:space="preserve">Annals of the New York Academy of Sciences</w:t>
      </w:r>
      <w:r>
        <w:rPr>
          <w:shd w:val="clear" w:color="" w:fill=""/>
        </w:rPr>
        <w:t xml:space="preserve"> </w:t>
      </w:r>
      <w:r>
        <w:rPr>
          <w:rStyle w:val=""/>
        </w:rPr>
        <w:t xml:space="preserve">1279</w:t>
      </w:r>
      <w:r>
        <w:rPr>
          <w:shd w:val="clear" w:color="" w:fill=""/>
        </w:rPr>
        <w:t xml:space="preserve">:</w:t>
      </w:r>
      <w:r>
        <w:rPr>
          <w:rStyle w:val="RefFPage"/>
        </w:rPr>
        <w:t xml:space="preserve">43</w:t>
      </w:r>
      <w:r>
        <w:rPr>
          <w:shd w:val="clear" w:color="" w:fill=""/>
        </w:rPr>
        <w:t xml:space="preserve">–</w:t>
      </w:r>
      <w:r>
        <w:rPr>
          <w:rStyle w:val="RefLPage"/>
        </w:rPr>
        <w:t xml:space="preserve">53</w:t>
      </w:r>
      <w:r>
        <w:rPr>
          <w:shd w:val="clear" w:color="" w:fill=""/>
        </w:rPr>
        <w:t xml:space="preserve">.</w:t>
      </w:r>
    </w:p>
    <w:p>
      <w:pPr>
        <w:pStyle w:val="sub-article"/>
      </w:pPr>
    </w:p>
    <w:p>
      <w:pPr>
        <w:pStyle w:val="sub-article-title"/>
      </w:pPr>
      <w:r>
        <w:rPr>
          <w:sz w:val="40"/>
          <w:szCs w:val="40"/>
          <w:b/>
          <w:shd w:val="clear" w:color="" w:fill=""/>
        </w:rPr>
        <w:t xml:space="preserve">Decision letter</w:t>
      </w:r>
    </w:p>
    <w:p>
      <w:pPr>
        <w:pStyle w:val="sub-body"/>
      </w:pPr>
    </w:p>
    <w:p>
      <w:pPr>
        <w:pStyle w:val="jrnlBoxBlock"/>
      </w:pPr>
    </w:p>
    <w:p>
      <w:pPr>
        <w:pStyle w:val="jrnlBoxText"/>
      </w:pPr>
      <w:r>
        <w:rPr>
          <w:sz w:val="22"/>
          <w:szCs w:val="22"/>
          <w:shd w:val="clear" w:color="" w:fill=""/>
        </w:rPr>
        <w:t xml:space="preserve">In the interests of transparency, eLife includes the editorial decision letter and accompanying author responses. A lightly edited version of the letter sent to the authors after peer review is shown, indicating the most substantive concerns; minor comments are not usually included.</w:t>
      </w:r>
    </w:p>
    <w:p>
      <w:pPr>
        <w:pStyle w:val=""/>
      </w:pPr>
      <w:r>
        <w:rPr>
          <w:shd w:val="clear" w:color="" w:fill=""/>
        </w:rPr>
        <w:t xml:space="preserve">Thank you for submitting your article "An extrasynaptic GABAergic signal modulates a locomotory gait" for consideration by </w:t>
      </w:r>
      <w:r>
        <w:rPr>
          <w:i/>
          <w:iCs/>
          <w:shd w:val="clear" w:color="" w:fill=""/>
        </w:rPr>
        <w:t xml:space="preserve">eLife</w:t>
      </w:r>
      <w:r>
        <w:rPr>
          <w:shd w:val="clear" w:color="" w:fill=""/>
        </w:rPr>
        <w:t xml:space="preserve">. Your article has been reviewed by two peer reviewers, and the evaluation has been overseen by a Ronald L. Calabrese as the Reviewing Editor and Eve Marder as the Senior Editor.</w:t>
      </w:r>
    </w:p>
    <w:p>
      <w:pPr>
        <w:pStyle w:val=""/>
      </w:pPr>
      <w:r>
        <w:rPr>
          <w:shd w:val="clear" w:color="" w:fill=""/>
        </w:rPr>
        <w:t xml:space="preserve">The reviewers have discussed the reviews with one another and the Reviewing Editor has drafted this decision to help you prepare a revised submission.</w:t>
      </w:r>
    </w:p>
    <w:p>
      <w:pPr>
        <w:pStyle w:val=""/>
      </w:pPr>
      <w:r>
        <w:rPr>
          <w:shd w:val="clear" w:color="" w:fill=""/>
        </w:rPr>
        <w:t xml:space="preserve">Summary:</w:t>
      </w:r>
    </w:p>
    <w:p>
      <w:pPr>
        <w:pStyle w:val=""/>
      </w:pPr>
      <w:r>
        <w:rPr>
          <w:shd w:val="clear" w:color="" w:fill=""/>
        </w:rPr>
        <w:t xml:space="preserve">This is a very thorough, methodical determination of connectivity between two neurons involved in locomotion in </w:t>
      </w:r>
      <w:r>
        <w:rPr>
          <w:i/>
          <w:iCs/>
          <w:shd w:val="clear" w:color="" w:fill=""/>
        </w:rPr>
        <w:t xml:space="preserve">C. elegans</w:t>
      </w:r>
      <w:r>
        <w:rPr>
          <w:shd w:val="clear" w:color="" w:fill=""/>
        </w:rPr>
        <w:t xml:space="preserve">, SMD and RME. The study demonstrates that SMD uses cholinergic signaling to activate RME which in turn inhibits SMD through primarily GABAB receptor-dependent signaling. Further the role of either increasing or decreasing activity in these cells, including the consequences of ablating neurons or disrupting chemical messenger pathways is nicely demonstrated in behaving animals using optogenetic techniques. Most conclusions of the study are very well supported by the data. The use of every imaginable advantage of the worm system to manipulate and assess neuronal circuit activity and behavior, all in live animals, is clearly the major strength of this paper. The paper is yet another demonstration of the limits of connectomics since extrasynaptic signals such as those described here follow no anatomical rules.</w:t>
      </w:r>
    </w:p>
    <w:p>
      <w:pPr>
        <w:pStyle w:val=""/>
      </w:pPr>
      <w:r>
        <w:rPr>
          <w:shd w:val="clear" w:color="" w:fill=""/>
        </w:rPr>
        <w:t xml:space="preserve">The figures presented are detailed and convincing and supported by ample supplemental data (these could be better integrated into the main text). Writing is in general clear.</w:t>
      </w:r>
    </w:p>
    <w:p>
      <w:pPr>
        <w:pStyle w:val=""/>
      </w:pPr>
      <w:r>
        <w:rPr>
          <w:shd w:val="clear" w:color="" w:fill=""/>
        </w:rPr>
        <w:t xml:space="preserve">Essential revisions:</w:t>
      </w:r>
    </w:p>
    <w:p>
      <w:pPr>
        <w:pStyle w:val=""/>
      </w:pPr>
      <w:r>
        <w:rPr>
          <w:shd w:val="clear" w:color="" w:fill=""/>
        </w:rPr>
        <w:t xml:space="preserve">The reviewers were in agreement about the thoroughness of the work, but were concerned about two issues which must be addressed before this paper can be published in </w:t>
      </w:r>
      <w:r>
        <w:rPr>
          <w:i/>
          <w:iCs/>
          <w:shd w:val="clear" w:color="" w:fill=""/>
        </w:rPr>
        <w:t xml:space="preserve">eLife</w:t>
      </w:r>
      <w:r>
        <w:rPr>
          <w:shd w:val="clear" w:color="" w:fill=""/>
        </w:rPr>
        <w:t xml:space="preserve">.</w:t>
      </w:r>
    </w:p>
    <w:p>
      <w:pPr>
        <w:pStyle w:val=""/>
      </w:pPr>
      <w:r>
        <w:rPr>
          <w:shd w:val="clear" w:color="" w:fill=""/>
        </w:rPr>
        <w:t xml:space="preserve">1) The authors have to indicate for each figure panel in which they used transgenic lines whether these results were observed with more than one transgenic line, as is standard in the field and is required for publication.</w:t>
      </w:r>
    </w:p>
    <w:p>
      <w:pPr>
        <w:pStyle w:val=""/>
      </w:pPr>
      <w:r>
        <w:rPr>
          <w:shd w:val="clear" w:color="" w:fill=""/>
        </w:rPr>
        <w:t xml:space="preserve">2) Discussion is too inwardly focused on issues of concern to the </w:t>
      </w:r>
      <w:r>
        <w:rPr>
          <w:i/>
          <w:iCs/>
          <w:shd w:val="clear" w:color="" w:fill=""/>
        </w:rPr>
        <w:t xml:space="preserve">C. elegans</w:t>
      </w:r>
      <w:r>
        <w:rPr>
          <w:shd w:val="clear" w:color="" w:fill=""/>
        </w:rPr>
        <w:t xml:space="preserve"> community and misses an opportunity to reach out to a larger audience. Two issues should be addressed directly:</w:t>
      </w:r>
    </w:p>
    <w:p>
      <w:pPr>
        <w:pStyle w:val=""/>
      </w:pPr>
      <w:r>
        <w:rPr>
          <w:shd w:val="clear" w:color="" w:fill=""/>
        </w:rPr>
        <w:t xml:space="preserve">A) Quoting from the review discussion: "…the aspect that I would like to see discussed is what their data means in terms of interpreting connectome data. People seem so obsessed with connectomes these days that they tend to forget that even a connectome as well mapped as that of the worm will not predict who talks to whom. That may not come as a surprise, but this manuscript is terrific in the way it shows this."</w:t>
      </w:r>
    </w:p>
    <w:p>
      <w:pPr>
        <w:pStyle w:val=""/>
      </w:pPr>
      <w:r>
        <w:rPr>
          <w:shd w:val="clear" w:color="" w:fill=""/>
        </w:rPr>
        <w:t xml:space="preserve">B) Quoting from the review discussion: "…enthusiasm and the broader interest of this manuscript would be increased by at least speculation about the functional implications of the circuitry…". To guide this revision see the review comments below:</w:t>
      </w:r>
    </w:p>
    <w:p>
      <w:pPr>
        <w:pStyle w:val=""/>
      </w:pPr>
      <w:r>
        <w:rPr>
          <w:shd w:val="clear" w:color="" w:fill=""/>
        </w:rPr>
        <w:t xml:space="preserve">"This small circuit involves a neuron which elicits head bending, activating another neuron which decreases head bending. If this is a static component of the system, it is a convoluted way to elicit the correct amount of head bending. The Discussion would benefit from some discussion of this circuit and potential utility of this arrangement. I would favor discussion of functional implications of the circuitry over discussion of details such as hypothesizing about roles of other individual neurons in the system (Ex. Discussion, fifth and sixth paragraphs)."</w:t>
      </w:r>
    </w:p>
    <w:p>
      <w:pPr>
        <w:pStyle w:val=""/>
      </w:pPr>
      <w:r>
        <w:rPr>
          <w:shd w:val="clear" w:color="" w:fill=""/>
        </w:rPr>
        <w:t xml:space="preserve">"Why isn't there just 1 cell that elicits the appropriate level of head bending? Why is the GABAergic modulation time-locked to the head bending; would a tonic inhibitory modulatory tone have different consequences?"</w:t>
      </w:r>
    </w:p>
    <w:p>
      <w:pPr>
        <w:pStyle w:val=""/>
      </w:pPr>
      <w:r>
        <w:rPr>
          <w:shd w:val="clear" w:color="" w:fill=""/>
        </w:rPr>
        <w:t xml:space="preserve">Other concerns:</w:t>
      </w:r>
    </w:p>
    <w:p>
      <w:pPr>
        <w:pStyle w:val=""/>
      </w:pPr>
      <w:r>
        <w:rPr>
          <w:shd w:val="clear" w:color="" w:fill=""/>
        </w:rPr>
        <w:t xml:space="preserve">1) In the subsection “Optogenetic analysis of the RME GABAergic modulatory signal“. If the dual mutant without GABAA or GABAB "completely abolishes" the effects of RME, but GABAB mutant only significantly decreases the effects, doesn't that suggest that there is a contribution of GABAA receptors? How does eliminating a GABAA receptor in muscles test its central role in modulation of the motor circuit?</w:t>
      </w:r>
    </w:p>
    <w:p>
      <w:pPr>
        <w:pStyle w:val=""/>
      </w:pPr>
      <w:r>
        <w:rPr>
          <w:shd w:val="clear" w:color="" w:fill=""/>
        </w:rPr>
        <w:t xml:space="preserve">2) In the subsection “The amplitude of head bending mediates locomotory speed and efficiency”. The data presented here are correlations between head bending and locomotor speed. How has the "effect" of head bending amplitude been determined? By altering RME activity, could there be other parallel effects on locomotion? Is the only effect of RME to alter head bending amplitude? It seems this sections needs to be re-written to indicate that correlations exist which are suggestive or it needs to be better explained why there is a definitive causal link between head bending amplitude and the speed of locomotion.</w:t>
      </w:r>
    </w:p>
    <w:p>
      <w:pPr>
        <w:pStyle w:val="sub-article"/>
      </w:pPr>
    </w:p>
    <w:p>
      <w:pPr>
        <w:pStyle w:val="sub-article-title"/>
      </w:pPr>
      <w:r>
        <w:rPr>
          <w:sz w:val="40"/>
          <w:szCs w:val="40"/>
          <w:b/>
          <w:shd w:val="clear" w:color="" w:fill=""/>
        </w:rPr>
        <w:t xml:space="preserve">Author response</w:t>
      </w:r>
    </w:p>
    <w:p>
      <w:pPr>
        <w:pStyle w:val="sub-body"/>
      </w:pPr>
    </w:p>
    <w:p>
      <w:pPr>
        <w:pStyle w:val=""/>
      </w:pPr>
      <w:r>
        <w:rPr>
          <w:i/>
          <w:iCs/>
          <w:shd w:val="clear" w:color="" w:fill=""/>
        </w:rPr>
        <w:t xml:space="preserve">Essential revisions:</w:t>
      </w:r>
      <w:r>
        <w:rPr>
          <w:shd w:val="clear" w:color="" w:fill=""/>
        </w:rPr>
        <w:t xml:space="preserve"> </w:t>
      </w:r>
    </w:p>
    <w:p>
      <w:pPr>
        <w:pStyle w:val=""/>
      </w:pPr>
      <w:br/>
      <w:r>
        <w:rPr>
          <w:i/>
          <w:iCs/>
          <w:shd w:val="clear" w:color="" w:fill=""/>
        </w:rPr>
        <w:t xml:space="preserve"> The reviewers were in agreement about the thoroughness of the work, but were concerned about two issues which must be addressed before this paper can be published in eLife. </w:t>
      </w:r>
      <w:r>
        <w:rPr>
          <w:shd w:val="clear" w:color="" w:fill=""/>
        </w:rPr>
        <w:t xml:space="preserve"> </w:t>
      </w:r>
    </w:p>
    <w:p>
      <w:pPr>
        <w:pStyle w:val=""/>
      </w:pPr>
      <w:br/>
      <w:r>
        <w:rPr>
          <w:i/>
          <w:iCs/>
          <w:shd w:val="clear" w:color="" w:fill=""/>
        </w:rPr>
        <w:t xml:space="preserve"> 1) The authors have to indicate for each figure panel in which they used transgenic lines whether these results were observed with more than one transgenic line, as is standard in the field and is required for publication. </w:t>
      </w:r>
      <w:br/>
      <w:br/>
      <w:r>
        <w:rPr>
          <w:shd w:val="clear" w:color="" w:fill=""/>
        </w:rPr>
        <w:t xml:space="preserve"> </w:t>
      </w:r>
    </w:p>
    <w:p>
      <w:pPr>
        <w:pStyle w:val=""/>
      </w:pPr>
      <w:r>
        <w:rPr>
          <w:shd w:val="clear" w:color="" w:fill=""/>
        </w:rPr>
        <w:t xml:space="preserve">While similar effects were observed in more than one transgenic lines, we reported the results from one line for each transgene in this manuscript. We have now clarified it as requested in the relevant figure legends.</w:t>
      </w:r>
    </w:p>
    <w:p>
      <w:pPr>
        <w:pStyle w:val=""/>
      </w:pPr>
      <w:r>
        <w:rPr>
          <w:shd w:val="clear" w:color="" w:fill=""/>
        </w:rPr>
        <w:t xml:space="preserve">The main approach we used in this manuscript to ensure robust results is two-fold. We support key conclusions with results that were generated from different transgenes and with results that were generated from experiments with different methods, specifically:</w:t>
      </w:r>
    </w:p>
    <w:p>
      <w:pPr>
        <w:pStyle w:val=""/>
      </w:pPr>
      <w:r>
        <w:rPr>
          <w:shd w:val="clear" w:color="" w:fill=""/>
        </w:rPr>
        <w:t xml:space="preserve">In </w:t>
      </w:r>
      <w:hyperlink w:anchor="F2" w:history="1">
        <w:r>
          <w:rPr>
            <w:rStyle w:val="jrnlFigRef"/>
          </w:rPr>
          <w:t xml:space="preserve">Figure 2</w:t>
        </w:r>
      </w:hyperlink>
      <w:r>
        <w:rPr>
          <w:shd w:val="clear" w:color="" w:fill=""/>
        </w:rPr>
        <w:t xml:space="preserve"> and </w:t>
      </w:r>
      <w:hyperlink w:anchor="F3" w:history="1">
        <w:r>
          <w:rPr>
            <w:rStyle w:val="jrnlFigRef"/>
          </w:rPr>
          <w:t xml:space="preserve">Figure 3</w:t>
        </w:r>
      </w:hyperlink>
      <w:r>
        <w:rPr>
          <w:shd w:val="clear" w:color="" w:fill=""/>
        </w:rPr>
        <w:t xml:space="preserve">, we used two transgenes, </w:t>
      </w:r>
      <w:r>
        <w:rPr>
          <w:i/>
          <w:iCs/>
          <w:shd w:val="clear" w:color="" w:fill=""/>
        </w:rPr>
        <w:t xml:space="preserve">Pglr-1::cha-1</w:t>
      </w:r>
      <w:r>
        <w:rPr>
          <w:shd w:val="clear" w:color="" w:fill=""/>
        </w:rPr>
        <w:t xml:space="preserve"> and </w:t>
      </w:r>
      <w:r>
        <w:rPr>
          <w:i/>
          <w:iCs/>
          <w:shd w:val="clear" w:color="" w:fill=""/>
        </w:rPr>
        <w:t xml:space="preserve">Plad-2::cha-1</w:t>
      </w:r>
      <w:r>
        <w:rPr>
          <w:shd w:val="clear" w:color="" w:fill=""/>
        </w:rPr>
        <w:t xml:space="preserve">, that had overlapping expression of </w:t>
      </w:r>
      <w:r>
        <w:rPr>
          <w:i/>
          <w:iCs/>
          <w:shd w:val="clear" w:color="" w:fill=""/>
        </w:rPr>
        <w:t xml:space="preserve">cha-1 </w:t>
      </w:r>
      <w:r>
        <w:rPr>
          <w:shd w:val="clear" w:color="" w:fill=""/>
        </w:rPr>
        <w:t xml:space="preserve">in the SMD neurons to demonstrate the role of the cholinergic transmission of SMD in regulating RME activity; in addition, to strengthen the critical role of the expression of </w:t>
      </w:r>
      <w:r>
        <w:rPr>
          <w:i/>
          <w:iCs/>
          <w:shd w:val="clear" w:color="" w:fill=""/>
        </w:rPr>
        <w:t xml:space="preserve">cha-1 </w:t>
      </w:r>
      <w:r>
        <w:rPr>
          <w:shd w:val="clear" w:color="" w:fill=""/>
        </w:rPr>
        <w:t xml:space="preserve">in SMD in regulating RME activity, we also used laser ablation of SMD in the transgenic </w:t>
      </w:r>
      <w:r>
        <w:rPr>
          <w:i/>
          <w:iCs/>
          <w:shd w:val="clear" w:color="" w:fill=""/>
        </w:rPr>
        <w:t xml:space="preserve">cha-1 </w:t>
      </w:r>
      <w:r>
        <w:rPr>
          <w:shd w:val="clear" w:color="" w:fill=""/>
        </w:rPr>
        <w:t xml:space="preserve">mutants that expressed </w:t>
      </w:r>
      <w:r>
        <w:rPr>
          <w:i/>
          <w:iCs/>
          <w:shd w:val="clear" w:color="" w:fill=""/>
        </w:rPr>
        <w:t xml:space="preserve">Pglr-1::cha-1</w:t>
      </w:r>
      <w:r>
        <w:rPr>
          <w:shd w:val="clear" w:color="" w:fill=""/>
        </w:rPr>
        <w:t xml:space="preserve">. To demonstrate the specific effects of the </w:t>
      </w:r>
      <w:r>
        <w:rPr>
          <w:i/>
          <w:iCs/>
          <w:shd w:val="clear" w:color="" w:fill=""/>
        </w:rPr>
        <w:t xml:space="preserve">Pglr-1::cha-1</w:t>
      </w:r>
      <w:r>
        <w:rPr>
          <w:shd w:val="clear" w:color="" w:fill=""/>
        </w:rPr>
        <w:t xml:space="preserve"> and </w:t>
      </w:r>
      <w:r>
        <w:rPr>
          <w:i/>
          <w:iCs/>
          <w:shd w:val="clear" w:color="" w:fill=""/>
        </w:rPr>
        <w:t xml:space="preserve">Plad-2::cha-1</w:t>
      </w:r>
      <w:r>
        <w:rPr>
          <w:shd w:val="clear" w:color="" w:fill=""/>
        </w:rPr>
        <w:t xml:space="preserve"> transgenes, we used two transgenes, </w:t>
      </w:r>
      <w:r>
        <w:rPr>
          <w:i/>
          <w:iCs/>
          <w:shd w:val="clear" w:color="" w:fill=""/>
        </w:rPr>
        <w:t xml:space="preserve">Pklp-6::cha-1</w:t>
      </w:r>
      <w:r>
        <w:rPr>
          <w:shd w:val="clear" w:color="" w:fill=""/>
        </w:rPr>
        <w:t xml:space="preserve"> and </w:t>
      </w:r>
      <w:r>
        <w:rPr>
          <w:i/>
          <w:iCs/>
          <w:shd w:val="clear" w:color="" w:fill=""/>
        </w:rPr>
        <w:t xml:space="preserve">Podr-2(</w:t>
      </w:r>
      <w:hyperlink w:anchor="R18" w:history="1">
        <w:r>
          <w:rPr>
            <w:rStyle w:val="jrnlBibRef"/>
          </w:rPr>
          <w:t xml:space="preserve">18</w:t>
        </w:r>
      </w:hyperlink>
      <w:r>
        <w:rPr>
          <w:i/>
          <w:iCs/>
          <w:shd w:val="clear" w:color="" w:fill=""/>
        </w:rPr>
        <w:t xml:space="preserve">)::cha-1</w:t>
      </w:r>
      <w:r>
        <w:rPr>
          <w:shd w:val="clear" w:color="" w:fill=""/>
        </w:rPr>
        <w:t xml:space="preserve">, as negative controls.</w:t>
      </w:r>
    </w:p>
    <w:p>
      <w:pPr>
        <w:pStyle w:val=""/>
      </w:pPr>
      <w:r>
        <w:rPr>
          <w:shd w:val="clear" w:color="" w:fill=""/>
        </w:rPr>
        <w:t xml:space="preserve">In </w:t>
      </w:r>
      <w:hyperlink w:anchor="F4" w:history="1">
        <w:r>
          <w:rPr>
            <w:rStyle w:val="jrnlFigRef"/>
          </w:rPr>
          <w:t xml:space="preserve">Figure 4</w:t>
        </w:r>
      </w:hyperlink>
      <w:r>
        <w:rPr>
          <w:shd w:val="clear" w:color="" w:fill=""/>
        </w:rPr>
        <w:t xml:space="preserve">, to show the function of </w:t>
      </w:r>
      <w:r>
        <w:rPr>
          <w:i/>
          <w:iCs/>
          <w:shd w:val="clear" w:color="" w:fill=""/>
        </w:rPr>
        <w:t xml:space="preserve">gar-2 </w:t>
      </w:r>
      <w:r>
        <w:rPr>
          <w:shd w:val="clear" w:color="" w:fill=""/>
        </w:rPr>
        <w:t xml:space="preserve">in head bending, we used two different transgenes, </w:t>
      </w:r>
      <w:r>
        <w:rPr>
          <w:i/>
          <w:iCs/>
          <w:shd w:val="clear" w:color="" w:fill=""/>
        </w:rPr>
        <w:t xml:space="preserve">Pgar-2::gar-2 </w:t>
      </w:r>
      <w:r>
        <w:rPr>
          <w:shd w:val="clear" w:color="" w:fill=""/>
        </w:rPr>
        <w:t xml:space="preserve">and</w:t>
      </w:r>
      <w:r>
        <w:rPr>
          <w:i/>
          <w:iCs/>
          <w:shd w:val="clear" w:color="" w:fill=""/>
        </w:rPr>
        <w:t xml:space="preserve"> Punc-25::gar-2</w:t>
      </w:r>
      <w:r>
        <w:rPr>
          <w:shd w:val="clear" w:color="" w:fill=""/>
        </w:rPr>
        <w:t xml:space="preserve">, both of which rescued the head bending phenotype in the </w:t>
      </w:r>
      <w:r>
        <w:rPr>
          <w:i/>
          <w:iCs/>
          <w:shd w:val="clear" w:color="" w:fill=""/>
        </w:rPr>
        <w:t xml:space="preserve">gar-2 </w:t>
      </w:r>
      <w:r>
        <w:rPr>
          <w:shd w:val="clear" w:color="" w:fill=""/>
        </w:rPr>
        <w:t xml:space="preserve">mutant.</w:t>
      </w:r>
    </w:p>
    <w:p>
      <w:pPr>
        <w:pStyle w:val=""/>
      </w:pPr>
      <w:r>
        <w:rPr>
          <w:shd w:val="clear" w:color="" w:fill=""/>
        </w:rPr>
        <w:t xml:space="preserve">In </w:t>
      </w:r>
      <w:hyperlink w:anchor="F4" w:history="1">
        <w:r>
          <w:rPr>
            <w:rStyle w:val="jrnlFigRef"/>
          </w:rPr>
          <w:t xml:space="preserve">Figure 4</w:t>
        </w:r>
      </w:hyperlink>
      <w:r>
        <w:rPr>
          <w:shd w:val="clear" w:color="" w:fill=""/>
        </w:rPr>
        <w:t xml:space="preserve">, to show the function of SMD in regulating RME activity, we used two transgenes, </w:t>
      </w:r>
      <w:r>
        <w:rPr>
          <w:i/>
          <w:iCs/>
          <w:shd w:val="clear" w:color="" w:fill=""/>
        </w:rPr>
        <w:t xml:space="preserve">Pglr-1::TeTx</w:t>
      </w:r>
      <w:r>
        <w:rPr>
          <w:shd w:val="clear" w:color="" w:fill=""/>
        </w:rPr>
        <w:t xml:space="preserve"> and </w:t>
      </w:r>
      <w:r>
        <w:rPr>
          <w:i/>
          <w:iCs/>
          <w:shd w:val="clear" w:color="" w:fill=""/>
        </w:rPr>
        <w:t xml:space="preserve">Plad-2::TeTx</w:t>
      </w:r>
      <w:r>
        <w:rPr>
          <w:shd w:val="clear" w:color="" w:fill=""/>
        </w:rPr>
        <w:t xml:space="preserve">, to block the neurotransmitter release from SMD; we also used laser ablation to kill SMD. In addition, we used two different transgenes, </w:t>
      </w:r>
      <w:r>
        <w:rPr>
          <w:i/>
          <w:iCs/>
          <w:shd w:val="clear" w:color="" w:fill=""/>
        </w:rPr>
        <w:t xml:space="preserve">Pklp-6::TeTx</w:t>
      </w:r>
      <w:r>
        <w:rPr>
          <w:shd w:val="clear" w:color="" w:fill=""/>
        </w:rPr>
        <w:t xml:space="preserve"> and </w:t>
      </w:r>
      <w:r>
        <w:rPr>
          <w:i/>
          <w:iCs/>
          <w:shd w:val="clear" w:color="" w:fill=""/>
        </w:rPr>
        <w:t xml:space="preserve">Podr-2(</w:t>
      </w:r>
      <w:hyperlink w:anchor="R18" w:history="1">
        <w:r>
          <w:rPr>
            <w:rStyle w:val="jrnlBibRef"/>
          </w:rPr>
          <w:t xml:space="preserve">18</w:t>
        </w:r>
      </w:hyperlink>
      <w:r>
        <w:rPr>
          <w:i/>
          <w:iCs/>
          <w:shd w:val="clear" w:color="" w:fill=""/>
        </w:rPr>
        <w:t xml:space="preserve">)::TeTx</w:t>
      </w:r>
      <w:r>
        <w:rPr>
          <w:shd w:val="clear" w:color="" w:fill=""/>
        </w:rPr>
        <w:t xml:space="preserve">, as negative controls to show the specific effects of </w:t>
      </w:r>
      <w:r>
        <w:rPr>
          <w:i/>
          <w:iCs/>
          <w:shd w:val="clear" w:color="" w:fill=""/>
        </w:rPr>
        <w:t xml:space="preserve">Pglr-1::TeTx</w:t>
      </w:r>
      <w:r>
        <w:rPr>
          <w:shd w:val="clear" w:color="" w:fill=""/>
        </w:rPr>
        <w:t xml:space="preserve"> and </w:t>
      </w:r>
      <w:r>
        <w:rPr>
          <w:i/>
          <w:iCs/>
          <w:shd w:val="clear" w:color="" w:fill=""/>
        </w:rPr>
        <w:t xml:space="preserve">Plad-2::TeTx</w:t>
      </w:r>
      <w:r>
        <w:rPr>
          <w:shd w:val="clear" w:color="" w:fill=""/>
        </w:rPr>
        <w:t xml:space="preserve">.</w:t>
      </w:r>
    </w:p>
    <w:p>
      <w:pPr>
        <w:pStyle w:val=""/>
      </w:pPr>
      <w:r>
        <w:rPr>
          <w:shd w:val="clear" w:color="" w:fill=""/>
        </w:rPr>
        <w:t xml:space="preserve">In </w:t>
      </w:r>
      <w:hyperlink w:anchor="F5" w:history="1">
        <w:r>
          <w:rPr>
            <w:rStyle w:val="jrnlFigRef"/>
          </w:rPr>
          <w:t xml:space="preserve">Figure 5</w:t>
        </w:r>
      </w:hyperlink>
      <w:r>
        <w:rPr>
          <w:shd w:val="clear" w:color="" w:fill=""/>
        </w:rPr>
        <w:t xml:space="preserve">, to show the role of </w:t>
      </w:r>
      <w:r>
        <w:rPr>
          <w:i/>
          <w:iCs/>
          <w:shd w:val="clear" w:color="" w:fill=""/>
        </w:rPr>
        <w:t xml:space="preserve">gbb-1 </w:t>
      </w:r>
      <w:r>
        <w:rPr>
          <w:shd w:val="clear" w:color="" w:fill=""/>
        </w:rPr>
        <w:t xml:space="preserve">expression in SMD in regulating head bending, we used two transgenes, </w:t>
      </w:r>
      <w:r>
        <w:rPr>
          <w:i/>
          <w:iCs/>
          <w:shd w:val="clear" w:color="" w:fill=""/>
        </w:rPr>
        <w:t xml:space="preserve">Pglr-1::gbb-1</w:t>
      </w:r>
      <w:r>
        <w:rPr>
          <w:shd w:val="clear" w:color="" w:fill=""/>
        </w:rPr>
        <w:t xml:space="preserve"> and </w:t>
      </w:r>
      <w:r>
        <w:rPr>
          <w:i/>
          <w:iCs/>
          <w:shd w:val="clear" w:color="" w:fill=""/>
        </w:rPr>
        <w:t xml:space="preserve">Plad-2::gbb-1</w:t>
      </w:r>
      <w:r>
        <w:rPr>
          <w:shd w:val="clear" w:color="" w:fill=""/>
        </w:rPr>
        <w:t xml:space="preserve">, which had overlapping expression in SMD. We also used laser ablation of SMD to substantiate the role of SMD in regulating head bending.</w:t>
      </w:r>
    </w:p>
    <w:p>
      <w:pPr>
        <w:pStyle w:val=""/>
      </w:pPr>
      <w:r>
        <w:rPr>
          <w:shd w:val="clear" w:color="" w:fill=""/>
        </w:rPr>
        <w:t xml:space="preserve">In </w:t>
      </w:r>
      <w:hyperlink w:anchor="F6" w:history="1">
        <w:r>
          <w:rPr>
            <w:rStyle w:val="jrnlFigRef"/>
          </w:rPr>
          <w:t xml:space="preserve">Figure 6</w:t>
        </w:r>
      </w:hyperlink>
      <w:r>
        <w:rPr>
          <w:shd w:val="clear" w:color="" w:fill=""/>
        </w:rPr>
        <w:t xml:space="preserve"> and </w:t>
      </w:r>
      <w:hyperlink w:anchor="F7" w:history="1">
        <w:r>
          <w:rPr>
            <w:rStyle w:val="jrnlFigRef"/>
          </w:rPr>
          <w:t xml:space="preserve">Figure 7</w:t>
        </w:r>
      </w:hyperlink>
      <w:r>
        <w:rPr>
          <w:shd w:val="clear" w:color="" w:fill=""/>
        </w:rPr>
        <w:t xml:space="preserve">, to validate the causal role of RME in regulating head bending, we used two transgenic reagents, </w:t>
      </w:r>
      <w:r>
        <w:rPr>
          <w:i/>
          <w:iCs/>
          <w:shd w:val="clear" w:color="" w:fill=""/>
        </w:rPr>
        <w:t xml:space="preserve">RME::ChR2 </w:t>
      </w:r>
      <w:r>
        <w:rPr>
          <w:shd w:val="clear" w:color="" w:fill=""/>
        </w:rPr>
        <w:t xml:space="preserve">and </w:t>
      </w:r>
      <w:r>
        <w:rPr>
          <w:i/>
          <w:iCs/>
          <w:shd w:val="clear" w:color="" w:fill=""/>
        </w:rPr>
        <w:t xml:space="preserve">RME::Arch, </w:t>
      </w:r>
      <w:r>
        <w:rPr>
          <w:shd w:val="clear" w:color="" w:fill=""/>
        </w:rPr>
        <w:t xml:space="preserve">to activate or inhibit RME, respectively.</w:t>
      </w:r>
    </w:p>
    <w:p>
      <w:pPr>
        <w:pStyle w:val=""/>
      </w:pPr>
      <w:r>
        <w:rPr>
          <w:i/>
          <w:iCs/>
          <w:shd w:val="clear" w:color="" w:fill=""/>
        </w:rPr>
        <w:t xml:space="preserve">2) Discussion is too inwardly focused on issues of concern to the C. elegans community and misses an opportunity to reach out to a larger audience. Two issues should be addressed directly: </w:t>
      </w:r>
      <w:r>
        <w:rPr>
          <w:shd w:val="clear" w:color="" w:fill=""/>
        </w:rPr>
        <w:t xml:space="preserve"> </w:t>
      </w:r>
    </w:p>
    <w:p>
      <w:pPr>
        <w:pStyle w:val=""/>
      </w:pPr>
      <w:br/>
      <w:r>
        <w:rPr>
          <w:i/>
          <w:iCs/>
          <w:shd w:val="clear" w:color="" w:fill=""/>
        </w:rPr>
        <w:t xml:space="preserve"> A) Quoting from the review discussion: "…the aspect that I would like to see discussed is what their data means in terms of interpreting connectome data. People seem so obsessed with connectomes these days that they tend to forget that even a connectome as well mapped as that of the worm will not predict who talks to whom. That may not come as a surprise, but this manuscript is terrific in the way it shows this."</w:t>
      </w:r>
      <w:r>
        <w:rPr>
          <w:shd w:val="clear" w:color="" w:fill=""/>
        </w:rPr>
        <w:t xml:space="preserve"> </w:t>
      </w:r>
    </w:p>
    <w:p>
      <w:pPr>
        <w:pStyle w:val=""/>
      </w:pPr>
      <w:br/>
      <w:r>
        <w:rPr>
          <w:shd w:val="clear" w:color="" w:fill=""/>
        </w:rPr>
        <w:t xml:space="preserve">We appreciate the suggestion. We have now added discussion (Discussion section, last paragraph) on the limitation of connectomes in predicting functional connectivity.</w:t>
      </w:r>
    </w:p>
    <w:p>
      <w:pPr>
        <w:pStyle w:val=""/>
      </w:pPr>
      <w:r>
        <w:rPr>
          <w:i/>
          <w:iCs/>
          <w:shd w:val="clear" w:color="" w:fill=""/>
        </w:rPr>
        <w:t xml:space="preserve">B) Quoting from the review discussion: "…enthusiasm and the broader interest of this manuscript would be increased by at least speculation about the functional implications of the circuitry…". To guide this revision see the review comments below:</w:t>
      </w:r>
      <w:r>
        <w:rPr>
          <w:shd w:val="clear" w:color="" w:fill=""/>
        </w:rPr>
        <w:t xml:space="preserve"> </w:t>
      </w:r>
    </w:p>
    <w:p>
      <w:pPr>
        <w:pStyle w:val=""/>
      </w:pPr>
      <w:br/>
      <w:r>
        <w:rPr>
          <w:i/>
          <w:iCs/>
          <w:shd w:val="clear" w:color="" w:fill=""/>
        </w:rPr>
        <w:t xml:space="preserve"> "This small circuit involves a neuron which elicits head bending, activating another neuron which decreases head bending. If this is a static component of the system, it is a convoluted way to elicit the correct amount of head bending. The Discussion would benefit from some discussion of this circuit and potential utility of this arrangement. I would favor discussion of functional implications of the circuitry over discussion of details such as hypothesizing about roles of other individual neurons in the system (Ex. Discussion, fifth and sixth paragraphs)." </w:t>
      </w:r>
      <w:r>
        <w:rPr>
          <w:shd w:val="clear" w:color="" w:fill=""/>
        </w:rPr>
        <w:t xml:space="preserve"> </w:t>
      </w:r>
    </w:p>
    <w:p>
      <w:pPr>
        <w:pStyle w:val=""/>
      </w:pPr>
      <w:br/>
      <w:r>
        <w:rPr>
          <w:i/>
          <w:iCs/>
          <w:shd w:val="clear" w:color="" w:fill=""/>
        </w:rPr>
        <w:t xml:space="preserve"> "Why isn't there just 1 cell that elicits the appropriate level of head bending? Why is the GABAergic modulation time-locked to the head bending; would a tonic inhibitory modulatory tone have different consequences?"</w:t>
      </w:r>
      <w:br/>
      <w:br/>
      <w:r>
        <w:rPr>
          <w:shd w:val="clear" w:color="" w:fill=""/>
        </w:rPr>
        <w:t xml:space="preserve">We appreciate the suggestion. We show that SMD facilitate head bending as well as activate RME, and RME subsequently inhibit SMD to limit head bending. We propose that this convoluted way of regulating head bending provides a gain control mechanism. When SMD activity is high and the head bending amplitude is large, RME inhibition is strong; when SMD activity is low and the head bending amplitude is small, RME inhibition is weak. This regulatory mechanism together with the phase-lock of RME activity to the head bending allows RME to dynamically adjust its strength of inhibition based on the strength of SMD activity to set the head bending amplitude within an optimal range. Gain control mechanisms are commonly observed in motor systems. In this paper, we have identified the role of a conserved B-type GABAergic receptor in mediating motor gain control. We propose that the circuit organization and the regulatory mechanisms revealed in our study would be of a general appeal. We have included the discussion in the second paragraph of the Discussion section.</w:t>
      </w:r>
    </w:p>
    <w:p>
      <w:pPr>
        <w:pStyle w:val=""/>
      </w:pPr>
      <w:r>
        <w:rPr>
          <w:i/>
          <w:iCs/>
          <w:shd w:val="clear" w:color="" w:fill=""/>
        </w:rPr>
        <w:t xml:space="preserve">Other concerns:</w:t>
      </w:r>
      <w:r>
        <w:rPr>
          <w:shd w:val="clear" w:color="" w:fill=""/>
        </w:rPr>
        <w:t xml:space="preserve"> </w:t>
      </w:r>
    </w:p>
    <w:p>
      <w:pPr>
        <w:pStyle w:val=""/>
      </w:pPr>
      <w:br/>
      <w:r>
        <w:rPr>
          <w:i/>
          <w:iCs/>
          <w:shd w:val="clear" w:color="" w:fill=""/>
        </w:rPr>
        <w:t xml:space="preserve"> 1) In the subsection “Optogenetic analysis of the RME GABAergic modulatory signal“. If the dual mutant without GABAA or GABAB "completely abolishes" the effects of RME, but GABAB mutant only significantly decreases the effects, doesn't that suggest that there is a contribution of GABAA receptors? How does eliminating a GABAA receptor in muscles test its central role in modulation of the motor circuit? </w:t>
      </w:r>
      <w:r>
        <w:rPr>
          <w:shd w:val="clear" w:color="" w:fill=""/>
        </w:rPr>
        <w:t xml:space="preserve"> </w:t>
      </w:r>
    </w:p>
    <w:p>
      <w:pPr>
        <w:pStyle w:val=""/>
      </w:pPr>
      <w:br/>
      <w:r>
        <w:rPr>
          <w:shd w:val="clear" w:color="" w:fill=""/>
        </w:rPr>
        <w:t xml:space="preserve">We agree that in the </w:t>
      </w:r>
      <w:r>
        <w:rPr>
          <w:i/>
          <w:iCs/>
          <w:shd w:val="clear" w:color="" w:fill=""/>
        </w:rPr>
        <w:t xml:space="preserve">gbb-1(tm1406)</w:t>
      </w:r>
      <w:r>
        <w:rPr>
          <w:shd w:val="clear" w:color="" w:fill=""/>
        </w:rPr>
        <w:t xml:space="preserve"> mutant background there was a residual effect of ChR2 activation of RME, while the </w:t>
      </w:r>
      <w:r>
        <w:rPr>
          <w:i/>
          <w:iCs/>
          <w:shd w:val="clear" w:color="" w:fill=""/>
        </w:rPr>
        <w:t xml:space="preserve">unc-49(e407);gbb-1(tm1406)</w:t>
      </w:r>
      <w:r>
        <w:rPr>
          <w:shd w:val="clear" w:color="" w:fill=""/>
        </w:rPr>
        <w:t xml:space="preserve"> double mutations completely abolished the effect, which suggests some potential role of the UNC-49 GABAA receptor in regulating head bending amplitude. However, on the other hand, the </w:t>
      </w:r>
      <w:r>
        <w:rPr>
          <w:i/>
          <w:iCs/>
          <w:shd w:val="clear" w:color="" w:fill=""/>
        </w:rPr>
        <w:t xml:space="preserve">unc-49(e407)</w:t>
      </w:r>
      <w:r>
        <w:rPr>
          <w:shd w:val="clear" w:color="" w:fill=""/>
        </w:rPr>
        <w:t xml:space="preserve"> mutation alone did not seem to reduce the effect of activating RME with ChR2. We speculate that the role of UNC-49 GABAA receptor in regulating the behavioral effects of activating RME with ChR2 may only become detectable when the GBB-1 GABAB receptor is removed. However, the potential mechanism is currently unknown. We have further discussed these results in the last paragraph of the subsection “Optogenetic analysis of the RME GABAergic modulatory signal”.</w:t>
      </w:r>
    </w:p>
    <w:p>
      <w:pPr>
        <w:pStyle w:val=""/>
      </w:pPr>
      <w:r>
        <w:rPr>
          <w:i/>
          <w:iCs/>
          <w:shd w:val="clear" w:color="" w:fill=""/>
        </w:rPr>
        <w:t xml:space="preserve">2) In the subsection “The amplitude of head bending mediates locomotory speed and efficiency”. The data presented here are correlations between head bending and locomotor speed. How has the "effect" of head bending amplitude been determined? By altering RME activity, could there be other parallel effects on locomotion? Is the only effect of RME to alter head bending amplitude? It seems this sections needs to be re-written to indicate that correlations exist which are suggestive or it needs to be better explained why there is a definitive causal link between head bending amplitude and the speed of locomotion. </w:t>
      </w:r>
      <w:r>
        <w:rPr>
          <w:shd w:val="clear" w:color="" w:fill=""/>
        </w:rPr>
        <w:t xml:space="preserve"> </w:t>
      </w:r>
    </w:p>
    <w:p>
      <w:pPr>
        <w:pStyle w:val=""/>
      </w:pPr>
      <w:r>
        <w:rPr>
          <w:shd w:val="clear" w:color="" w:fill=""/>
        </w:rPr>
        <w:t xml:space="preserve">We appreciate the thoughts and comments. Our optogenetics experiments shown in </w:t>
      </w:r>
      <w:hyperlink w:anchor="F6" w:history="1">
        <w:r>
          <w:rPr>
            <w:rStyle w:val="jrnlFigRef"/>
          </w:rPr>
          <w:t xml:space="preserve">Figure 6</w:t>
        </w:r>
      </w:hyperlink>
      <w:r>
        <w:rPr>
          <w:shd w:val="clear" w:color="" w:fill=""/>
        </w:rPr>
        <w:t xml:space="preserve"> in combination with molecular genetics, calcium imaging and behavioral analysis indicate that the activity of RME modulates head bending amplitude through an extrasynaptic signal of GABA. Meanwhile, we also found that when we changed RME activity with optogenetics, we could also change the speed and propulsion efficiency of forward movement (</w:t>
      </w:r>
      <w:hyperlink w:anchor="F7" w:history="1">
        <w:r>
          <w:rPr>
            <w:rStyle w:val="jrnlFigRef"/>
          </w:rPr>
          <w:t xml:space="preserve">Figure 7D</w:t>
        </w:r>
      </w:hyperlink>
      <w:r>
        <w:rPr>
          <w:shd w:val="clear" w:color="" w:fill=""/>
        </w:rPr>
        <w:t xml:space="preserve"> and </w:t>
      </w:r>
      <w:hyperlink w:anchor="F7-S1" w:history="1">
        <w:r>
          <w:rPr>
            <w:rStyle w:val="jrnlFigRef"/>
          </w:rPr>
          <w:t xml:space="preserve">Figure 7—figure supplement 1</w:t>
        </w:r>
      </w:hyperlink>
      <w:r>
        <w:rPr>
          <w:shd w:val="clear" w:color="" w:fill=""/>
        </w:rPr>
        <w:t xml:space="preserve">). In Newtonian fluid, the propulsion efficiency as a function of angle of attack can be derived from resistive force theory; this theoretical description fits well with our measurement on head bending and propulsion efficiency (</w:t>
      </w:r>
      <w:hyperlink w:anchor="F7" w:history="1">
        <w:r>
          <w:rPr>
            <w:rStyle w:val="jrnlFigRef"/>
          </w:rPr>
          <w:t xml:space="preserve">Figure 7A and 7B</w:t>
        </w:r>
      </w:hyperlink>
      <w:r>
        <w:rPr>
          <w:shd w:val="clear" w:color="" w:fill=""/>
        </w:rPr>
        <w:t xml:space="preserve">). Therefore, the amplitude of head bending strongly correlates with speed and propulsion efficiency, although we agree that we do not yet understand the mechanism underlying the correlation. We have now re-written the section to emphasize the correlation.</w:t>
      </w:r>
    </w:p>
    <w:sectPr>
      <w:pgSz w:orient="portrait" w:w="12240" w:h="18720"/>
      <w:pgMar w:top="600" w:right="600" w:bottom="600" w:left="600" w:header="720" w:footer="720"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9">
    <w:nsid w:val="0DB32DE7"/>
    <w:multiLevelType w:val="multilevel"/>
    <w:lvl w:ilvl="0">
      <w:start w:val="1"/>
      <w:numFmt w:val="decimal"/>
      <w:suff w:val="tab"/>
      <w:lvlText w:val="%1."/>
      <w:pPr>
        <w:tabs>
          <w:tab w:val="num" w:pos="360"/>
        </w:tabs>
        <w:ind w:left="600" w:hanging="360"/>
      </w:pPr>
      <w:rPr>
        <w:rFonts/>
      </w:rPr>
    </w:lvl>
    <w:lvl w:ilvl="1">
      <w:start w:val="1"/>
      <w:numFmt w:val="lowerLetter"/>
      <w:suff w:val="tab"/>
      <w:lvlText w:val="%2."/>
      <w:pPr>
        <w:tabs>
          <w:tab w:val="num" w:pos="720"/>
        </w:tabs>
        <w:ind w:left="1000" w:hanging="360"/>
      </w:pPr>
      <w:rPr>
        <w:rFonts/>
      </w:rPr>
    </w:lvl>
    <w:lvl w:ilvl="2">
      <w:start w:val="1"/>
      <w:numFmt w:val="lowerRoman"/>
      <w:suff w:val="tab"/>
      <w:lvlText w:val="%3"/>
      <w:pPr>
        <w:tabs>
          <w:tab w:val="num" w:pos="1000"/>
        </w:tabs>
        <w:ind w:left="1500" w:hanging="360"/>
      </w:pPr>
      <w:rPr>
        <w:rFonts/>
      </w:rPr>
    </w:lvl>
  </w:abstractNum>
  <w:num w:numId="49">
    <w:abstractNumId w:val="49"/>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rPr>
    </w:rPrDefault>
  </w:docDefaults>
  <w:style w:type="paragraph" w:default="1" w:styleId="Normal">
    <w:name w:val="Normal"/>
  </w:style>
  <w:style w:type="character" w:styleId="FootnoteReference">
    <w:name w:val="Footnote Reference"/>
    <w:semiHidden/>
    <w:unhideWhenUsed/>
    <w:rPr>
      <w:vertAlign w:val="superscript"/>
    </w:rPr>
  </w:style>
  <w:style w:type="character">
    <w:name w:val="strikethrough"/>
    <w:rPr>
      <w:strike/>
    </w:rPr>
  </w:style>
  <w:style w:type="character">
    <w:name w:val="doubleStrikethrough"/>
    <w:rPr>
      <w:dstrike/>
    </w:rPr>
  </w:style>
  <w:style w:type="paragraph" w:customStyle="1" w:styleId="jrnlSecPara">
    <w:name w:val="jrnlSecPara"/>
    <w:basedOn w:val="Normal"/>
    <w:pPr>
      <w:ind w:left="0" w:right="0" w:firstLine="240"/>
      <w:spacing w:before="20" w:after="100"/>
    </w:pPr>
  </w:style>
  <w:style w:type="paragraph" w:customStyle="1" w:styleId="jrnlHead1">
    <w:name w:val="jrnlHead1"/>
    <w:basedOn w:val="Normal"/>
    <w:pPr/>
  </w:style>
  <w:style w:type="paragraph" w:customStyle="1" w:styleId="jrnlHead2">
    <w:name w:val="jrnlHead2"/>
    <w:basedOn w:val="Normal"/>
    <w:pPr/>
  </w:style>
  <w:style w:type="paragraph" w:customStyle="1" w:styleId="jrnlHead3">
    <w:name w:val="jrnlHead3"/>
    <w:basedOn w:val="Normal"/>
    <w:pPr/>
  </w:style>
  <w:style w:type="paragraph" w:customStyle="1" w:styleId="jrnlDOI">
    <w:name w:val="jrnlDOI"/>
    <w:basedOn w:val="Normal"/>
    <w:pPr/>
  </w:style>
  <w:style w:type="paragraph" w:customStyle="1" w:styleId="jrnlVolume">
    <w:name w:val="jrnlVolume"/>
    <w:basedOn w:val="Normal"/>
    <w:pPr/>
  </w:style>
  <w:style w:type="paragraph" w:customStyle="1" w:styleId="jrnlArtID">
    <w:name w:val="jrnlArtID"/>
    <w:basedOn w:val="Normal"/>
    <w:pPr/>
  </w:style>
  <w:style w:type="paragraph" w:customStyle="1" w:styleId="jrnlArtTitle">
    <w:name w:val="jrnlArtTitle"/>
    <w:basedOn w:val="Normal"/>
    <w:pPr>
      <w:shd w:val="clear" w:color="" w:fill="#afdfef"/>
    </w:pPr>
  </w:style>
  <w:style w:type="character">
    <w:name w:val="jrnlBoxBlock"/>
    <w:rPr>
      <w:b/>
    </w:rPr>
  </w:style>
  <w:style w:type="paragraph" w:customStyle="1" w:styleId="jrnlBoxCaption">
    <w:name w:val="jrnlBoxCaption"/>
    <w:basedOn w:val="Normal"/>
    <w:pPr/>
  </w:style>
  <w:style w:type="paragraph" w:customStyle="1" w:styleId="jrnlBoxPara">
    <w:name w:val="jrnlBoxPara"/>
    <w:basedOn w:val="Normal"/>
    <w:pPr/>
  </w:style>
  <w:style w:type="paragraph" w:customStyle="1" w:styleId="jrnlBoxText">
    <w:name w:val="jrnlBoxText"/>
    <w:basedOn w:val="Normal"/>
    <w:pPr>
      <w:ind w:left="0" w:right="0" w:firstLine="240"/>
      <w:spacing w:before="20" w:after="100"/>
    </w:pPr>
  </w:style>
  <w:style w:type="character">
    <w:name w:val="jrnlAbsGroup"/>
    <w:rPr>
      <w:sz w:val="40"/>
      <w:szCs w:val="40"/>
    </w:rPr>
  </w:style>
  <w:style w:type="paragraph" w:customStyle="1" w:styleId="jrnlAbsHead">
    <w:name w:val="jrnlAbsHead"/>
    <w:basedOn w:val="Normal"/>
    <w:pPr/>
  </w:style>
  <w:style w:type="paragraph" w:customStyle="1" w:styleId="jrnlAbsPara">
    <w:name w:val="jrnlAbsPara"/>
    <w:basedOn w:val="Normal"/>
    <w:pPr>
      <w:ind w:left="0" w:right="0" w:firstLine="240"/>
      <w:spacing w:before="20" w:after="100"/>
    </w:pPr>
  </w:style>
  <w:style w:type="paragraph" w:customStyle="1" w:styleId="jrnlFigBlock">
    <w:name w:val="jrnlFigBlock"/>
    <w:basedOn w:val="Normal"/>
    <w:pPr/>
  </w:style>
  <w:style w:type="paragraph" w:customStyle="1" w:styleId="jrnlAckHead">
    <w:name w:val="jrnlAckHead"/>
    <w:basedOn w:val="Normal"/>
    <w:pPr/>
  </w:style>
  <w:style w:type="paragraph" w:customStyle="1" w:styleId="jrnlPara">
    <w:name w:val="jrnlPara"/>
    <w:basedOn w:val="Normal"/>
    <w:pPr>
      <w:ind w:left="0" w:right="0" w:firstLine="240"/>
      <w:spacing w:before="20" w:after="100"/>
    </w:pPr>
  </w:style>
  <w:style w:type="paragraph" w:customStyle="1" w:styleId="jrnlDeleted">
    <w:name w:val="jrnlDeleted"/>
    <w:basedOn w:val="Normal"/>
    <w:pPr/>
  </w:style>
  <w:style w:type="paragraph" w:customStyle="1" w:styleId="jrnlRefHead">
    <w:name w:val="jrnlRefHead"/>
    <w:basedOn w:val="Normal"/>
    <w:pPr/>
  </w:style>
  <w:style w:type="paragraph" w:customStyle="1" w:styleId="jrnlRefText">
    <w:name w:val="jrnlRefText"/>
    <w:basedOn w:val="Normal"/>
    <w:pPr/>
  </w:style>
  <w:style w:type="paragraph" w:customStyle="1" w:styleId="sub-article">
    <w:name w:val="sub-article"/>
    <w:basedOn w:val="Normal"/>
    <w:pPr/>
  </w:style>
  <w:style w:type="paragraph" w:customStyle="1" w:styleId="sub-article-title">
    <w:name w:val="sub-article-title"/>
    <w:basedOn w:val="Normal"/>
    <w:pPr/>
  </w:style>
  <w:style w:type="paragraph" w:customStyle="1" w:styleId="sub-body">
    <w:name w:val="sub-body"/>
    <w:basedOn w:val="Normal"/>
    <w:pPr/>
  </w:style>
  <w:style w:type="paragraph" w:customStyle="1" w:styleId="jrnlTblCaption">
    <w:name w:val="jrnlTblCaption"/>
    <w:basedOn w:val="Normal"/>
    <w:pPr/>
  </w:style>
  <w:style w:type="paragraph" w:customStyle="1" w:styleId="jrnlTblBody">
    <w:name w:val="jrnlTblBody"/>
    <w:basedOn w:val="Normal"/>
    <w:pPr/>
  </w:style>
  <w:style w:type="paragraph" w:customStyle="1" w:styleId="jrnlTblFoot">
    <w:name w:val="jrnlTblFoot"/>
    <w:basedOn w:val="Normal"/>
    <w:pPr/>
  </w:style>
  <w:style w:type="character">
    <w:name w:val="jrnlBibRef"/>
    <w:rPr>
      <w:color w:val="#1B6685"/>
      <w:shd w:val="clear" w:color="" w:fill="#ECF8FC"/>
    </w:rPr>
  </w:style>
  <w:style w:type="character">
    <w:name w:val="jrnlFigRef"/>
    <w:rPr>
      <w:color w:val="#495A11"/>
      <w:shd w:val="clear" w:color="" w:fill="#EFF5D9"/>
    </w:rPr>
  </w:style>
  <w:style w:type="character">
    <w:name w:val="jrnlVidRef"/>
    <w:rPr>
      <w:color w:val="#495A11"/>
      <w:shd w:val="clear" w:color="" w:fill="#EFF5D9"/>
    </w:rPr>
  </w:style>
  <w:style w:type="character">
    <w:name w:val="label"/>
    <w:rPr>
      <w:color w:val="#FFFFFF"/>
      <w:shd w:val="clear" w:color="" w:fill="#808080"/>
    </w:rPr>
  </w:style>
  <w:style w:type="paragraph" w:customStyle="1" w:styleId="jrnlFigCaption">
    <w:name w:val="jrnlFigCaption"/>
    <w:basedOn w:val="Normal"/>
    <w:pPr/>
  </w:style>
  <w:style w:type="paragraph" w:customStyle="1" w:styleId="jrnlSupplCaption">
    <w:name w:val="jrnlSupplCaption"/>
    <w:basedOn w:val="Normal"/>
    <w:pPr/>
  </w:style>
  <w:style w:type="character">
    <w:name w:val="partLabel"/>
    <w:rPr>
      <w:color w:val="#ff8000"/>
      <w:b/>
    </w:rPr>
  </w:style>
  <w:style w:type="character">
    <w:name w:val="RefAuthor"/>
    <w:rPr>
      <w:color w:val="#388E8E"/>
    </w:rPr>
  </w:style>
  <w:style w:type="character">
    <w:name w:val="RefSurName"/>
    <w:rPr>
      <w:color w:val="#3852B0"/>
    </w:rPr>
  </w:style>
  <w:style w:type="character">
    <w:name w:val="RefGivenName"/>
    <w:rPr>
      <w:color w:val="orange"/>
    </w:rPr>
  </w:style>
  <w:style w:type="character">
    <w:name w:val="RefYear"/>
    <w:rPr>
      <w:color w:val="#DC143C"/>
    </w:rPr>
  </w:style>
  <w:style w:type="character">
    <w:name w:val="RefVolume"/>
    <w:rPr>
      <w:color w:val="#8B008B"/>
      <w:b/>
    </w:rPr>
  </w:style>
  <w:style w:type="character">
    <w:name w:val="RefArticleTitle"/>
    <w:rPr>
      <w:color w:val="#F99500"/>
    </w:rPr>
  </w:style>
  <w:style w:type="character">
    <w:name w:val="RefJournalTitle"/>
    <w:rPr>
      <w:color w:val="#808000"/>
      <w:i/>
      <w:iCs/>
    </w:rPr>
  </w:style>
  <w:style w:type="character">
    <w:name w:val="RefSoftName"/>
    <w:rPr>
      <w:color w:val="#2196F3"/>
    </w:rPr>
  </w:style>
  <w:style w:type="character">
    <w:name w:val="RefFPage"/>
    <w:rPr>
      <w:color w:val="#8B008B"/>
    </w:rPr>
  </w:style>
  <w:style w:type="character">
    <w:name w:val="RefLPage"/>
    <w:rPr>
      <w:color w:val="#008000"/>
    </w:rPr>
  </w:style>
  <w:style w:type="character">
    <w:name w:val="RefELocation"/>
    <w:rPr>
      <w:color w:val="#FF6347"/>
    </w:rPr>
  </w:style>
  <w:style w:type="character">
    <w:name w:val="RefCollaboration"/>
    <w:rPr>
      <w:color w:val="#4682B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hyperlink" Target="R9" TargetMode="External"/><Relationship Id="rId8" Type="http://schemas.openxmlformats.org/officeDocument/2006/relationships/hyperlink" Target="R66" TargetMode="External"/><Relationship Id="rId9" Type="http://schemas.openxmlformats.org/officeDocument/2006/relationships/hyperlink" Target="R15" TargetMode="External"/><Relationship Id="rId10" Type="http://schemas.openxmlformats.org/officeDocument/2006/relationships/hyperlink" Target="R58" TargetMode="External"/><Relationship Id="rId11" Type="http://schemas.openxmlformats.org/officeDocument/2006/relationships/hyperlink" Target="R65" TargetMode="External"/><Relationship Id="rId12" Type="http://schemas.openxmlformats.org/officeDocument/2006/relationships/hyperlink" Target="R74" TargetMode="External"/><Relationship Id="rId13" Type="http://schemas.openxmlformats.org/officeDocument/2006/relationships/hyperlink" Target="R29" TargetMode="External"/><Relationship Id="rId14" Type="http://schemas.openxmlformats.org/officeDocument/2006/relationships/hyperlink" Target="R2" TargetMode="External"/><Relationship Id="rId15" Type="http://schemas.openxmlformats.org/officeDocument/2006/relationships/hyperlink" Target="R13" TargetMode="External"/><Relationship Id="rId16" Type="http://schemas.openxmlformats.org/officeDocument/2006/relationships/hyperlink" Target="R14" TargetMode="External"/><Relationship Id="rId17" Type="http://schemas.openxmlformats.org/officeDocument/2006/relationships/hyperlink" Target="R20" TargetMode="External"/><Relationship Id="rId18" Type="http://schemas.openxmlformats.org/officeDocument/2006/relationships/hyperlink" Target="R21" TargetMode="External"/><Relationship Id="rId19" Type="http://schemas.openxmlformats.org/officeDocument/2006/relationships/hyperlink" Target="R30" TargetMode="External"/><Relationship Id="rId20" Type="http://schemas.openxmlformats.org/officeDocument/2006/relationships/hyperlink" Target="R62" TargetMode="External"/><Relationship Id="rId21" Type="http://schemas.openxmlformats.org/officeDocument/2006/relationships/hyperlink" Target="R64" TargetMode="External"/><Relationship Id="rId22" Type="http://schemas.openxmlformats.org/officeDocument/2006/relationships/hyperlink" Target="R23" TargetMode="External"/><Relationship Id="rId23" Type="http://schemas.openxmlformats.org/officeDocument/2006/relationships/hyperlink" Target="R36" TargetMode="External"/><Relationship Id="rId24" Type="http://schemas.openxmlformats.org/officeDocument/2006/relationships/hyperlink" Target="R63" TargetMode="External"/><Relationship Id="rId25" Type="http://schemas.openxmlformats.org/officeDocument/2006/relationships/hyperlink" Target="R72" TargetMode="External"/><Relationship Id="rId26" Type="http://schemas.openxmlformats.org/officeDocument/2006/relationships/hyperlink" Target="R8" TargetMode="External"/><Relationship Id="rId27" Type="http://schemas.openxmlformats.org/officeDocument/2006/relationships/hyperlink" Target="R70" TargetMode="External"/><Relationship Id="rId28" Type="http://schemas.openxmlformats.org/officeDocument/2006/relationships/hyperlink" Target="R3" TargetMode="External"/><Relationship Id="rId29" Type="http://schemas.openxmlformats.org/officeDocument/2006/relationships/hyperlink" Target="F1" TargetMode="External"/><Relationship Id="rId30" Type="http://schemas.openxmlformats.org/officeDocument/2006/relationships/hyperlink" Target="R32" TargetMode="External"/><Relationship Id="rId31" Type="http://schemas.openxmlformats.org/officeDocument/2006/relationships/hyperlink" Target="R16" TargetMode="External"/><Relationship Id="rId32" Type="http://schemas.openxmlformats.org/officeDocument/2006/relationships/hyperlink" Target="R71" TargetMode="External"/><Relationship Id="rId33" Type="http://schemas.openxmlformats.org/officeDocument/2006/relationships/hyperlink" Target="F1-S1" TargetMode="External"/><Relationship Id="rId34" Type="http://schemas.openxmlformats.org/officeDocument/2006/relationships/image" Target="media/section_image1.jpg"/><Relationship Id="rId35" Type="http://schemas.openxmlformats.org/officeDocument/2006/relationships/image" Target="media/section_image2.jpg"/><Relationship Id="rId36" Type="http://schemas.openxmlformats.org/officeDocument/2006/relationships/hyperlink" Target="R47" TargetMode="External"/><Relationship Id="rId37" Type="http://schemas.openxmlformats.org/officeDocument/2006/relationships/hyperlink" Target="R48" TargetMode="External"/><Relationship Id="rId38" Type="http://schemas.openxmlformats.org/officeDocument/2006/relationships/hyperlink" Target="R26" TargetMode="External"/><Relationship Id="rId39" Type="http://schemas.openxmlformats.org/officeDocument/2006/relationships/hyperlink" Target="R37" TargetMode="External"/><Relationship Id="rId40" Type="http://schemas.openxmlformats.org/officeDocument/2006/relationships/hyperlink" Target="R67" TargetMode="External"/><Relationship Id="rId41" Type="http://schemas.openxmlformats.org/officeDocument/2006/relationships/hyperlink" Target="R19" TargetMode="External"/><Relationship Id="rId42" Type="http://schemas.openxmlformats.org/officeDocument/2006/relationships/hyperlink" Target="V4" TargetMode="External"/><Relationship Id="rId43" Type="http://schemas.openxmlformats.org/officeDocument/2006/relationships/hyperlink" Target="R39" TargetMode="External"/><Relationship Id="rId44" Type="http://schemas.openxmlformats.org/officeDocument/2006/relationships/hyperlink" Target="F2-S1" TargetMode="External"/><Relationship Id="rId45" Type="http://schemas.openxmlformats.org/officeDocument/2006/relationships/hyperlink" Target="F2-S2" TargetMode="External"/><Relationship Id="rId46" Type="http://schemas.openxmlformats.org/officeDocument/2006/relationships/hyperlink" Target="R22" TargetMode="External"/><Relationship Id="rId47" Type="http://schemas.openxmlformats.org/officeDocument/2006/relationships/hyperlink" Target="R46" TargetMode="External"/><Relationship Id="rId48" Type="http://schemas.openxmlformats.org/officeDocument/2006/relationships/hyperlink" Target="R11" TargetMode="External"/><Relationship Id="rId49" Type="http://schemas.openxmlformats.org/officeDocument/2006/relationships/hyperlink" Target="R40" TargetMode="External"/><Relationship Id="rId50" Type="http://schemas.openxmlformats.org/officeDocument/2006/relationships/hyperlink" Target="R50" TargetMode="External"/><Relationship Id="rId51" Type="http://schemas.openxmlformats.org/officeDocument/2006/relationships/hyperlink" Target="R59" TargetMode="External"/><Relationship Id="rId52" Type="http://schemas.openxmlformats.org/officeDocument/2006/relationships/hyperlink" Target="F2" TargetMode="External"/><Relationship Id="rId53" Type="http://schemas.openxmlformats.org/officeDocument/2006/relationships/hyperlink" Target="R4" TargetMode="External"/><Relationship Id="rId54" Type="http://schemas.openxmlformats.org/officeDocument/2006/relationships/hyperlink" Target="R5" TargetMode="External"/><Relationship Id="rId55" Type="http://schemas.openxmlformats.org/officeDocument/2006/relationships/image" Target="media/section_image3.jpg"/><Relationship Id="rId56" Type="http://schemas.openxmlformats.org/officeDocument/2006/relationships/image" Target="media/section_image4.jpg"/><Relationship Id="rId57" Type="http://schemas.openxmlformats.org/officeDocument/2006/relationships/image" Target="media/section_image5.jpg"/><Relationship Id="rId58" Type="http://schemas.openxmlformats.org/officeDocument/2006/relationships/hyperlink" Target="R25" TargetMode="External"/><Relationship Id="rId59" Type="http://schemas.openxmlformats.org/officeDocument/2006/relationships/hyperlink" Target="R1" TargetMode="External"/><Relationship Id="rId60" Type="http://schemas.openxmlformats.org/officeDocument/2006/relationships/hyperlink" Target="R57" TargetMode="External"/><Relationship Id="rId61" Type="http://schemas.openxmlformats.org/officeDocument/2006/relationships/hyperlink" Target="R17" TargetMode="External"/><Relationship Id="rId62" Type="http://schemas.openxmlformats.org/officeDocument/2006/relationships/hyperlink" Target="R43" TargetMode="External"/><Relationship Id="rId63" Type="http://schemas.openxmlformats.org/officeDocument/2006/relationships/hyperlink" Target="R56" TargetMode="External"/><Relationship Id="rId64" Type="http://schemas.openxmlformats.org/officeDocument/2006/relationships/hyperlink" Target="R33" TargetMode="External"/><Relationship Id="rId65" Type="http://schemas.openxmlformats.org/officeDocument/2006/relationships/hyperlink" Target="F3" TargetMode="External"/><Relationship Id="rId66" Type="http://schemas.openxmlformats.org/officeDocument/2006/relationships/hyperlink" Target="V5" TargetMode="External"/><Relationship Id="rId67" Type="http://schemas.openxmlformats.org/officeDocument/2006/relationships/hyperlink" Target="R12" TargetMode="External"/><Relationship Id="rId68" Type="http://schemas.openxmlformats.org/officeDocument/2006/relationships/hyperlink" Target="R69" TargetMode="External"/><Relationship Id="rId69" Type="http://schemas.openxmlformats.org/officeDocument/2006/relationships/image" Target="media/section_image6.jpg"/><Relationship Id="rId70" Type="http://schemas.openxmlformats.org/officeDocument/2006/relationships/hyperlink" Target="R34" TargetMode="External"/><Relationship Id="rId71" Type="http://schemas.openxmlformats.org/officeDocument/2006/relationships/hyperlink" Target="R35" TargetMode="External"/><Relationship Id="rId72" Type="http://schemas.openxmlformats.org/officeDocument/2006/relationships/hyperlink" Target="R42" TargetMode="External"/><Relationship Id="rId73" Type="http://schemas.openxmlformats.org/officeDocument/2006/relationships/hyperlink" Target="R55" TargetMode="External"/><Relationship Id="rId74" Type="http://schemas.openxmlformats.org/officeDocument/2006/relationships/hyperlink" Target="R24" TargetMode="External"/><Relationship Id="rId75" Type="http://schemas.openxmlformats.org/officeDocument/2006/relationships/hyperlink" Target="F4" TargetMode="External"/><Relationship Id="rId76" Type="http://schemas.openxmlformats.org/officeDocument/2006/relationships/hyperlink" Target="V6" TargetMode="External"/><Relationship Id="rId77" Type="http://schemas.openxmlformats.org/officeDocument/2006/relationships/hyperlink" Target="F4-S1" TargetMode="External"/><Relationship Id="rId78" Type="http://schemas.openxmlformats.org/officeDocument/2006/relationships/image" Target="media/section_image7.jpg"/><Relationship Id="rId79" Type="http://schemas.openxmlformats.org/officeDocument/2006/relationships/image" Target="media/section_image8.jpg"/><Relationship Id="rId80" Type="http://schemas.openxmlformats.org/officeDocument/2006/relationships/hyperlink" Target="R61" TargetMode="External"/><Relationship Id="rId81" Type="http://schemas.openxmlformats.org/officeDocument/2006/relationships/hyperlink" Target="F5" TargetMode="External"/><Relationship Id="rId82" Type="http://schemas.openxmlformats.org/officeDocument/2006/relationships/hyperlink" Target="F5-S1" TargetMode="External"/><Relationship Id="rId83" Type="http://schemas.openxmlformats.org/officeDocument/2006/relationships/image" Target="media/section_image9.jpg"/><Relationship Id="rId84" Type="http://schemas.openxmlformats.org/officeDocument/2006/relationships/image" Target="media/section_image10.jpg"/><Relationship Id="rId85" Type="http://schemas.openxmlformats.org/officeDocument/2006/relationships/hyperlink" Target="V7" TargetMode="External"/><Relationship Id="rId86" Type="http://schemas.openxmlformats.org/officeDocument/2006/relationships/hyperlink" Target="R18" TargetMode="External"/><Relationship Id="rId87" Type="http://schemas.openxmlformats.org/officeDocument/2006/relationships/hyperlink" Target="R53" TargetMode="External"/><Relationship Id="rId88" Type="http://schemas.openxmlformats.org/officeDocument/2006/relationships/hyperlink" Target="R44" TargetMode="External"/><Relationship Id="rId89" Type="http://schemas.openxmlformats.org/officeDocument/2006/relationships/hyperlink" Target="F6" TargetMode="External"/><Relationship Id="rId90" Type="http://schemas.openxmlformats.org/officeDocument/2006/relationships/hyperlink" Target="V8" TargetMode="External"/><Relationship Id="rId91" Type="http://schemas.openxmlformats.org/officeDocument/2006/relationships/hyperlink" Target="R10" TargetMode="External"/><Relationship Id="rId92" Type="http://schemas.openxmlformats.org/officeDocument/2006/relationships/hyperlink" Target="R45" TargetMode="External"/><Relationship Id="rId93" Type="http://schemas.openxmlformats.org/officeDocument/2006/relationships/hyperlink" Target="R51" TargetMode="External"/><Relationship Id="rId94" Type="http://schemas.openxmlformats.org/officeDocument/2006/relationships/hyperlink" Target="R68" TargetMode="External"/><Relationship Id="rId95" Type="http://schemas.openxmlformats.org/officeDocument/2006/relationships/hyperlink" Target="V9" TargetMode="External"/><Relationship Id="rId96" Type="http://schemas.openxmlformats.org/officeDocument/2006/relationships/image" Target="media/section_image11.jpg"/><Relationship Id="rId97" Type="http://schemas.openxmlformats.org/officeDocument/2006/relationships/hyperlink" Target="R6" TargetMode="External"/><Relationship Id="rId98" Type="http://schemas.openxmlformats.org/officeDocument/2006/relationships/hyperlink" Target="R31" TargetMode="External"/><Relationship Id="rId99" Type="http://schemas.openxmlformats.org/officeDocument/2006/relationships/hyperlink" Target="R27" TargetMode="External"/><Relationship Id="rId100" Type="http://schemas.openxmlformats.org/officeDocument/2006/relationships/hyperlink" Target="F7" TargetMode="External"/><Relationship Id="rId101" Type="http://schemas.openxmlformats.org/officeDocument/2006/relationships/hyperlink" Target="F7-S1" TargetMode="External"/><Relationship Id="rId102" Type="http://schemas.openxmlformats.org/officeDocument/2006/relationships/image" Target="media/section_image12.jpg"/><Relationship Id="rId103" Type="http://schemas.openxmlformats.org/officeDocument/2006/relationships/image" Target="media/section_image13.jpg"/><Relationship Id="rId104" Type="http://schemas.openxmlformats.org/officeDocument/2006/relationships/hyperlink" Target="R38" TargetMode="External"/><Relationship Id="rId105" Type="http://schemas.openxmlformats.org/officeDocument/2006/relationships/hyperlink" Target="R54" TargetMode="External"/><Relationship Id="rId106" Type="http://schemas.openxmlformats.org/officeDocument/2006/relationships/hyperlink" Target="R60" TargetMode="External"/><Relationship Id="rId107" Type="http://schemas.openxmlformats.org/officeDocument/2006/relationships/hyperlink" Target="R41" TargetMode="External"/><Relationship Id="rId108" Type="http://schemas.openxmlformats.org/officeDocument/2006/relationships/hyperlink" Target="R73" TargetMode="External"/><Relationship Id="rId109" Type="http://schemas.openxmlformats.org/officeDocument/2006/relationships/hyperlink" Target="R52" TargetMode="External"/><Relationship Id="rId110" Type="http://schemas.openxmlformats.org/officeDocument/2006/relationships/hyperlink" Target="R49" TargetMode="External"/><Relationship Id="rId111" Type="http://schemas.openxmlformats.org/officeDocument/2006/relationships/hyperlink" Target="R7" TargetMode="External"/><Relationship Id="rId112" Type="http://schemas.openxmlformats.org/officeDocument/2006/relationships/hyperlink" Target="R28" TargetMode="External"/><Relationship Id="rId113" Type="http://schemas.openxmlformats.org/officeDocument/2006/relationships/hyperlink" Target="SP1" TargetMode="External"/><Relationship Id="rId114" Type="http://schemas.openxmlformats.org/officeDocument/2006/relationships/hyperlink" Target="http://elife.exetercs.comhttps://github.com/Wenlab/worm-imaging-analysis" TargetMode="External"/><Relationship Id="rId115" Type="http://schemas.openxmlformats.org/officeDocument/2006/relationships/hyperlink" Target="SP2" TargetMode="External"/><Relationship Id="rId116" Type="http://schemas.openxmlformats.org/officeDocument/2006/relationships/hyperlink" Target="http://elife.exetercs.comhttp://www.nature.com/nmeth/journal/v8/n2/full/nmeth.1554.html" TargetMode="External"/><Relationship Id="rId117" Type="http://schemas.openxmlformats.org/officeDocument/2006/relationships/hyperlink" Target="http://elife.exetercs.com/ecs/article/81222/resources/Source_code_1.zip" TargetMode="External"/><Relationship Id="rId118" Type="http://schemas.openxmlformats.org/officeDocument/2006/relationships/hyperlink" Target="http://elife.exetercs.com/ecs/article/81222/resources/Source_code_2.zip" TargetMode="External"/><Relationship Id="rId11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2016-06-03T07:16:45+00:00</dcterms:created>
  <dcterms:modified xsi:type="dcterms:W3CDTF">2016-06-03T07:16:45+00:00</dcterms:modified>
</cp:coreProperties>
</file>

<file path=docProps/custom.xml><?xml version="1.0" encoding="utf-8"?>
<Properties xmlns="http://schemas.openxmlformats.org/officeDocument/2006/custom-properties" xmlns:vt="http://schemas.openxmlformats.org/officeDocument/2006/docPropsVTypes"/>
</file>